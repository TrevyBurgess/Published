
<file path=[Content_Types].xml><?xml version="1.0" encoding="utf-8"?>
<Types xmlns="http://schemas.openxmlformats.org/package/2006/content-types">
  <Override PartName="/word/header18.xml" ContentType="application/vnd.openxmlformats-officedocument.wordprocessingml.header+xml"/>
  <Override PartName="/word/header29.xml" ContentType="application/vnd.openxmlformats-officedocument.wordprocessingml.header+xml"/>
  <Override PartName="/word/header47.xml" ContentType="application/vnd.openxmlformats-officedocument.wordprocessingml.header+xml"/>
  <Override PartName="/word/header65.xml" ContentType="application/vnd.openxmlformats-officedocument.wordprocessingml.header+xml"/>
  <Override PartName="/word/footer59.xml" ContentType="application/vnd.openxmlformats-officedocument.wordprocessingml.footer+xml"/>
  <Override PartName="/word/header76.xml" ContentType="application/vnd.openxmlformats-officedocument.wordprocessingml.header+xml"/>
  <Override PartName="/customXml/itemProps1.xml" ContentType="application/vnd.openxmlformats-officedocument.customXmlProperties+xml"/>
  <Override PartName="/word/header36.xml" ContentType="application/vnd.openxmlformats-officedocument.wordprocessingml.header+xml"/>
  <Override PartName="/word/footer48.xml" ContentType="application/vnd.openxmlformats-officedocument.wordprocessingml.footer+xml"/>
  <Override PartName="/word/header54.xml" ContentType="application/vnd.openxmlformats-officedocument.wordprocessingml.header+xml"/>
  <Override PartName="/word/footer7.xml" ContentType="application/vnd.openxmlformats-officedocument.wordprocessingml.footer+xml"/>
  <Override PartName="/word/header14.xml" ContentType="application/vnd.openxmlformats-officedocument.wordprocessingml.header+xml"/>
  <Override PartName="/word/footer19.xml" ContentType="application/vnd.openxmlformats-officedocument.wordprocessingml.footer+xml"/>
  <Override PartName="/word/header25.xml" ContentType="application/vnd.openxmlformats-officedocument.wordprocessingml.header+xml"/>
  <Override PartName="/word/footer37.xml" ContentType="application/vnd.openxmlformats-officedocument.wordprocessingml.footer+xml"/>
  <Override PartName="/word/header43.xml" ContentType="application/vnd.openxmlformats-officedocument.wordprocessingml.header+xml"/>
  <Override PartName="/word/header61.xml" ContentType="application/vnd.openxmlformats-officedocument.wordprocessingml.header+xml"/>
  <Override PartName="/word/footer55.xml" ContentType="application/vnd.openxmlformats-officedocument.wordprocessingml.footer+xml"/>
  <Override PartName="/word/header72.xml" ContentType="application/vnd.openxmlformats-officedocument.wordprocessingml.header+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header8.xml" ContentType="application/vnd.openxmlformats-officedocument.wordprocessingml.header+xml"/>
  <Override PartName="/word/header21.xml" ContentType="application/vnd.openxmlformats-officedocument.wordprocessingml.header+xml"/>
  <Override PartName="/word/footer26.xml" ContentType="application/vnd.openxmlformats-officedocument.wordprocessingml.footer+xml"/>
  <Override PartName="/word/header32.xml" ContentType="application/vnd.openxmlformats-officedocument.wordprocessingml.header+xml"/>
  <Override PartName="/word/footer44.xml" ContentType="application/vnd.openxmlformats-officedocument.wordprocessingml.footer+xml"/>
  <Override PartName="/word/header50.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footer15.xml" ContentType="application/vnd.openxmlformats-officedocument.wordprocessingml.footer+xml"/>
  <Override PartName="/word/footer33.xml" ContentType="application/vnd.openxmlformats-officedocument.wordprocessingml.footer+xml"/>
  <Override PartName="/word/footer51.xml" ContentType="application/vnd.openxmlformats-officedocument.wordprocessingml.footer+xml"/>
  <Override PartName="/word/footer62.xml" ContentType="application/vnd.openxmlformats-officedocument.wordprocessingml.footer+xml"/>
  <Override PartName="/word/header4.xml" ContentType="application/vnd.openxmlformats-officedocument.wordprocessingml.header+xml"/>
  <Override PartName="/word/footer11.xml" ContentType="application/vnd.openxmlformats-officedocument.wordprocessingml.footer+xml"/>
  <Override PartName="/word/footer22.xml" ContentType="application/vnd.openxmlformats-officedocument.wordprocessingml.footer+xml"/>
  <Override PartName="/word/footer40.xml" ContentType="application/vnd.openxmlformats-officedocument.wordprocessingml.footer+xml"/>
  <Override PartName="/word/header59.xml" ContentType="application/vnd.openxmlformats-officedocument.wordprocessingml.header+xml"/>
  <Override PartName="/word/header77.xml" ContentType="application/vnd.openxmlformats-officedocument.wordprocessingml.header+xml"/>
  <Default Extension="odttf" ContentType="application/vnd.openxmlformats-officedocument.obfuscatedFont"/>
  <Default Extension="png" ContentType="image/png"/>
  <Default Extension="bin" ContentType="application/vnd.openxmlformats-officedocument.oleObject"/>
  <Override PartName="/word/header19.xml" ContentType="application/vnd.openxmlformats-officedocument.wordprocessingml.header+xml"/>
  <Override PartName="/word/header37.xml" ContentType="application/vnd.openxmlformats-officedocument.wordprocessingml.header+xml"/>
  <Override PartName="/word/header48.xml" ContentType="application/vnd.openxmlformats-officedocument.wordprocessingml.header+xml"/>
  <Override PartName="/word/header66.xml" ContentType="application/vnd.openxmlformats-officedocument.wordprocessingml.header+xml"/>
  <Override PartName="/word/footer8.xml" ContentType="application/vnd.openxmlformats-officedocument.wordprocessingml.footer+xml"/>
  <Override PartName="/word/header26.xml" ContentType="application/vnd.openxmlformats-officedocument.wordprocessingml.header+xml"/>
  <Override PartName="/word/header44.xml" ContentType="application/vnd.openxmlformats-officedocument.wordprocessingml.header+xml"/>
  <Override PartName="/word/footer49.xml" ContentType="application/vnd.openxmlformats-officedocument.wordprocessingml.footer+xml"/>
  <Override PartName="/word/header55.xml" ContentType="application/vnd.openxmlformats-officedocument.wordprocessingml.header+xml"/>
  <Override PartName="/word/header73.xml" ContentType="application/vnd.openxmlformats-officedocument.wordprocessingml.header+xml"/>
  <Override PartName="/word/header15.xml" ContentType="application/vnd.openxmlformats-officedocument.wordprocessingml.header+xml"/>
  <Override PartName="/word/footer27.xml" ContentType="application/vnd.openxmlformats-officedocument.wordprocessingml.footer+xml"/>
  <Override PartName="/word/header33.xml" ContentType="application/vnd.openxmlformats-officedocument.wordprocessingml.header+xml"/>
  <Override PartName="/word/footer38.xml" ContentType="application/vnd.openxmlformats-officedocument.wordprocessingml.footer+xml"/>
  <Override PartName="/word/header62.xml" ContentType="application/vnd.openxmlformats-officedocument.wordprocessingml.header+xml"/>
  <Override PartName="/word/footer56.xml" ContentType="application/vnd.openxmlformats-officedocument.wordprocessingml.footer+xml"/>
  <Override PartName="/word/numbering.xml" ContentType="application/vnd.openxmlformats-officedocument.wordprocessingml.numbering+xml"/>
  <Override PartName="/word/endnotes.xml" ContentType="application/vnd.openxmlformats-officedocument.wordprocessingml.endnotes+xml"/>
  <Override PartName="/word/footer4.xml" ContentType="application/vnd.openxmlformats-officedocument.wordprocessingml.footer+xml"/>
  <Override PartName="/word/header9.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footer25.xml" ContentType="application/vnd.openxmlformats-officedocument.wordprocessingml.footer+xml"/>
  <Override PartName="/word/header31.xml" ContentType="application/vnd.openxmlformats-officedocument.wordprocessingml.header+xml"/>
  <Override PartName="/word/footer34.xml" ContentType="application/vnd.openxmlformats-officedocument.wordprocessingml.footer+xml"/>
  <Override PartName="/word/header40.xml" ContentType="application/vnd.openxmlformats-officedocument.wordprocessingml.header+xml"/>
  <Override PartName="/word/footer45.xml" ContentType="application/vnd.openxmlformats-officedocument.wordprocessingml.footer+xml"/>
  <Override PartName="/word/header51.xml" ContentType="application/vnd.openxmlformats-officedocument.wordprocessingml.header+xml"/>
  <Override PartName="/word/header60.xml" ContentType="application/vnd.openxmlformats-officedocument.wordprocessingml.header+xml"/>
  <Override PartName="/word/footer54.xml" ContentType="application/vnd.openxmlformats-officedocument.wordprocessingml.footer+xml"/>
  <Override PartName="/word/footer63.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7.xml" ContentType="application/vnd.openxmlformats-officedocument.wordprocessingml.header+xml"/>
  <Override PartName="/word/header11.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23.xml" ContentType="application/vnd.openxmlformats-officedocument.wordprocessingml.footer+xml"/>
  <Override PartName="/word/footer32.xml" ContentType="application/vnd.openxmlformats-officedocument.wordprocessingml.footer+xml"/>
  <Override PartName="/word/footer43.xml" ContentType="application/vnd.openxmlformats-officedocument.wordprocessingml.footer+xml"/>
  <Override PartName="/word/footer52.xml" ContentType="application/vnd.openxmlformats-officedocument.wordprocessingml.footer+xml"/>
  <Override PartName="/word/footer61.xml" ContentType="application/vnd.openxmlformats-officedocument.wordprocessingml.footer+xml"/>
  <Default Extension="gif" ContentType="image/gif"/>
  <Override PartName="/word/header5.xml" ContentType="application/vnd.openxmlformats-officedocument.wordprocessingml.header+xml"/>
  <Override PartName="/word/footer12.xml" ContentType="application/vnd.openxmlformats-officedocument.wordprocessingml.footer+xml"/>
  <Override PartName="/word/footer21.xml" ContentType="application/vnd.openxmlformats-officedocument.wordprocessingml.footer+xml"/>
  <Override PartName="/word/footer30.xml" ContentType="application/vnd.openxmlformats-officedocument.wordprocessingml.footer+xml"/>
  <Override PartName="/word/footer41.xml" ContentType="application/vnd.openxmlformats-officedocument.wordprocessingml.footer+xml"/>
  <Override PartName="/word/footer50.xml" ContentType="application/vnd.openxmlformats-officedocument.wordprocessingml.footer+xml"/>
  <Override PartName="/word/theme/theme1.xml" ContentType="application/vnd.openxmlformats-officedocument.theme+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Override PartName="/word/footnotes.xml" ContentType="application/vnd.openxmlformats-officedocument.wordprocessingml.footnotes+xml"/>
  <Override PartName="/word/header38.xml" ContentType="application/vnd.openxmlformats-officedocument.wordprocessingml.header+xml"/>
  <Override PartName="/word/header56.xml" ContentType="application/vnd.openxmlformats-officedocument.wordprocessingml.header+xml"/>
  <Override PartName="/word/footer9.xml" ContentType="application/vnd.openxmlformats-officedocument.wordprocessingml.footer+xml"/>
  <Override PartName="/word/header16.xml" ContentType="application/vnd.openxmlformats-officedocument.wordprocessingml.header+xml"/>
  <Override PartName="/word/header27.xml" ContentType="application/vnd.openxmlformats-officedocument.wordprocessingml.header+xml"/>
  <Override PartName="/word/footer39.xml" ContentType="application/vnd.openxmlformats-officedocument.wordprocessingml.footer+xml"/>
  <Override PartName="/word/header45.xml" ContentType="application/vnd.openxmlformats-officedocument.wordprocessingml.header+xml"/>
  <Override PartName="/word/header63.xml" ContentType="application/vnd.openxmlformats-officedocument.wordprocessingml.header+xml"/>
  <Override PartName="/word/footer57.xml" ContentType="application/vnd.openxmlformats-officedocument.wordprocessingml.footer+xml"/>
  <Override PartName="/word/header74.xml" ContentType="application/vnd.openxmlformats-officedocument.wordprocessingml.header+xml"/>
  <Default Extension="wmf" ContentType="image/x-wmf"/>
  <Override PartName="/word/footer28.xml" ContentType="application/vnd.openxmlformats-officedocument.wordprocessingml.footer+xml"/>
  <Override PartName="/word/header34.xml" ContentType="application/vnd.openxmlformats-officedocument.wordprocessingml.header+xml"/>
  <Override PartName="/word/footer46.xml" ContentType="application/vnd.openxmlformats-officedocument.wordprocessingml.footer+xml"/>
  <Override PartName="/word/header52.xml" ContentType="application/vnd.openxmlformats-officedocument.wordprocessingml.header+xml"/>
  <Default Extension="rels" ContentType="application/vnd.openxmlformats-package.relationships+xml"/>
  <Override PartName="/word/footer5.xml" ContentType="application/vnd.openxmlformats-officedocument.wordprocessingml.footer+xml"/>
  <Override PartName="/word/header1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footer35.xml" ContentType="application/vnd.openxmlformats-officedocument.wordprocessingml.footer+xml"/>
  <Override PartName="/word/header41.xml" ContentType="application/vnd.openxmlformats-officedocument.wordprocessingml.header+xml"/>
  <Override PartName="/word/footer53.xml" ContentType="application/vnd.openxmlformats-officedocument.wordprocessingml.footer+xml"/>
  <Override PartName="/word/header70.xml" ContentType="application/vnd.openxmlformats-officedocument.wordprocessingml.header+xml"/>
  <Override PartName="/word/header6.xml" ContentType="application/vnd.openxmlformats-officedocument.wordprocessingml.header+xml"/>
  <Override PartName="/word/footer13.xml" ContentType="application/vnd.openxmlformats-officedocument.wordprocessingml.footer+xml"/>
  <Override PartName="/word/footer24.xml" ContentType="application/vnd.openxmlformats-officedocument.wordprocessingml.footer+xml"/>
  <Override PartName="/word/header30.xml" ContentType="application/vnd.openxmlformats-officedocument.wordprocessingml.header+xml"/>
  <Override PartName="/word/footer42.xml" ContentType="application/vnd.openxmlformats-officedocument.wordprocessingml.footer+xml"/>
  <Override PartName="/word/footer60.xml" ContentType="application/vnd.openxmlformats-officedocument.wordprocessingml.footer+xml"/>
  <Override PartName="/word/footer1.xml" ContentType="application/vnd.openxmlformats-officedocument.wordprocessingml.footer+xml"/>
  <Override PartName="/word/footer31.xml" ContentType="application/vnd.openxmlformats-officedocument.wordprocessingml.footer+xml"/>
  <Override PartName="/word/header2.xml" ContentType="application/vnd.openxmlformats-officedocument.wordprocessingml.header+xml"/>
  <Override PartName="/word/footer20.xml" ContentType="application/vnd.openxmlformats-officedocument.wordprocessingml.footer+xml"/>
  <Override PartName="/word/header39.xml" ContentType="application/vnd.openxmlformats-officedocument.wordprocessingml.header+xml"/>
  <Override PartName="/word/header68.xml" ContentType="application/vnd.openxmlformats-officedocument.wordprocessingml.header+xml"/>
  <Override PartName="/word/header28.xml" ContentType="application/vnd.openxmlformats-officedocument.wordprocessingml.header+xml"/>
  <Override PartName="/word/header57.xml" ContentType="application/vnd.openxmlformats-officedocument.wordprocessingml.header+xml"/>
  <Override PartName="/word/header75.xml" ContentType="application/vnd.openxmlformats-officedocument.wordprocessingml.header+xml"/>
  <Override PartName="/word/header17.xml" ContentType="application/vnd.openxmlformats-officedocument.wordprocessingml.header+xml"/>
  <Override PartName="/word/footer29.xml" ContentType="application/vnd.openxmlformats-officedocument.wordprocessingml.footer+xml"/>
  <Override PartName="/word/header35.xml" ContentType="application/vnd.openxmlformats-officedocument.wordprocessingml.header+xml"/>
  <Override PartName="/word/header46.xml" ContentType="application/vnd.openxmlformats-officedocument.wordprocessingml.header+xml"/>
  <Override PartName="/word/header64.xml" ContentType="application/vnd.openxmlformats-officedocument.wordprocessingml.header+xml"/>
  <Override PartName="/word/footer58.xml" ContentType="application/vnd.openxmlformats-officedocument.wordprocessingml.footer+xml"/>
  <Default Extension="jpeg" ContentType="image/jpeg"/>
  <Override PartName="/word/footer6.xml" ContentType="application/vnd.openxmlformats-officedocument.wordprocessingml.footer+xml"/>
  <Override PartName="/word/footer18.xml" ContentType="application/vnd.openxmlformats-officedocument.wordprocessingml.footer+xml"/>
  <Override PartName="/word/header24.xml" ContentType="application/vnd.openxmlformats-officedocument.wordprocessingml.header+xml"/>
  <Override PartName="/word/footer36.xml" ContentType="application/vnd.openxmlformats-officedocument.wordprocessingml.footer+xml"/>
  <Override PartName="/word/header42.xml" ContentType="application/vnd.openxmlformats-officedocument.wordprocessingml.header+xml"/>
  <Override PartName="/word/footer47.xml" ContentType="application/vnd.openxmlformats-officedocument.wordprocessingml.footer+xml"/>
  <Override PartName="/word/header53.xml" ContentType="application/vnd.openxmlformats-officedocument.wordprocessingml.header+xml"/>
  <Override PartName="/word/header71.xml" ContentType="application/vnd.openxmlformats-officedocument.wordprocessingml.head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633E9" w:rsidRPr="00EE0B97" w:rsidRDefault="005633E9">
      <w:pPr>
        <w:autoSpaceDE/>
        <w:autoSpaceDN/>
        <w:jc w:val="left"/>
        <w:rPr>
          <w:rFonts w:asciiTheme="minorHAnsi" w:hAnsiTheme="minorHAnsi"/>
        </w:rPr>
      </w:pPr>
    </w:p>
    <w:p w:rsidR="00940BCC" w:rsidRPr="00EE0B97" w:rsidRDefault="00940BCC" w:rsidP="00135042">
      <w:pPr>
        <w:rPr>
          <w:rFonts w:asciiTheme="minorHAnsi" w:hAnsiTheme="minorHAnsi"/>
        </w:rPr>
      </w:pPr>
    </w:p>
    <w:p w:rsidR="003F77A6" w:rsidRPr="00EE0B97" w:rsidRDefault="003F77A6" w:rsidP="00135042">
      <w:pPr>
        <w:rPr>
          <w:rFonts w:asciiTheme="minorHAnsi" w:hAnsiTheme="minorHAnsi"/>
        </w:rPr>
      </w:pPr>
    </w:p>
    <w:p w:rsidR="003F77A6" w:rsidRPr="00EE0B97" w:rsidRDefault="003F77A6" w:rsidP="00135042">
      <w:pPr>
        <w:rPr>
          <w:rFonts w:asciiTheme="minorHAnsi" w:hAnsiTheme="minorHAnsi"/>
        </w:rPr>
      </w:pPr>
    </w:p>
    <w:p w:rsidR="003F77A6" w:rsidRPr="00EE0B97" w:rsidRDefault="003F77A6" w:rsidP="00135042">
      <w:pPr>
        <w:rPr>
          <w:rFonts w:asciiTheme="minorHAnsi" w:hAnsiTheme="minorHAnsi"/>
        </w:rPr>
      </w:pPr>
    </w:p>
    <w:p w:rsidR="003F77A6" w:rsidRPr="00EE0B97" w:rsidRDefault="003F77A6" w:rsidP="00135042">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183165" w:rsidP="00763BC7">
      <w:pPr>
        <w:pStyle w:val="Title1"/>
        <w:rPr>
          <w:rFonts w:asciiTheme="minorHAnsi" w:hAnsiTheme="minorHAnsi"/>
        </w:rPr>
      </w:pPr>
      <w:r>
        <w:rPr>
          <w:rFonts w:asciiTheme="minorHAnsi" w:hAnsiTheme="minorHAnsi"/>
        </w:rPr>
        <w:t>Aipotu</w:t>
      </w:r>
      <w:r w:rsidR="00665477" w:rsidRPr="00EE0B97">
        <w:rPr>
          <w:rFonts w:asciiTheme="minorHAnsi" w:hAnsiTheme="minorHAnsi"/>
        </w:rPr>
        <w:t>!</w:t>
      </w:r>
    </w:p>
    <w:p w:rsidR="004904FD" w:rsidRPr="00EE0B97" w:rsidRDefault="00665477">
      <w:pPr>
        <w:pStyle w:val="Title2"/>
        <w:rPr>
          <w:rFonts w:asciiTheme="minorHAnsi" w:hAnsiTheme="minorHAnsi"/>
        </w:rPr>
      </w:pPr>
      <w:r w:rsidRPr="00EE0B97">
        <w:rPr>
          <w:rFonts w:asciiTheme="minorHAnsi" w:hAnsiTheme="minorHAnsi"/>
        </w:rPr>
        <w:t xml:space="preserve">- </w:t>
      </w:r>
      <w:r w:rsidR="00183165">
        <w:rPr>
          <w:rFonts w:asciiTheme="minorHAnsi" w:hAnsiTheme="minorHAnsi"/>
        </w:rPr>
        <w:t>The land of personal power</w:t>
      </w:r>
    </w:p>
    <w:p w:rsidR="004904FD" w:rsidRPr="00EE0B97" w:rsidRDefault="004904FD" w:rsidP="008516DA">
      <w:pPr>
        <w:rPr>
          <w:rFonts w:asciiTheme="minorHAnsi" w:hAnsiTheme="minorHAnsi"/>
        </w:rPr>
      </w:pPr>
    </w:p>
    <w:p w:rsidR="004904FD" w:rsidRPr="00EE0B97" w:rsidRDefault="004904FD" w:rsidP="008516DA">
      <w:pPr>
        <w:rPr>
          <w:rFonts w:asciiTheme="minorHAnsi" w:hAnsiTheme="minorHAnsi"/>
        </w:rPr>
      </w:pPr>
    </w:p>
    <w:p w:rsidR="00A02780" w:rsidRPr="00EE0B97" w:rsidRDefault="00A02780" w:rsidP="008516DA">
      <w:pPr>
        <w:jc w:val="center"/>
        <w:rPr>
          <w:rFonts w:asciiTheme="minorHAnsi" w:hAnsiTheme="minorHAnsi"/>
        </w:rPr>
      </w:pPr>
      <w:r w:rsidRPr="00EE0B97">
        <w:rPr>
          <w:rFonts w:asciiTheme="minorHAnsi" w:hAnsiTheme="minorHAnsi"/>
        </w:rPr>
        <w:t>People influence society and society influences people.</w:t>
      </w:r>
    </w:p>
    <w:p w:rsidR="004904FD" w:rsidRPr="00EE0B97" w:rsidRDefault="00A02780" w:rsidP="008516DA">
      <w:pPr>
        <w:jc w:val="center"/>
        <w:rPr>
          <w:rFonts w:asciiTheme="minorHAnsi" w:hAnsiTheme="minorHAnsi"/>
        </w:rPr>
      </w:pPr>
      <w:r w:rsidRPr="00EE0B97">
        <w:rPr>
          <w:rFonts w:asciiTheme="minorHAnsi" w:hAnsiTheme="minorHAnsi"/>
        </w:rPr>
        <w:t>Their power spreads and makes the world new</w:t>
      </w:r>
    </w:p>
    <w:p w:rsidR="004904FD" w:rsidRPr="00EE0B97" w:rsidRDefault="004904FD" w:rsidP="008516DA">
      <w:pPr>
        <w:rPr>
          <w:rFonts w:asciiTheme="minorHAnsi" w:hAnsiTheme="minorHAnsi"/>
        </w:rPr>
      </w:pPr>
    </w:p>
    <w:p w:rsidR="004904FD" w:rsidRPr="00EE0B97" w:rsidRDefault="004904FD" w:rsidP="008516DA">
      <w:pPr>
        <w:rPr>
          <w:rFonts w:asciiTheme="minorHAnsi" w:hAnsiTheme="minorHAnsi"/>
        </w:rPr>
      </w:pPr>
    </w:p>
    <w:p w:rsidR="004904FD" w:rsidRPr="00EE0B97" w:rsidRDefault="004904FD" w:rsidP="008516DA">
      <w:pPr>
        <w:rPr>
          <w:rFonts w:asciiTheme="minorHAnsi" w:hAnsiTheme="minorHAnsi"/>
        </w:rPr>
      </w:pPr>
    </w:p>
    <w:p w:rsidR="004904FD" w:rsidRPr="00EE0B97" w:rsidRDefault="004904FD" w:rsidP="00543FF8">
      <w:pPr>
        <w:rPr>
          <w:rFonts w:asciiTheme="minorHAnsi" w:hAnsiTheme="minorHAnsi"/>
        </w:rPr>
      </w:pPr>
    </w:p>
    <w:p w:rsidR="004904FD" w:rsidRPr="00EE0B97" w:rsidRDefault="004904FD" w:rsidP="008516DA">
      <w:pPr>
        <w:rPr>
          <w:rFonts w:asciiTheme="minorHAnsi" w:hAnsiTheme="minorHAnsi"/>
        </w:rPr>
      </w:pPr>
    </w:p>
    <w:p w:rsidR="004904FD" w:rsidRPr="00EE0B97" w:rsidRDefault="004904FD" w:rsidP="008516DA">
      <w:pPr>
        <w:rPr>
          <w:rFonts w:asciiTheme="minorHAnsi" w:hAnsiTheme="minorHAnsi"/>
        </w:rPr>
      </w:pPr>
    </w:p>
    <w:p w:rsidR="004904FD" w:rsidRPr="00EE0B97" w:rsidRDefault="004904FD" w:rsidP="008516DA">
      <w:pPr>
        <w:rPr>
          <w:rFonts w:asciiTheme="minorHAnsi" w:hAnsiTheme="minorHAnsi"/>
        </w:rPr>
      </w:pPr>
    </w:p>
    <w:p w:rsidR="004904FD" w:rsidRPr="00EE0B97" w:rsidRDefault="00665477" w:rsidP="008516DA">
      <w:pPr>
        <w:rPr>
          <w:rFonts w:asciiTheme="minorHAnsi" w:hAnsiTheme="minorHAnsi"/>
        </w:rPr>
      </w:pPr>
      <w:r w:rsidRPr="00EE0B97">
        <w:rPr>
          <w:rFonts w:asciiTheme="minorHAnsi" w:hAnsiTheme="minorHAnsi"/>
        </w:rPr>
        <w:br w:type="page"/>
      </w:r>
    </w:p>
    <w:p w:rsidR="004904FD" w:rsidRPr="00EE0B97" w:rsidRDefault="004904FD">
      <w:pPr>
        <w:rPr>
          <w:rFonts w:asciiTheme="minorHAnsi" w:hAnsiTheme="minorHAnsi"/>
        </w:rPr>
      </w:pPr>
    </w:p>
    <w:p w:rsidR="004904FD" w:rsidRPr="00EE0B97" w:rsidRDefault="00665477" w:rsidP="008516DA">
      <w:pPr>
        <w:rPr>
          <w:rFonts w:asciiTheme="minorHAnsi" w:hAnsiTheme="minorHAnsi"/>
        </w:rPr>
      </w:pPr>
      <w:r w:rsidRPr="00EE0B97">
        <w:rPr>
          <w:rFonts w:asciiTheme="minorHAnsi" w:hAnsiTheme="minorHAnsi"/>
        </w:rPr>
        <w:br w:type="page"/>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971D87" w:rsidP="00DA37AD">
      <w:pPr>
        <w:pStyle w:val="Title1"/>
        <w:rPr>
          <w:rFonts w:asciiTheme="minorHAnsi" w:hAnsiTheme="minorHAnsi"/>
        </w:rPr>
      </w:pPr>
      <w:r w:rsidRPr="00971D87">
        <w:rPr>
          <w:rFonts w:asciiTheme="minorHAnsi" w:hAnsiTheme="minorHAnsi"/>
        </w:rPr>
        <w:t>Aipotu</w:t>
      </w:r>
      <w:r w:rsidR="00665477" w:rsidRPr="00EE0B97">
        <w:rPr>
          <w:rFonts w:asciiTheme="minorHAnsi" w:hAnsiTheme="minorHAnsi"/>
        </w:rPr>
        <w:t>!</w:t>
      </w:r>
    </w:p>
    <w:p w:rsidR="004904FD" w:rsidRPr="00EE0B97" w:rsidRDefault="00665477">
      <w:pPr>
        <w:pStyle w:val="Title2"/>
        <w:rPr>
          <w:rFonts w:asciiTheme="minorHAnsi" w:hAnsiTheme="minorHAnsi"/>
        </w:rPr>
      </w:pPr>
      <w:r w:rsidRPr="00EE0B97">
        <w:rPr>
          <w:rFonts w:asciiTheme="minorHAnsi" w:hAnsiTheme="minorHAnsi"/>
        </w:rPr>
        <w:t xml:space="preserve">- </w:t>
      </w:r>
      <w:r w:rsidR="00971D87" w:rsidRPr="00971D87">
        <w:rPr>
          <w:rFonts w:asciiTheme="minorHAnsi" w:hAnsiTheme="minorHAnsi"/>
        </w:rPr>
        <w:t>The land of personal power</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pStyle w:val="Title2"/>
        <w:rPr>
          <w:rFonts w:asciiTheme="minorHAnsi" w:hAnsiTheme="minorHAnsi"/>
          <w:i/>
          <w:iCs/>
          <w:sz w:val="32"/>
          <w:szCs w:val="32"/>
        </w:rPr>
      </w:pPr>
      <w:r w:rsidRPr="00EE0B97">
        <w:rPr>
          <w:rFonts w:asciiTheme="minorHAnsi" w:hAnsiTheme="minorHAnsi"/>
        </w:rPr>
        <w:t>TREV</w:t>
      </w:r>
      <w:r w:rsidR="00A02780" w:rsidRPr="00EE0B97">
        <w:rPr>
          <w:rFonts w:asciiTheme="minorHAnsi" w:hAnsiTheme="minorHAnsi"/>
        </w:rPr>
        <w:t>Y</w:t>
      </w:r>
      <w:r w:rsidRPr="00EE0B97">
        <w:rPr>
          <w:rFonts w:asciiTheme="minorHAnsi" w:hAnsiTheme="minorHAnsi"/>
        </w:rPr>
        <w:br/>
        <w:t>BURGESS</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pStyle w:val="Title3"/>
        <w:rPr>
          <w:rFonts w:asciiTheme="minorHAnsi" w:hAnsiTheme="minorHAnsi"/>
        </w:rPr>
      </w:pPr>
      <w:r w:rsidRPr="00EE0B97">
        <w:rPr>
          <w:rFonts w:asciiTheme="minorHAnsi" w:hAnsiTheme="minorHAnsi"/>
        </w:rPr>
        <w:t>Credendo Vides</w:t>
      </w:r>
      <w:r w:rsidRPr="00EE0B97">
        <w:rPr>
          <w:rFonts w:asciiTheme="minorHAnsi" w:hAnsiTheme="minorHAnsi"/>
        </w:rPr>
        <w:br/>
      </w:r>
      <w:r w:rsidR="007321D6" w:rsidRPr="00EE0B97">
        <w:rPr>
          <w:rFonts w:asciiTheme="minorHAnsi" w:hAnsiTheme="minorHAnsi"/>
        </w:rPr>
        <w:t>(</w:t>
      </w:r>
      <w:r w:rsidRPr="00EE0B97">
        <w:rPr>
          <w:rFonts w:asciiTheme="minorHAnsi" w:hAnsiTheme="minorHAnsi"/>
        </w:rPr>
        <w:t>by believing one sees</w:t>
      </w:r>
      <w:r w:rsidR="007321D6"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CC1FBA">
      <w:pPr>
        <w:pStyle w:val="Title3"/>
        <w:rPr>
          <w:rFonts w:asciiTheme="minorHAnsi" w:hAnsiTheme="minorHAnsi"/>
        </w:rPr>
      </w:pPr>
      <w:r>
        <w:rPr>
          <w:rFonts w:asciiTheme="minorHAnsi" w:hAnsiTheme="minorHAnsi"/>
        </w:rPr>
        <w:t>Cyber Feedforward</w:t>
      </w:r>
      <w:r w:rsidR="00665477" w:rsidRPr="00EE0B97">
        <w:rPr>
          <w:rFonts w:asciiTheme="minorHAnsi" w:hAnsiTheme="minorHAnsi"/>
        </w:rPr>
        <w:t xml:space="preserve"> • </w:t>
      </w:r>
      <w:r>
        <w:rPr>
          <w:rFonts w:asciiTheme="minorHAnsi" w:hAnsiTheme="minorHAnsi"/>
        </w:rPr>
        <w:t>Toronto</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561119" w:rsidRPr="00EE0B97" w:rsidRDefault="00561119" w:rsidP="009E766A">
      <w:pPr>
        <w:jc w:val="left"/>
        <w:rPr>
          <w:rFonts w:asciiTheme="minorHAnsi" w:hAnsiTheme="minorHAnsi"/>
          <w:sz w:val="20"/>
        </w:rPr>
      </w:pPr>
      <w:r w:rsidRPr="00EE0B97">
        <w:rPr>
          <w:rFonts w:asciiTheme="minorHAnsi" w:hAnsiTheme="minorHAnsi"/>
          <w:sz w:val="20"/>
        </w:rPr>
        <w:br w:type="page"/>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C38BF">
      <w:pPr>
        <w:widowControl w:val="0"/>
        <w:rPr>
          <w:rFonts w:asciiTheme="minorHAnsi" w:hAnsiTheme="minorHAnsi"/>
          <w:i/>
          <w:iCs/>
        </w:rPr>
      </w:pPr>
      <w:r w:rsidRPr="006C38BF">
        <w:rPr>
          <w:rFonts w:asciiTheme="minorHAnsi" w:hAnsiTheme="minorHAnsi"/>
          <w:i/>
          <w:iCs/>
        </w:rPr>
        <w:t>Aipotu - The land of personal power</w:t>
      </w:r>
    </w:p>
    <w:p w:rsidR="004904FD" w:rsidRPr="00EE0B97" w:rsidRDefault="00665477">
      <w:pPr>
        <w:pStyle w:val="Header"/>
        <w:widowControl w:val="0"/>
        <w:tabs>
          <w:tab w:val="clear" w:pos="4320"/>
          <w:tab w:val="clear" w:pos="8640"/>
        </w:tabs>
        <w:rPr>
          <w:rFonts w:asciiTheme="minorHAnsi" w:hAnsiTheme="minorHAnsi"/>
        </w:rPr>
      </w:pPr>
      <w:r w:rsidRPr="00EE0B97">
        <w:rPr>
          <w:rFonts w:asciiTheme="minorHAnsi" w:hAnsiTheme="minorHAnsi"/>
          <w:noProof/>
        </w:rPr>
        <w:t>by</w:t>
      </w:r>
      <w:r w:rsidRPr="00EE0B97">
        <w:rPr>
          <w:rFonts w:asciiTheme="minorHAnsi" w:hAnsiTheme="minorHAnsi"/>
        </w:rPr>
        <w:t xml:space="preserve"> Trev</w:t>
      </w:r>
      <w:r w:rsidR="00DA37AD" w:rsidRPr="00EE0B97">
        <w:rPr>
          <w:rFonts w:asciiTheme="minorHAnsi" w:hAnsiTheme="minorHAnsi"/>
        </w:rPr>
        <w:t>y</w:t>
      </w:r>
      <w:r w:rsidRPr="00EE0B97">
        <w:rPr>
          <w:rFonts w:asciiTheme="minorHAnsi" w:hAnsiTheme="minorHAnsi"/>
        </w:rPr>
        <w:t xml:space="preserve"> Burgess</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Copyright © 20</w:t>
      </w:r>
      <w:r w:rsidR="006C38BF">
        <w:rPr>
          <w:rFonts w:asciiTheme="minorHAnsi" w:hAnsiTheme="minorHAnsi"/>
        </w:rPr>
        <w:t>20</w:t>
      </w:r>
      <w:r w:rsidRPr="00EE0B97">
        <w:rPr>
          <w:rFonts w:asciiTheme="minorHAnsi" w:hAnsiTheme="minorHAnsi"/>
        </w:rPr>
        <w:t xml:space="preserve"> Trev</w:t>
      </w:r>
      <w:r w:rsidR="00A02780" w:rsidRPr="00EE0B97">
        <w:rPr>
          <w:rFonts w:asciiTheme="minorHAnsi" w:hAnsiTheme="minorHAnsi"/>
        </w:rPr>
        <w:t>y</w:t>
      </w:r>
      <w:r w:rsidRPr="00EE0B97">
        <w:rPr>
          <w:rFonts w:asciiTheme="minorHAnsi" w:hAnsiTheme="minorHAnsi"/>
        </w:rPr>
        <w:t xml:space="preserve"> Burgess</w:t>
      </w:r>
    </w:p>
    <w:p w:rsidR="004904FD" w:rsidRPr="00EE0B97" w:rsidRDefault="004904FD">
      <w:pPr>
        <w:widowControl w:val="0"/>
        <w:rPr>
          <w:rFonts w:asciiTheme="minorHAnsi" w:hAnsiTheme="minorHAnsi"/>
        </w:rPr>
      </w:pPr>
    </w:p>
    <w:p w:rsidR="004904FD" w:rsidRPr="00EE0B97" w:rsidRDefault="006C38BF">
      <w:pPr>
        <w:widowControl w:val="0"/>
        <w:rPr>
          <w:rFonts w:asciiTheme="minorHAnsi" w:hAnsiTheme="minorHAnsi"/>
        </w:rPr>
      </w:pPr>
      <w:r>
        <w:rPr>
          <w:rFonts w:asciiTheme="minorHAnsi" w:hAnsiTheme="minorHAnsi"/>
        </w:rPr>
        <w:t>Third</w:t>
      </w:r>
      <w:r w:rsidR="00665477" w:rsidRPr="00EE0B97">
        <w:rPr>
          <w:rFonts w:asciiTheme="minorHAnsi" w:hAnsiTheme="minorHAnsi"/>
        </w:rPr>
        <w:t xml:space="preserve"> Edition</w:t>
      </w:r>
    </w:p>
    <w:p w:rsidR="004904FD" w:rsidRPr="00EE0B97" w:rsidRDefault="004904FD">
      <w:pPr>
        <w:widowControl w:val="0"/>
        <w:rPr>
          <w:rFonts w:asciiTheme="minorHAnsi" w:hAnsiTheme="minorHAnsi"/>
        </w:rPr>
      </w:pPr>
    </w:p>
    <w:p w:rsidR="004904FD" w:rsidRPr="00EE0B97" w:rsidRDefault="00501370">
      <w:pPr>
        <w:widowControl w:val="0"/>
        <w:rPr>
          <w:rFonts w:asciiTheme="minorHAnsi" w:hAnsiTheme="minorHAnsi"/>
        </w:rPr>
      </w:pPr>
      <w:r w:rsidRPr="00EE0B97">
        <w:rPr>
          <w:rFonts w:asciiTheme="minorHAnsi" w:hAnsiTheme="minorHAnsi"/>
        </w:rPr>
        <w:t xml:space="preserve">Feel free to </w:t>
      </w:r>
      <w:r w:rsidR="008C311F" w:rsidRPr="00EE0B97">
        <w:rPr>
          <w:rFonts w:asciiTheme="minorHAnsi" w:hAnsiTheme="minorHAnsi"/>
        </w:rPr>
        <w:t xml:space="preserve">copy and </w:t>
      </w:r>
      <w:r w:rsidRPr="00EE0B97">
        <w:rPr>
          <w:rFonts w:asciiTheme="minorHAnsi" w:hAnsiTheme="minorHAnsi"/>
        </w:rPr>
        <w:t>distribute.</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Published by </w:t>
      </w:r>
      <w:r w:rsidR="00CC1FBA">
        <w:rPr>
          <w:rFonts w:asciiTheme="minorHAnsi" w:hAnsiTheme="minorHAnsi"/>
        </w:rPr>
        <w:t>Cyber Feedforward</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Printed in </w:t>
      </w:r>
      <w:r w:rsidR="00CC1FBA">
        <w:rPr>
          <w:rFonts w:asciiTheme="minorHAnsi" w:hAnsiTheme="minorHAnsi"/>
        </w:rPr>
        <w:t>Toronto</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10 9 8 7 6 5 4 3 2 1</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br w:type="page"/>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C62C8C" w:rsidRPr="00EE0B97" w:rsidRDefault="00C62C8C">
      <w:pPr>
        <w:widowControl w:val="0"/>
        <w:rPr>
          <w:rFonts w:asciiTheme="minorHAnsi" w:hAnsiTheme="minorHAnsi"/>
        </w:rPr>
      </w:pPr>
    </w:p>
    <w:p w:rsidR="00C62C8C" w:rsidRPr="00EE0B97" w:rsidRDefault="00C62C8C">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pStyle w:val="Title3"/>
        <w:rPr>
          <w:rFonts w:asciiTheme="minorHAnsi" w:hAnsiTheme="minorHAnsi"/>
        </w:rPr>
      </w:pPr>
      <w:r w:rsidRPr="00EE0B97">
        <w:rPr>
          <w:rFonts w:asciiTheme="minorHAnsi" w:hAnsiTheme="minorHAnsi"/>
        </w:rPr>
        <w:t>Dedicated to my parents</w:t>
      </w:r>
      <w:r w:rsidR="00FC5C55" w:rsidRPr="00EE0B97">
        <w:rPr>
          <w:rFonts w:asciiTheme="minorHAnsi" w:hAnsiTheme="minorHAnsi"/>
        </w:rPr>
        <w:t>…</w:t>
      </w:r>
      <w:r w:rsidRPr="00EE0B97">
        <w:rPr>
          <w:rFonts w:asciiTheme="minorHAnsi" w:hAnsiTheme="minorHAnsi"/>
        </w:rPr>
        <w:br/>
        <w:t>They always believed in me –</w:t>
      </w:r>
      <w:r w:rsidRPr="00EE0B97">
        <w:rPr>
          <w:rFonts w:asciiTheme="minorHAnsi" w:hAnsiTheme="minorHAnsi"/>
        </w:rPr>
        <w:br/>
        <w:t>even when they were scolding me.</w:t>
      </w:r>
    </w:p>
    <w:p w:rsidR="004904FD" w:rsidRPr="00EE0B97" w:rsidRDefault="004904FD">
      <w:pPr>
        <w:widowControl w:val="0"/>
        <w:rPr>
          <w:rFonts w:asciiTheme="minorHAnsi" w:hAnsiTheme="minorHAnsi"/>
        </w:rPr>
      </w:pPr>
    </w:p>
    <w:p w:rsidR="00C62C8C" w:rsidRPr="00EE0B97" w:rsidRDefault="00C62C8C" w:rsidP="009E766A">
      <w:pPr>
        <w:jc w:val="left"/>
        <w:rPr>
          <w:rFonts w:asciiTheme="minorHAnsi" w:hAnsiTheme="minorHAnsi"/>
          <w:sz w:val="20"/>
        </w:rPr>
      </w:pPr>
      <w:r w:rsidRPr="00EE0B97">
        <w:rPr>
          <w:rFonts w:asciiTheme="minorHAnsi" w:hAnsiTheme="minorHAnsi"/>
          <w:sz w:val="20"/>
        </w:rPr>
        <w:br w:type="page"/>
      </w:r>
    </w:p>
    <w:p w:rsidR="00DE0E17" w:rsidRPr="00EE0B97" w:rsidRDefault="00DE0E17" w:rsidP="00D40497">
      <w:pPr>
        <w:rPr>
          <w:rFonts w:asciiTheme="minorHAnsi" w:hAnsiTheme="minorHAnsi"/>
        </w:rPr>
      </w:pPr>
    </w:p>
    <w:p w:rsidR="007558A7" w:rsidRPr="00EE0B97" w:rsidRDefault="007558A7">
      <w:pPr>
        <w:autoSpaceDE/>
        <w:autoSpaceDN/>
        <w:jc w:val="left"/>
        <w:rPr>
          <w:rFonts w:asciiTheme="minorHAnsi" w:hAnsiTheme="minorHAnsi"/>
          <w:b/>
          <w:bCs/>
          <w:caps/>
          <w:sz w:val="40"/>
          <w:szCs w:val="40"/>
        </w:rPr>
      </w:pPr>
      <w:r w:rsidRPr="00EE0B97">
        <w:rPr>
          <w:rFonts w:asciiTheme="minorHAnsi" w:hAnsiTheme="minorHAnsi"/>
        </w:rPr>
        <w:br w:type="page"/>
      </w:r>
    </w:p>
    <w:p w:rsidR="00C62C8C" w:rsidRPr="00EE0B97" w:rsidRDefault="00C62C8C" w:rsidP="007558A7">
      <w:pPr>
        <w:pStyle w:val="H2"/>
        <w:jc w:val="both"/>
        <w:rPr>
          <w:rFonts w:asciiTheme="minorHAnsi" w:hAnsiTheme="minorHAnsi"/>
        </w:rPr>
        <w:sectPr w:rsidR="00C62C8C" w:rsidRPr="00EE0B97" w:rsidSect="00561119">
          <w:headerReference w:type="even" r:id="rId8"/>
          <w:headerReference w:type="default" r:id="rId9"/>
          <w:footerReference w:type="even" r:id="rId10"/>
          <w:footerReference w:type="default" r:id="rId11"/>
          <w:headerReference w:type="first" r:id="rId12"/>
          <w:footerReference w:type="first" r:id="rId13"/>
          <w:type w:val="continuous"/>
          <w:pgSz w:w="8640" w:h="12960" w:code="1"/>
          <w:pgMar w:top="720" w:right="720" w:bottom="720" w:left="720" w:header="288" w:footer="288" w:gutter="360"/>
          <w:pgNumType w:start="1"/>
          <w:cols w:space="709"/>
          <w:noEndnote/>
          <w:titlePg/>
          <w:docGrid w:linePitch="326"/>
        </w:sectPr>
      </w:pPr>
    </w:p>
    <w:p w:rsidR="00DE0E17" w:rsidRPr="00EE0B97" w:rsidRDefault="00DE0E17" w:rsidP="00D40497">
      <w:pPr>
        <w:rPr>
          <w:rFonts w:asciiTheme="minorHAnsi" w:hAnsiTheme="minorHAnsi"/>
        </w:rPr>
      </w:pPr>
    </w:p>
    <w:p w:rsidR="004904FD" w:rsidRPr="00EE0B97" w:rsidRDefault="004904FD">
      <w:pPr>
        <w:widowControl w:val="0"/>
        <w:rPr>
          <w:rFonts w:asciiTheme="minorHAnsi" w:hAnsiTheme="minorHAnsi"/>
        </w:rPr>
      </w:pPr>
    </w:p>
    <w:p w:rsidR="00DE0E17" w:rsidRPr="00EE0B97" w:rsidRDefault="00DE0E17" w:rsidP="00DE0E17">
      <w:pPr>
        <w:pStyle w:val="Title2"/>
        <w:rPr>
          <w:rFonts w:asciiTheme="minorHAnsi" w:hAnsiTheme="minorHAnsi"/>
        </w:rPr>
      </w:pPr>
      <w:r w:rsidRPr="00EE0B97">
        <w:rPr>
          <w:rFonts w:asciiTheme="minorHAnsi" w:hAnsiTheme="minorHAnsi"/>
        </w:rPr>
        <w:t>Acknowledgements</w:t>
      </w:r>
    </w:p>
    <w:p w:rsidR="00DE0E17" w:rsidRPr="00EE0B97" w:rsidRDefault="009F38AA" w:rsidP="00FC5C55">
      <w:pPr>
        <w:pStyle w:val="Quote1"/>
        <w:rPr>
          <w:rFonts w:asciiTheme="minorHAnsi" w:hAnsiTheme="minorHAnsi"/>
        </w:rPr>
      </w:pPr>
      <w:r w:rsidRPr="00EE0B97">
        <w:rPr>
          <w:rFonts w:asciiTheme="minorHAnsi" w:hAnsiTheme="minorHAnsi"/>
        </w:rPr>
        <w:t>Don't be afraid to take a big step when one is indicated.</w:t>
      </w:r>
      <w:r w:rsidRPr="00EE0B97">
        <w:rPr>
          <w:rFonts w:asciiTheme="minorHAnsi" w:hAnsiTheme="minorHAnsi"/>
        </w:rPr>
        <w:br/>
        <w:t>You can't cross a chasm in two small steps.</w:t>
      </w:r>
      <w:r w:rsidRPr="00EE0B97">
        <w:rPr>
          <w:rFonts w:asciiTheme="minorHAnsi" w:hAnsiTheme="minorHAnsi"/>
        </w:rPr>
        <w:br/>
        <w:t>-- David Lloyd George</w:t>
      </w:r>
      <w:r w:rsidRPr="00EE0B97">
        <w:rPr>
          <w:rStyle w:val="FootnoteReference"/>
          <w:rFonts w:asciiTheme="minorHAnsi" w:hAnsiTheme="minorHAnsi"/>
        </w:rPr>
        <w:footnoteReference w:id="2"/>
      </w:r>
      <w:r w:rsidRPr="00EE0B97">
        <w:rPr>
          <w:rFonts w:asciiTheme="minorHAnsi" w:hAnsiTheme="minorHAnsi"/>
        </w:rPr>
        <w:t xml:space="preserve"> --</w:t>
      </w:r>
      <w:r w:rsidR="00FC0337" w:rsidRPr="00EE0B97">
        <w:rPr>
          <w:rFonts w:asciiTheme="minorHAnsi" w:hAnsiTheme="minorHAnsi"/>
        </w:rPr>
        <w:br/>
      </w:r>
    </w:p>
    <w:p w:rsidR="00D46D6A" w:rsidRPr="00EE0B97" w:rsidRDefault="00FC0337" w:rsidP="00FC0337">
      <w:pPr>
        <w:pStyle w:val="Quote1"/>
        <w:rPr>
          <w:rFonts w:asciiTheme="minorHAnsi" w:hAnsiTheme="minorHAnsi"/>
        </w:rPr>
      </w:pPr>
      <w:r w:rsidRPr="00EE0B97">
        <w:rPr>
          <w:rFonts w:asciiTheme="minorHAnsi" w:hAnsiTheme="minorHAnsi"/>
        </w:rPr>
        <w:t>People with skelitons in their closets</w:t>
      </w:r>
      <w:r w:rsidRPr="00EE0B97">
        <w:rPr>
          <w:rFonts w:asciiTheme="minorHAnsi" w:hAnsiTheme="minorHAnsi"/>
        </w:rPr>
        <w:br/>
        <w:t>tend to be most richeous.</w:t>
      </w:r>
    </w:p>
    <w:p w:rsidR="00FC0337" w:rsidRPr="00EE0B97" w:rsidRDefault="00FC0337" w:rsidP="00FC0337">
      <w:pPr>
        <w:pStyle w:val="Quote1"/>
        <w:rPr>
          <w:rFonts w:asciiTheme="minorHAnsi" w:hAnsiTheme="minorHAnsi"/>
        </w:rPr>
      </w:pPr>
      <w:r w:rsidRPr="00EE0B97">
        <w:rPr>
          <w:rFonts w:asciiTheme="minorHAnsi" w:hAnsiTheme="minorHAnsi"/>
        </w:rPr>
        <w:t>-- Dr. Slip Cam</w:t>
      </w:r>
      <w:r w:rsidR="00EC1CFE" w:rsidRPr="00EE0B97">
        <w:rPr>
          <w:rStyle w:val="FootnoteReference"/>
          <w:rFonts w:asciiTheme="minorHAnsi" w:hAnsiTheme="minorHAnsi"/>
        </w:rPr>
        <w:footnoteReference w:id="3"/>
      </w:r>
      <w:r w:rsidRPr="00EE0B97">
        <w:rPr>
          <w:rFonts w:asciiTheme="minorHAnsi" w:hAnsiTheme="minorHAnsi"/>
        </w:rPr>
        <w:t xml:space="preserve"> --</w:t>
      </w:r>
    </w:p>
    <w:p w:rsidR="00FC0337" w:rsidRPr="00EE0B97" w:rsidRDefault="00FC0337">
      <w:pPr>
        <w:widowControl w:val="0"/>
        <w:rPr>
          <w:rFonts w:asciiTheme="minorHAnsi" w:hAnsiTheme="minorHAnsi"/>
        </w:rPr>
      </w:pPr>
    </w:p>
    <w:p w:rsidR="00DE0E17" w:rsidRPr="00EE0B97" w:rsidRDefault="00DE0E17">
      <w:pPr>
        <w:widowControl w:val="0"/>
        <w:rPr>
          <w:rFonts w:asciiTheme="minorHAnsi" w:hAnsiTheme="minorHAnsi"/>
        </w:rPr>
      </w:pPr>
      <w:r w:rsidRPr="00EE0B97">
        <w:rPr>
          <w:rFonts w:asciiTheme="minorHAnsi" w:hAnsiTheme="minorHAnsi"/>
        </w:rPr>
        <w:t xml:space="preserve">I would like to thank my brother Larry for </w:t>
      </w:r>
      <w:r w:rsidR="00207693" w:rsidRPr="00EE0B97">
        <w:rPr>
          <w:rFonts w:asciiTheme="minorHAnsi" w:hAnsiTheme="minorHAnsi"/>
        </w:rPr>
        <w:t>proofreading</w:t>
      </w:r>
      <w:r w:rsidRPr="00EE0B97">
        <w:rPr>
          <w:rFonts w:asciiTheme="minorHAnsi" w:hAnsiTheme="minorHAnsi"/>
        </w:rPr>
        <w:t xml:space="preserve"> this book. It took a great deal of time and effort on his part and I appreciate all his hard work.</w:t>
      </w:r>
    </w:p>
    <w:p w:rsidR="00DE0E17" w:rsidRPr="00EE0B97" w:rsidRDefault="00DE0E17">
      <w:pPr>
        <w:widowControl w:val="0"/>
        <w:rPr>
          <w:rFonts w:asciiTheme="minorHAnsi" w:hAnsiTheme="minorHAnsi"/>
        </w:rPr>
      </w:pPr>
    </w:p>
    <w:p w:rsidR="00DE0E17" w:rsidRPr="00EE0B97" w:rsidRDefault="00DE0E17">
      <w:pPr>
        <w:widowControl w:val="0"/>
        <w:rPr>
          <w:rFonts w:asciiTheme="minorHAnsi" w:hAnsiTheme="minorHAnsi"/>
        </w:rPr>
      </w:pPr>
      <w:r w:rsidRPr="00EE0B97">
        <w:rPr>
          <w:rFonts w:asciiTheme="minorHAnsi" w:hAnsiTheme="minorHAnsi"/>
        </w:rPr>
        <w:t xml:space="preserve">I would also like to express my </w:t>
      </w:r>
      <w:r w:rsidR="00D40497" w:rsidRPr="00EE0B97">
        <w:rPr>
          <w:rFonts w:asciiTheme="minorHAnsi" w:hAnsiTheme="minorHAnsi"/>
        </w:rPr>
        <w:t xml:space="preserve">love and </w:t>
      </w:r>
      <w:r w:rsidRPr="00EE0B97">
        <w:rPr>
          <w:rFonts w:asciiTheme="minorHAnsi" w:hAnsiTheme="minorHAnsi"/>
        </w:rPr>
        <w:t xml:space="preserve">appreciation to my brothers and sisters for the support they have given me in writing </w:t>
      </w:r>
      <w:r w:rsidR="00A154F0" w:rsidRPr="00A154F0">
        <w:rPr>
          <w:rFonts w:asciiTheme="minorHAnsi" w:hAnsiTheme="minorHAnsi"/>
          <w:i/>
        </w:rPr>
        <w:t>Aipotu - The land of personal power</w:t>
      </w:r>
      <w:r w:rsidRPr="00EE0B97">
        <w:rPr>
          <w:rFonts w:asciiTheme="minorHAnsi" w:hAnsiTheme="minorHAnsi"/>
        </w:rPr>
        <w:t>.</w:t>
      </w:r>
    </w:p>
    <w:p w:rsidR="00465194" w:rsidRPr="00EE0B97" w:rsidRDefault="00465194">
      <w:pPr>
        <w:widowControl w:val="0"/>
        <w:rPr>
          <w:rFonts w:asciiTheme="minorHAnsi" w:hAnsiTheme="minorHAnsi"/>
        </w:rPr>
      </w:pPr>
    </w:p>
    <w:p w:rsidR="00DE0E17" w:rsidRPr="00EE0B97" w:rsidRDefault="00DE0E17">
      <w:pPr>
        <w:widowControl w:val="0"/>
        <w:rPr>
          <w:rFonts w:asciiTheme="minorHAnsi" w:hAnsiTheme="minorHAnsi"/>
        </w:rPr>
      </w:pPr>
      <w:r w:rsidRPr="00EE0B97">
        <w:rPr>
          <w:rFonts w:asciiTheme="minorHAnsi" w:hAnsiTheme="minorHAnsi"/>
        </w:rPr>
        <w:t xml:space="preserve">As for my parents, I wouldn’t be where I am if it weren’t for them. I </w:t>
      </w:r>
      <w:r w:rsidR="00D46D6A" w:rsidRPr="00EE0B97">
        <w:rPr>
          <w:rFonts w:asciiTheme="minorHAnsi" w:hAnsiTheme="minorHAnsi"/>
        </w:rPr>
        <w:t xml:space="preserve">love </w:t>
      </w:r>
      <w:r w:rsidRPr="00EE0B97">
        <w:rPr>
          <w:rFonts w:asciiTheme="minorHAnsi" w:hAnsiTheme="minorHAnsi"/>
        </w:rPr>
        <w:t>and</w:t>
      </w:r>
      <w:r w:rsidR="00D46D6A" w:rsidRPr="00EE0B97">
        <w:rPr>
          <w:rFonts w:asciiTheme="minorHAnsi" w:hAnsiTheme="minorHAnsi"/>
        </w:rPr>
        <w:t xml:space="preserve"> thank</w:t>
      </w:r>
      <w:r w:rsidRPr="00EE0B97">
        <w:rPr>
          <w:rFonts w:asciiTheme="minorHAnsi" w:hAnsiTheme="minorHAnsi"/>
        </w:rPr>
        <w:t xml:space="preserve"> them from the nearest to the farthest reaches of my heart.</w:t>
      </w:r>
    </w:p>
    <w:p w:rsidR="00DE0E17" w:rsidRPr="00EE0B97" w:rsidRDefault="00DE0E17">
      <w:pPr>
        <w:widowControl w:val="0"/>
        <w:rPr>
          <w:rFonts w:asciiTheme="minorHAnsi" w:hAnsiTheme="minorHAnsi"/>
          <w:vanish/>
        </w:rPr>
      </w:pPr>
    </w:p>
    <w:p w:rsidR="00573D49" w:rsidRPr="00EE0B97" w:rsidRDefault="00573D49" w:rsidP="00573D49">
      <w:pPr>
        <w:widowControl w:val="0"/>
        <w:jc w:val="center"/>
        <w:rPr>
          <w:rFonts w:asciiTheme="minorHAnsi" w:hAnsiTheme="minorHAnsi"/>
          <w:vanish/>
        </w:rPr>
      </w:pPr>
      <w:r w:rsidRPr="00EE0B97">
        <w:rPr>
          <w:rFonts w:asciiTheme="minorHAnsi" w:hAnsiTheme="minorHAnsi"/>
          <w:noProof/>
          <w:vanish/>
        </w:rPr>
        <w:drawing>
          <wp:inline distT="0" distB="0" distL="0" distR="0">
            <wp:extent cx="3236386" cy="1051824"/>
            <wp:effectExtent l="19050" t="0" r="2114" b="0"/>
            <wp:docPr id="4" name="Picture 3" descr="Non Sequitur 2008-03-25 (nq0803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 Sequitur 2008-03-25 (nq080325).gif"/>
                    <pic:cNvPicPr/>
                  </pic:nvPicPr>
                  <pic:blipFill>
                    <a:blip r:embed="rId14" cstate="print"/>
                    <a:stretch>
                      <a:fillRect/>
                    </a:stretch>
                  </pic:blipFill>
                  <pic:spPr>
                    <a:xfrm>
                      <a:off x="0" y="0"/>
                      <a:ext cx="3233952" cy="1051033"/>
                    </a:xfrm>
                    <a:prstGeom prst="rect">
                      <a:avLst/>
                    </a:prstGeom>
                  </pic:spPr>
                </pic:pic>
              </a:graphicData>
            </a:graphic>
          </wp:inline>
        </w:drawing>
      </w:r>
    </w:p>
    <w:p w:rsidR="00DE0E17" w:rsidRPr="00755E7F" w:rsidRDefault="00573D49" w:rsidP="00755E7F">
      <w:pPr>
        <w:pStyle w:val="Subtitle1"/>
      </w:pPr>
      <w:r w:rsidRPr="00755E7F">
        <w:t>Courtesy United Feature Syndicate</w:t>
      </w:r>
      <w:r w:rsidRPr="00755E7F">
        <w:br/>
      </w:r>
      <w:r w:rsidR="006A7E86" w:rsidRPr="00755E7F">
        <w:t>12/</w:t>
      </w:r>
      <w:r w:rsidRPr="00755E7F">
        <w:t>27</w:t>
      </w:r>
      <w:r w:rsidR="006A7E86" w:rsidRPr="00755E7F">
        <w:t>/</w:t>
      </w:r>
      <w:r w:rsidRPr="00755E7F">
        <w:t>2008</w:t>
      </w:r>
    </w:p>
    <w:p w:rsidR="004904FD" w:rsidRPr="00EE0B97" w:rsidRDefault="00665477" w:rsidP="00D40497">
      <w:pPr>
        <w:rPr>
          <w:rFonts w:asciiTheme="minorHAnsi" w:hAnsiTheme="minorHAnsi"/>
        </w:rPr>
      </w:pPr>
      <w:r w:rsidRPr="00EE0B97">
        <w:rPr>
          <w:rFonts w:asciiTheme="minorHAnsi" w:hAnsiTheme="minorHAnsi"/>
        </w:rPr>
        <w:br w:type="page"/>
      </w: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rsidP="00115587">
      <w:pPr>
        <w:widowControl w:val="0"/>
        <w:jc w:val="center"/>
        <w:rPr>
          <w:rFonts w:asciiTheme="minorHAnsi" w:hAnsiTheme="minorHAnsi"/>
        </w:rPr>
      </w:pPr>
      <w:r w:rsidRPr="00EE0B97">
        <w:rPr>
          <w:rFonts w:asciiTheme="minorHAnsi" w:hAnsiTheme="minorHAnsi"/>
        </w:rPr>
        <w:t>Disclaimer</w:t>
      </w:r>
    </w:p>
    <w:p w:rsidR="00115587" w:rsidRPr="00EE0B97" w:rsidRDefault="00115587" w:rsidP="00115587">
      <w:pPr>
        <w:widowControl w:val="0"/>
        <w:rPr>
          <w:rFonts w:asciiTheme="minorHAnsi" w:hAnsiTheme="minorHAnsi"/>
        </w:rPr>
      </w:pPr>
    </w:p>
    <w:p w:rsidR="00115587" w:rsidRPr="00EE0B97" w:rsidRDefault="00115587" w:rsidP="00115587">
      <w:pPr>
        <w:widowControl w:val="0"/>
        <w:rPr>
          <w:rFonts w:asciiTheme="minorHAnsi" w:hAnsiTheme="minorHAnsi"/>
        </w:rPr>
      </w:pPr>
      <w:r w:rsidRPr="00EE0B97">
        <w:rPr>
          <w:rFonts w:asciiTheme="minorHAnsi" w:hAnsiTheme="minorHAnsi"/>
        </w:rPr>
        <w:t xml:space="preserve">All opinions expressed in this book, either expressed or implied, are the opinions of the author. </w:t>
      </w:r>
      <w:r w:rsidR="00A154F0">
        <w:rPr>
          <w:rFonts w:asciiTheme="minorHAnsi" w:hAnsiTheme="minorHAnsi"/>
        </w:rPr>
        <w:t>They</w:t>
      </w:r>
      <w:r w:rsidRPr="00EE0B97">
        <w:rPr>
          <w:rFonts w:asciiTheme="minorHAnsi" w:hAnsiTheme="minorHAnsi"/>
        </w:rPr>
        <w:t xml:space="preserve"> do not necessarily reflect the opinions of either the peoples of Aipotu or the publisher.</w:t>
      </w: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br w:type="page"/>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115587" w:rsidRPr="00EE0B97" w:rsidRDefault="00115587">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sz w:val="52"/>
          <w:szCs w:val="52"/>
          <w:u w:val="single"/>
        </w:rPr>
        <w:t>Cover Art</w:t>
      </w:r>
    </w:p>
    <w:p w:rsidR="004904FD" w:rsidRPr="00EE0B97" w:rsidRDefault="004904FD">
      <w:pPr>
        <w:rPr>
          <w:rFonts w:asciiTheme="minorHAnsi" w:hAnsiTheme="minorHAnsi"/>
        </w:rPr>
      </w:pPr>
    </w:p>
    <w:tbl>
      <w:tblPr>
        <w:tblW w:w="6212" w:type="dxa"/>
        <w:tblLayout w:type="fixed"/>
        <w:tblLook w:val="0000"/>
      </w:tblPr>
      <w:tblGrid>
        <w:gridCol w:w="1694"/>
        <w:gridCol w:w="4518"/>
      </w:tblGrid>
      <w:tr w:rsidR="004904FD" w:rsidRPr="00EE0B97">
        <w:tc>
          <w:tcPr>
            <w:tcW w:w="1694" w:type="dxa"/>
          </w:tcPr>
          <w:p w:rsidR="004904FD" w:rsidRPr="00EE0B97" w:rsidRDefault="00054CB7" w:rsidP="00D40497">
            <w:pPr>
              <w:rPr>
                <w:rFonts w:asciiTheme="minorHAnsi" w:hAnsiTheme="minorHAnsi"/>
              </w:rPr>
            </w:pPr>
            <w:r w:rsidRPr="00EE0B97">
              <w:rPr>
                <w:rFonts w:asciiTheme="minorHAnsi" w:hAnsiTheme="minorHAnsi"/>
                <w:noProof/>
              </w:rPr>
              <w:drawing>
                <wp:inline distT="0" distB="0" distL="0" distR="0">
                  <wp:extent cx="992505" cy="120650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992505" cy="1206500"/>
                          </a:xfrm>
                          <a:prstGeom prst="rect">
                            <a:avLst/>
                          </a:prstGeom>
                          <a:noFill/>
                          <a:ln w="9525">
                            <a:noFill/>
                            <a:miter lim="800000"/>
                            <a:headEnd/>
                            <a:tailEnd/>
                          </a:ln>
                        </pic:spPr>
                      </pic:pic>
                    </a:graphicData>
                  </a:graphic>
                </wp:inline>
              </w:drawing>
            </w:r>
          </w:p>
        </w:tc>
        <w:tc>
          <w:tcPr>
            <w:tcW w:w="4518" w:type="dxa"/>
          </w:tcPr>
          <w:p w:rsidR="004904FD" w:rsidRPr="00EE0B97" w:rsidRDefault="00665477" w:rsidP="00A41687">
            <w:pPr>
              <w:rPr>
                <w:rFonts w:asciiTheme="minorHAnsi" w:hAnsiTheme="minorHAnsi"/>
              </w:rPr>
            </w:pPr>
            <w:r w:rsidRPr="00EE0B97">
              <w:rPr>
                <w:rFonts w:asciiTheme="minorHAnsi" w:hAnsiTheme="minorHAnsi"/>
              </w:rPr>
              <w:t>The image of this old lady came courtesy of www.oppression.</w:t>
            </w:r>
            <w:r w:rsidR="00A41687" w:rsidRPr="00EE0B97">
              <w:rPr>
                <w:rFonts w:asciiTheme="minorHAnsi" w:hAnsiTheme="minorHAnsi"/>
              </w:rPr>
              <w:t>org</w:t>
            </w:r>
          </w:p>
        </w:tc>
      </w:tr>
      <w:tr w:rsidR="004904FD" w:rsidRPr="00EE0B97">
        <w:tc>
          <w:tcPr>
            <w:tcW w:w="1694" w:type="dxa"/>
          </w:tcPr>
          <w:p w:rsidR="004904FD" w:rsidRPr="00EE0B97" w:rsidRDefault="004904FD">
            <w:pPr>
              <w:widowControl w:val="0"/>
              <w:adjustRightInd w:val="0"/>
              <w:rPr>
                <w:rFonts w:asciiTheme="minorHAnsi" w:hAnsiTheme="minorHAnsi"/>
              </w:rPr>
            </w:pPr>
          </w:p>
        </w:tc>
        <w:tc>
          <w:tcPr>
            <w:tcW w:w="4518" w:type="dxa"/>
          </w:tcPr>
          <w:p w:rsidR="004904FD" w:rsidRPr="00EE0B97" w:rsidRDefault="004904FD">
            <w:pPr>
              <w:widowControl w:val="0"/>
              <w:adjustRightInd w:val="0"/>
              <w:rPr>
                <w:rFonts w:asciiTheme="minorHAnsi" w:hAnsiTheme="minorHAnsi"/>
              </w:rPr>
            </w:pPr>
          </w:p>
        </w:tc>
      </w:tr>
      <w:tr w:rsidR="004904FD" w:rsidRPr="00EE0B97">
        <w:tc>
          <w:tcPr>
            <w:tcW w:w="1694" w:type="dxa"/>
          </w:tcPr>
          <w:p w:rsidR="004904FD" w:rsidRPr="00EE0B97" w:rsidRDefault="00054CB7" w:rsidP="00D40497">
            <w:pPr>
              <w:rPr>
                <w:rFonts w:asciiTheme="minorHAnsi" w:hAnsiTheme="minorHAnsi"/>
              </w:rPr>
            </w:pPr>
            <w:r w:rsidRPr="00EE0B97">
              <w:rPr>
                <w:rFonts w:asciiTheme="minorHAnsi" w:hAnsiTheme="minorHAnsi"/>
                <w:noProof/>
              </w:rPr>
              <w:drawing>
                <wp:inline distT="0" distB="0" distL="0" distR="0">
                  <wp:extent cx="855980" cy="927100"/>
                  <wp:effectExtent l="1905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grayscl/>
                          </a:blip>
                          <a:srcRect/>
                          <a:stretch>
                            <a:fillRect/>
                          </a:stretch>
                        </pic:blipFill>
                        <pic:spPr bwMode="auto">
                          <a:xfrm>
                            <a:off x="0" y="0"/>
                            <a:ext cx="855980" cy="927100"/>
                          </a:xfrm>
                          <a:prstGeom prst="rect">
                            <a:avLst/>
                          </a:prstGeom>
                          <a:noFill/>
                          <a:ln w="9525">
                            <a:noFill/>
                            <a:miter lim="800000"/>
                            <a:headEnd/>
                            <a:tailEnd/>
                          </a:ln>
                        </pic:spPr>
                      </pic:pic>
                    </a:graphicData>
                  </a:graphic>
                </wp:inline>
              </w:drawing>
            </w:r>
          </w:p>
        </w:tc>
        <w:tc>
          <w:tcPr>
            <w:tcW w:w="4518" w:type="dxa"/>
          </w:tcPr>
          <w:p w:rsidR="004904FD" w:rsidRPr="00EE0B97" w:rsidRDefault="00665477" w:rsidP="00D40497">
            <w:pPr>
              <w:rPr>
                <w:rFonts w:asciiTheme="minorHAnsi" w:hAnsiTheme="minorHAnsi"/>
              </w:rPr>
            </w:pPr>
            <w:r w:rsidRPr="00EE0B97">
              <w:rPr>
                <w:rFonts w:asciiTheme="minorHAnsi" w:hAnsiTheme="minorHAnsi"/>
              </w:rPr>
              <w:t>The image of the Liberty Bell came courtesy of www.sbac.edu</w:t>
            </w:r>
          </w:p>
        </w:tc>
      </w:tr>
    </w:tbl>
    <w:p w:rsidR="004904FD" w:rsidRPr="00EE0B97" w:rsidRDefault="004904FD">
      <w:pPr>
        <w:widowControl w:val="0"/>
        <w:adjustRightInd w:val="0"/>
        <w:rPr>
          <w:rFonts w:asciiTheme="minorHAnsi" w:hAnsiTheme="minorHAnsi"/>
        </w:rPr>
      </w:pPr>
    </w:p>
    <w:p w:rsidR="004904FD" w:rsidRPr="00EE0B97" w:rsidRDefault="00665477">
      <w:pPr>
        <w:widowControl w:val="0"/>
        <w:adjustRightInd w:val="0"/>
        <w:rPr>
          <w:rFonts w:asciiTheme="minorHAnsi" w:hAnsiTheme="minorHAnsi"/>
        </w:rPr>
      </w:pPr>
      <w:r w:rsidRPr="00EE0B97">
        <w:rPr>
          <w:rFonts w:asciiTheme="minorHAnsi" w:hAnsiTheme="minorHAnsi"/>
        </w:rPr>
        <w:t>The rest of the images came from MS Office Clipart</w:t>
      </w:r>
      <w:r w:rsidR="008C09B5" w:rsidRPr="00EE0B97">
        <w:rPr>
          <w:rFonts w:asciiTheme="minorHAnsi" w:hAnsiTheme="minorHAnsi"/>
          <w:vanish/>
        </w:rPr>
        <w:t xml:space="preserve"> as well as Courtesy United Feature Syndicate</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rsidP="004B6241">
      <w:pPr>
        <w:widowControl w:val="0"/>
        <w:jc w:val="left"/>
        <w:rPr>
          <w:rFonts w:asciiTheme="minorHAnsi" w:hAnsiTheme="minorHAnsi"/>
        </w:rPr>
      </w:pPr>
    </w:p>
    <w:p w:rsidR="004904FD" w:rsidRPr="00EE0B97" w:rsidRDefault="004904FD">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0733E4" w:rsidRPr="00EE0B97" w:rsidRDefault="000733E4">
      <w:pPr>
        <w:widowControl w:val="0"/>
        <w:rPr>
          <w:rFonts w:asciiTheme="minorHAnsi" w:hAnsiTheme="minorHAnsi"/>
        </w:rPr>
      </w:pPr>
    </w:p>
    <w:p w:rsidR="001532F8" w:rsidRPr="00EE0B97" w:rsidRDefault="001532F8" w:rsidP="009E766A">
      <w:pPr>
        <w:jc w:val="left"/>
        <w:rPr>
          <w:rFonts w:asciiTheme="minorHAnsi" w:hAnsiTheme="minorHAnsi"/>
          <w:sz w:val="20"/>
        </w:rPr>
      </w:pPr>
      <w:r w:rsidRPr="00EE0B97">
        <w:rPr>
          <w:rFonts w:asciiTheme="minorHAnsi" w:hAnsiTheme="minorHAnsi"/>
          <w:sz w:val="20"/>
        </w:rPr>
        <w:br w:type="page"/>
      </w:r>
    </w:p>
    <w:p w:rsidR="000733E4" w:rsidRPr="00EE0B97" w:rsidRDefault="000733E4">
      <w:pPr>
        <w:widowControl w:val="0"/>
        <w:rPr>
          <w:rFonts w:asciiTheme="minorHAnsi" w:hAnsiTheme="minorHAnsi"/>
        </w:rPr>
      </w:pPr>
    </w:p>
    <w:p w:rsidR="004904FD" w:rsidRPr="00EE0B97" w:rsidRDefault="004904FD">
      <w:pPr>
        <w:widowControl w:val="0"/>
        <w:rPr>
          <w:rFonts w:asciiTheme="minorHAnsi" w:hAnsiTheme="minorHAnsi"/>
        </w:rPr>
      </w:pPr>
    </w:p>
    <w:p w:rsidR="003110E5" w:rsidRPr="00EE0B97" w:rsidRDefault="003110E5">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pPr>
    </w:p>
    <w:p w:rsidR="00C62C8C" w:rsidRPr="00EE0B97" w:rsidRDefault="00C62C8C">
      <w:pPr>
        <w:autoSpaceDE/>
        <w:autoSpaceDN/>
        <w:jc w:val="left"/>
        <w:rPr>
          <w:rFonts w:asciiTheme="minorHAnsi" w:hAnsiTheme="minorHAnsi"/>
        </w:rPr>
      </w:pPr>
    </w:p>
    <w:p w:rsidR="004904FD" w:rsidRPr="00EE0B97" w:rsidRDefault="004904FD">
      <w:pPr>
        <w:widowControl w:val="0"/>
        <w:rPr>
          <w:rFonts w:asciiTheme="minorHAnsi" w:hAnsiTheme="minorHAnsi"/>
        </w:rPr>
      </w:pPr>
    </w:p>
    <w:p w:rsidR="00561119" w:rsidRPr="00EE0B97" w:rsidRDefault="007558A7" w:rsidP="009E766A">
      <w:pPr>
        <w:jc w:val="left"/>
        <w:rPr>
          <w:rFonts w:asciiTheme="minorHAnsi" w:hAnsiTheme="minorHAnsi"/>
          <w:sz w:val="20"/>
        </w:rPr>
        <w:sectPr w:rsidR="00561119" w:rsidRPr="00EE0B97" w:rsidSect="00561119">
          <w:headerReference w:type="even" r:id="rId17"/>
          <w:headerReference w:type="default" r:id="rId18"/>
          <w:footerReference w:type="even" r:id="rId19"/>
          <w:footerReference w:type="default" r:id="rId20"/>
          <w:headerReference w:type="first" r:id="rId21"/>
          <w:footerReference w:type="first" r:id="rId22"/>
          <w:type w:val="continuous"/>
          <w:pgSz w:w="8640" w:h="12960" w:code="1"/>
          <w:pgMar w:top="720" w:right="720" w:bottom="720" w:left="720" w:header="288" w:footer="288" w:gutter="360"/>
          <w:pgNumType w:start="1"/>
          <w:cols w:space="709"/>
          <w:noEndnote/>
          <w:titlePg/>
          <w:docGrid w:linePitch="326"/>
        </w:sectPr>
      </w:pPr>
      <w:r w:rsidRPr="00EE0B97">
        <w:rPr>
          <w:rFonts w:asciiTheme="minorHAnsi" w:hAnsiTheme="minorHAnsi"/>
          <w:sz w:val="20"/>
        </w:rPr>
        <w:br w:type="page"/>
      </w:r>
    </w:p>
    <w:p w:rsidR="004904FD" w:rsidRPr="00EE0B97" w:rsidRDefault="00665477">
      <w:pPr>
        <w:pStyle w:val="Title2"/>
        <w:rPr>
          <w:rFonts w:asciiTheme="minorHAnsi" w:hAnsiTheme="minorHAnsi"/>
        </w:rPr>
      </w:pPr>
      <w:bookmarkStart w:id="0" w:name="_Toc477965017"/>
      <w:bookmarkStart w:id="1" w:name="Table_Of_Contents"/>
      <w:r w:rsidRPr="00EE0B97">
        <w:rPr>
          <w:rFonts w:asciiTheme="minorHAnsi" w:hAnsiTheme="minorHAnsi"/>
        </w:rPr>
        <w:lastRenderedPageBreak/>
        <w:t xml:space="preserve">Table </w:t>
      </w:r>
      <w:r w:rsidR="007321D6" w:rsidRPr="00EE0B97">
        <w:rPr>
          <w:rFonts w:asciiTheme="minorHAnsi" w:hAnsiTheme="minorHAnsi"/>
        </w:rPr>
        <w:t>o</w:t>
      </w:r>
      <w:r w:rsidRPr="00EE0B97">
        <w:rPr>
          <w:rFonts w:asciiTheme="minorHAnsi" w:hAnsiTheme="minorHAnsi"/>
        </w:rPr>
        <w:t>f Contents</w:t>
      </w:r>
      <w:bookmarkEnd w:id="0"/>
      <w:bookmarkEnd w:id="1"/>
    </w:p>
    <w:p w:rsidR="004072D5" w:rsidRPr="00EE0B97" w:rsidRDefault="004072D5" w:rsidP="004072D5">
      <w:pPr>
        <w:pStyle w:val="Quote1"/>
        <w:rPr>
          <w:rFonts w:asciiTheme="minorHAnsi" w:hAnsiTheme="minorHAnsi"/>
        </w:rPr>
      </w:pPr>
      <w:r w:rsidRPr="00EE0B97">
        <w:rPr>
          <w:rFonts w:asciiTheme="minorHAnsi" w:hAnsiTheme="minorHAnsi"/>
        </w:rPr>
        <w:t xml:space="preserve">All that is valuable in human society </w:t>
      </w:r>
      <w:r w:rsidRPr="00EE0B97">
        <w:rPr>
          <w:rFonts w:asciiTheme="minorHAnsi" w:hAnsiTheme="minorHAnsi"/>
        </w:rPr>
        <w:br/>
        <w:t xml:space="preserve">depends upon the opportunity for development </w:t>
      </w:r>
      <w:r w:rsidRPr="00EE0B97">
        <w:rPr>
          <w:rFonts w:asciiTheme="minorHAnsi" w:hAnsiTheme="minorHAnsi"/>
        </w:rPr>
        <w:br/>
        <w:t xml:space="preserve">accorded the individual. </w:t>
      </w:r>
    </w:p>
    <w:p w:rsidR="004072D5" w:rsidRPr="00EE0B97" w:rsidRDefault="004072D5" w:rsidP="004072D5">
      <w:pPr>
        <w:pStyle w:val="Quote1"/>
        <w:rPr>
          <w:rFonts w:asciiTheme="minorHAnsi" w:hAnsiTheme="minorHAnsi"/>
        </w:rPr>
      </w:pPr>
      <w:r w:rsidRPr="00EE0B97">
        <w:rPr>
          <w:rFonts w:asciiTheme="minorHAnsi" w:hAnsiTheme="minorHAnsi"/>
        </w:rPr>
        <w:t>-- Albert Einstein --</w:t>
      </w:r>
    </w:p>
    <w:p w:rsidR="00545984" w:rsidRPr="00EE0B97" w:rsidRDefault="00545984" w:rsidP="004072D5">
      <w:pPr>
        <w:pStyle w:val="Quote1"/>
        <w:rPr>
          <w:rFonts w:asciiTheme="minorHAnsi" w:hAnsiTheme="minorHAnsi"/>
        </w:rPr>
      </w:pPr>
    </w:p>
    <w:p w:rsidR="00545984" w:rsidRPr="00EE0B97" w:rsidRDefault="00545984" w:rsidP="00545984">
      <w:pPr>
        <w:pStyle w:val="Quote1"/>
        <w:rPr>
          <w:rFonts w:asciiTheme="minorHAnsi" w:hAnsiTheme="minorHAnsi"/>
        </w:rPr>
      </w:pPr>
      <w:r w:rsidRPr="00EE0B97">
        <w:rPr>
          <w:rFonts w:asciiTheme="minorHAnsi" w:hAnsiTheme="minorHAnsi"/>
        </w:rPr>
        <w:t>Power corrupts. Absolute power is kind of neat.</w:t>
      </w:r>
      <w:r w:rsidRPr="00EE0B97">
        <w:rPr>
          <w:rFonts w:asciiTheme="minorHAnsi" w:hAnsiTheme="minorHAnsi"/>
        </w:rPr>
        <w:br/>
        <w:t>-- John Lehman --</w:t>
      </w:r>
    </w:p>
    <w:sdt>
      <w:sdtPr>
        <w:rPr>
          <w:rFonts w:asciiTheme="minorHAnsi" w:eastAsia="Times New Roman" w:hAnsiTheme="minorHAnsi" w:cs="Arial"/>
          <w:b w:val="0"/>
          <w:bCs w:val="0"/>
          <w:color w:val="auto"/>
          <w:sz w:val="24"/>
          <w:szCs w:val="24"/>
        </w:rPr>
        <w:id w:val="360974085"/>
        <w:docPartObj>
          <w:docPartGallery w:val="Table of Contents"/>
          <w:docPartUnique/>
        </w:docPartObj>
      </w:sdtPr>
      <w:sdtEndPr>
        <w:rPr>
          <w:sz w:val="22"/>
        </w:rPr>
      </w:sdtEndPr>
      <w:sdtContent>
        <w:p w:rsidR="00974907" w:rsidRPr="00EE0B97" w:rsidRDefault="00974907" w:rsidP="00974907">
          <w:pPr>
            <w:pStyle w:val="TOCHeading"/>
            <w:spacing w:before="0"/>
            <w:rPr>
              <w:rFonts w:asciiTheme="minorHAnsi" w:hAnsiTheme="minorHAnsi"/>
            </w:rPr>
          </w:pPr>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r w:rsidRPr="00FE4705">
            <w:rPr>
              <w:rFonts w:asciiTheme="minorHAnsi" w:hAnsiTheme="minorHAnsi"/>
            </w:rPr>
            <w:fldChar w:fldCharType="begin"/>
          </w:r>
          <w:r w:rsidR="00974907" w:rsidRPr="00EE0B97">
            <w:rPr>
              <w:rFonts w:asciiTheme="minorHAnsi" w:hAnsiTheme="minorHAnsi"/>
            </w:rPr>
            <w:instrText xml:space="preserve"> TOC \o "1-3" \h \z \u </w:instrText>
          </w:r>
          <w:r w:rsidRPr="00FE4705">
            <w:rPr>
              <w:rFonts w:asciiTheme="minorHAnsi" w:hAnsiTheme="minorHAnsi"/>
            </w:rPr>
            <w:fldChar w:fldCharType="separate"/>
          </w:r>
          <w:hyperlink w:anchor="_Toc383697504" w:history="1">
            <w:r w:rsidR="005723D0" w:rsidRPr="000A1144">
              <w:rPr>
                <w:rStyle w:val="Hyperlink"/>
                <w:noProof/>
              </w:rPr>
              <w:t>Introduction</w:t>
            </w:r>
            <w:r w:rsidR="005723D0">
              <w:rPr>
                <w:noProof/>
                <w:webHidden/>
              </w:rPr>
              <w:tab/>
            </w:r>
            <w:r>
              <w:rPr>
                <w:noProof/>
                <w:webHidden/>
              </w:rPr>
              <w:fldChar w:fldCharType="begin"/>
            </w:r>
            <w:r w:rsidR="005723D0">
              <w:rPr>
                <w:noProof/>
                <w:webHidden/>
              </w:rPr>
              <w:instrText xml:space="preserve"> PAGEREF _Toc383697504 \h </w:instrText>
            </w:r>
            <w:r>
              <w:rPr>
                <w:noProof/>
                <w:webHidden/>
              </w:rPr>
            </w:r>
            <w:r>
              <w:rPr>
                <w:noProof/>
                <w:webHidden/>
              </w:rPr>
              <w:fldChar w:fldCharType="separate"/>
            </w:r>
            <w:r w:rsidR="005723D0">
              <w:rPr>
                <w:noProof/>
                <w:webHidden/>
              </w:rPr>
              <w:t>1</w:t>
            </w:r>
            <w:r>
              <w:rPr>
                <w:noProof/>
                <w:webHidden/>
              </w:rPr>
              <w:fldChar w:fldCharType="end"/>
            </w:r>
          </w:hyperlink>
        </w:p>
        <w:p w:rsidR="005723D0" w:rsidRDefault="00FE4705">
          <w:pPr>
            <w:pStyle w:val="TOC1"/>
            <w:tabs>
              <w:tab w:val="right" w:leader="dot" w:pos="6830"/>
            </w:tabs>
            <w:rPr>
              <w:rFonts w:asciiTheme="minorHAnsi" w:eastAsiaTheme="minorEastAsia" w:hAnsiTheme="minorHAnsi" w:cstheme="minorBidi"/>
              <w:b w:val="0"/>
              <w:bCs w:val="0"/>
              <w:i w:val="0"/>
              <w:iCs w:val="0"/>
              <w:noProof/>
              <w:sz w:val="22"/>
              <w:szCs w:val="22"/>
            </w:rPr>
          </w:pPr>
          <w:hyperlink w:anchor="_Toc383697505" w:history="1">
            <w:r w:rsidR="005723D0" w:rsidRPr="000A1144">
              <w:rPr>
                <w:rStyle w:val="Hyperlink"/>
                <w:noProof/>
              </w:rPr>
              <w:t>PART 1</w:t>
            </w:r>
            <w:r w:rsidR="005723D0">
              <w:rPr>
                <w:noProof/>
                <w:webHidden/>
              </w:rPr>
              <w:tab/>
            </w:r>
            <w:r>
              <w:rPr>
                <w:noProof/>
                <w:webHidden/>
              </w:rPr>
              <w:fldChar w:fldCharType="begin"/>
            </w:r>
            <w:r w:rsidR="005723D0">
              <w:rPr>
                <w:noProof/>
                <w:webHidden/>
              </w:rPr>
              <w:instrText xml:space="preserve"> PAGEREF _Toc383697505 \h </w:instrText>
            </w:r>
            <w:r>
              <w:rPr>
                <w:noProof/>
                <w:webHidden/>
              </w:rPr>
            </w:r>
            <w:r>
              <w:rPr>
                <w:noProof/>
                <w:webHidden/>
              </w:rPr>
              <w:fldChar w:fldCharType="separate"/>
            </w:r>
            <w:r w:rsidR="005723D0">
              <w:rPr>
                <w:noProof/>
                <w:webHidden/>
              </w:rPr>
              <w:t>5</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06" w:history="1">
            <w:r w:rsidR="005723D0" w:rsidRPr="000A1144">
              <w:rPr>
                <w:rStyle w:val="Hyperlink"/>
                <w:noProof/>
              </w:rPr>
              <w:t>Ruling Of A Nation</w:t>
            </w:r>
            <w:r w:rsidR="005723D0">
              <w:rPr>
                <w:noProof/>
                <w:webHidden/>
              </w:rPr>
              <w:tab/>
            </w:r>
            <w:r>
              <w:rPr>
                <w:noProof/>
                <w:webHidden/>
              </w:rPr>
              <w:fldChar w:fldCharType="begin"/>
            </w:r>
            <w:r w:rsidR="005723D0">
              <w:rPr>
                <w:noProof/>
                <w:webHidden/>
              </w:rPr>
              <w:instrText xml:space="preserve"> PAGEREF _Toc383697506 \h </w:instrText>
            </w:r>
            <w:r>
              <w:rPr>
                <w:noProof/>
                <w:webHidden/>
              </w:rPr>
            </w:r>
            <w:r>
              <w:rPr>
                <w:noProof/>
                <w:webHidden/>
              </w:rPr>
              <w:fldChar w:fldCharType="separate"/>
            </w:r>
            <w:r w:rsidR="005723D0">
              <w:rPr>
                <w:noProof/>
                <w:webHidden/>
              </w:rPr>
              <w:t>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07" w:history="1">
            <w:r w:rsidR="005723D0" w:rsidRPr="000A1144">
              <w:rPr>
                <w:rStyle w:val="Hyperlink"/>
                <w:noProof/>
              </w:rPr>
              <w:t>Government</w:t>
            </w:r>
            <w:r w:rsidR="005723D0">
              <w:rPr>
                <w:noProof/>
                <w:webHidden/>
              </w:rPr>
              <w:tab/>
            </w:r>
            <w:r>
              <w:rPr>
                <w:noProof/>
                <w:webHidden/>
              </w:rPr>
              <w:fldChar w:fldCharType="begin"/>
            </w:r>
            <w:r w:rsidR="005723D0">
              <w:rPr>
                <w:noProof/>
                <w:webHidden/>
              </w:rPr>
              <w:instrText xml:space="preserve"> PAGEREF _Toc383697507 \h </w:instrText>
            </w:r>
            <w:r>
              <w:rPr>
                <w:noProof/>
                <w:webHidden/>
              </w:rPr>
            </w:r>
            <w:r>
              <w:rPr>
                <w:noProof/>
                <w:webHidden/>
              </w:rPr>
              <w:fldChar w:fldCharType="separate"/>
            </w:r>
            <w:r w:rsidR="005723D0">
              <w:rPr>
                <w:noProof/>
                <w:webHidden/>
              </w:rPr>
              <w:t>11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08" w:history="1">
            <w:r w:rsidR="005723D0" w:rsidRPr="000A1144">
              <w:rPr>
                <w:rStyle w:val="Hyperlink"/>
                <w:noProof/>
              </w:rPr>
              <w:t>Cities, states and Country</w:t>
            </w:r>
            <w:r w:rsidR="005723D0">
              <w:rPr>
                <w:noProof/>
                <w:webHidden/>
              </w:rPr>
              <w:tab/>
            </w:r>
            <w:r>
              <w:rPr>
                <w:noProof/>
                <w:webHidden/>
              </w:rPr>
              <w:fldChar w:fldCharType="begin"/>
            </w:r>
            <w:r w:rsidR="005723D0">
              <w:rPr>
                <w:noProof/>
                <w:webHidden/>
              </w:rPr>
              <w:instrText xml:space="preserve"> PAGEREF _Toc383697508 \h </w:instrText>
            </w:r>
            <w:r>
              <w:rPr>
                <w:noProof/>
                <w:webHidden/>
              </w:rPr>
            </w:r>
            <w:r>
              <w:rPr>
                <w:noProof/>
                <w:webHidden/>
              </w:rPr>
              <w:fldChar w:fldCharType="separate"/>
            </w:r>
            <w:r w:rsidR="005723D0">
              <w:rPr>
                <w:noProof/>
                <w:webHidden/>
              </w:rPr>
              <w:t>12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09" w:history="1">
            <w:r w:rsidR="005723D0" w:rsidRPr="000A1144">
              <w:rPr>
                <w:rStyle w:val="Hyperlink"/>
                <w:noProof/>
              </w:rPr>
              <w:t>Elections</w:t>
            </w:r>
            <w:r w:rsidR="005723D0">
              <w:rPr>
                <w:noProof/>
                <w:webHidden/>
              </w:rPr>
              <w:tab/>
            </w:r>
            <w:r>
              <w:rPr>
                <w:noProof/>
                <w:webHidden/>
              </w:rPr>
              <w:fldChar w:fldCharType="begin"/>
            </w:r>
            <w:r w:rsidR="005723D0">
              <w:rPr>
                <w:noProof/>
                <w:webHidden/>
              </w:rPr>
              <w:instrText xml:space="preserve"> PAGEREF _Toc383697509 \h </w:instrText>
            </w:r>
            <w:r>
              <w:rPr>
                <w:noProof/>
                <w:webHidden/>
              </w:rPr>
            </w:r>
            <w:r>
              <w:rPr>
                <w:noProof/>
                <w:webHidden/>
              </w:rPr>
              <w:fldChar w:fldCharType="separate"/>
            </w:r>
            <w:r w:rsidR="005723D0">
              <w:rPr>
                <w:noProof/>
                <w:webHidden/>
              </w:rPr>
              <w:t>13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0" w:history="1">
            <w:r w:rsidR="005723D0" w:rsidRPr="000A1144">
              <w:rPr>
                <w:rStyle w:val="Hyperlink"/>
                <w:noProof/>
              </w:rPr>
              <w:t>Lobbying</w:t>
            </w:r>
            <w:r w:rsidR="005723D0">
              <w:rPr>
                <w:noProof/>
                <w:webHidden/>
              </w:rPr>
              <w:tab/>
            </w:r>
            <w:r>
              <w:rPr>
                <w:noProof/>
                <w:webHidden/>
              </w:rPr>
              <w:fldChar w:fldCharType="begin"/>
            </w:r>
            <w:r w:rsidR="005723D0">
              <w:rPr>
                <w:noProof/>
                <w:webHidden/>
              </w:rPr>
              <w:instrText xml:space="preserve"> PAGEREF _Toc383697510 \h </w:instrText>
            </w:r>
            <w:r>
              <w:rPr>
                <w:noProof/>
                <w:webHidden/>
              </w:rPr>
            </w:r>
            <w:r>
              <w:rPr>
                <w:noProof/>
                <w:webHidden/>
              </w:rPr>
              <w:fldChar w:fldCharType="separate"/>
            </w:r>
            <w:r w:rsidR="005723D0">
              <w:rPr>
                <w:noProof/>
                <w:webHidden/>
              </w:rPr>
              <w:t>17</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11" w:history="1">
            <w:r w:rsidR="005723D0" w:rsidRPr="000A1144">
              <w:rPr>
                <w:rStyle w:val="Hyperlink"/>
                <w:noProof/>
              </w:rPr>
              <w:t>Law And Order</w:t>
            </w:r>
            <w:r w:rsidR="005723D0">
              <w:rPr>
                <w:noProof/>
                <w:webHidden/>
              </w:rPr>
              <w:tab/>
            </w:r>
            <w:r>
              <w:rPr>
                <w:noProof/>
                <w:webHidden/>
              </w:rPr>
              <w:fldChar w:fldCharType="begin"/>
            </w:r>
            <w:r w:rsidR="005723D0">
              <w:rPr>
                <w:noProof/>
                <w:webHidden/>
              </w:rPr>
              <w:instrText xml:space="preserve"> PAGEREF _Toc383697511 \h </w:instrText>
            </w:r>
            <w:r>
              <w:rPr>
                <w:noProof/>
                <w:webHidden/>
              </w:rPr>
            </w:r>
            <w:r>
              <w:rPr>
                <w:noProof/>
                <w:webHidden/>
              </w:rPr>
              <w:fldChar w:fldCharType="separate"/>
            </w:r>
            <w:r w:rsidR="005723D0">
              <w:rPr>
                <w:noProof/>
                <w:webHidden/>
              </w:rPr>
              <w:t>19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2" w:history="1">
            <w:r w:rsidR="005723D0" w:rsidRPr="000A1144">
              <w:rPr>
                <w:rStyle w:val="Hyperlink"/>
                <w:noProof/>
              </w:rPr>
              <w:t>Noteworthy Laws</w:t>
            </w:r>
            <w:r w:rsidR="005723D0">
              <w:rPr>
                <w:noProof/>
                <w:webHidden/>
              </w:rPr>
              <w:tab/>
            </w:r>
            <w:r>
              <w:rPr>
                <w:noProof/>
                <w:webHidden/>
              </w:rPr>
              <w:fldChar w:fldCharType="begin"/>
            </w:r>
            <w:r w:rsidR="005723D0">
              <w:rPr>
                <w:noProof/>
                <w:webHidden/>
              </w:rPr>
              <w:instrText xml:space="preserve"> PAGEREF _Toc383697512 \h </w:instrText>
            </w:r>
            <w:r>
              <w:rPr>
                <w:noProof/>
                <w:webHidden/>
              </w:rPr>
            </w:r>
            <w:r>
              <w:rPr>
                <w:noProof/>
                <w:webHidden/>
              </w:rPr>
              <w:fldChar w:fldCharType="separate"/>
            </w:r>
            <w:r w:rsidR="005723D0">
              <w:rPr>
                <w:noProof/>
                <w:webHidden/>
              </w:rPr>
              <w:t>21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3" w:history="1">
            <w:r w:rsidR="005723D0" w:rsidRPr="000A1144">
              <w:rPr>
                <w:rStyle w:val="Hyperlink"/>
                <w:noProof/>
              </w:rPr>
              <w:t>Police=</w:t>
            </w:r>
            <w:r w:rsidR="005723D0">
              <w:rPr>
                <w:noProof/>
                <w:webHidden/>
              </w:rPr>
              <w:tab/>
            </w:r>
            <w:r>
              <w:rPr>
                <w:noProof/>
                <w:webHidden/>
              </w:rPr>
              <w:fldChar w:fldCharType="begin"/>
            </w:r>
            <w:r w:rsidR="005723D0">
              <w:rPr>
                <w:noProof/>
                <w:webHidden/>
              </w:rPr>
              <w:instrText xml:space="preserve"> PAGEREF _Toc383697513 \h </w:instrText>
            </w:r>
            <w:r>
              <w:rPr>
                <w:noProof/>
                <w:webHidden/>
              </w:rPr>
            </w:r>
            <w:r>
              <w:rPr>
                <w:noProof/>
                <w:webHidden/>
              </w:rPr>
              <w:fldChar w:fldCharType="separate"/>
            </w:r>
            <w:r w:rsidR="005723D0">
              <w:rPr>
                <w:noProof/>
                <w:webHidden/>
              </w:rPr>
              <w:t>23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4" w:history="1">
            <w:r w:rsidR="005723D0" w:rsidRPr="000A1144">
              <w:rPr>
                <w:rStyle w:val="Hyperlink"/>
                <w:noProof/>
              </w:rPr>
              <w:t>The Justice System</w:t>
            </w:r>
            <w:r w:rsidR="005723D0">
              <w:rPr>
                <w:noProof/>
                <w:webHidden/>
              </w:rPr>
              <w:tab/>
            </w:r>
            <w:r>
              <w:rPr>
                <w:noProof/>
                <w:webHidden/>
              </w:rPr>
              <w:fldChar w:fldCharType="begin"/>
            </w:r>
            <w:r w:rsidR="005723D0">
              <w:rPr>
                <w:noProof/>
                <w:webHidden/>
              </w:rPr>
              <w:instrText xml:space="preserve"> PAGEREF _Toc383697514 \h </w:instrText>
            </w:r>
            <w:r>
              <w:rPr>
                <w:noProof/>
                <w:webHidden/>
              </w:rPr>
            </w:r>
            <w:r>
              <w:rPr>
                <w:noProof/>
                <w:webHidden/>
              </w:rPr>
              <w:fldChar w:fldCharType="separate"/>
            </w:r>
            <w:r w:rsidR="005723D0">
              <w:rPr>
                <w:noProof/>
                <w:webHidden/>
              </w:rPr>
              <w:t>25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5" w:history="1">
            <w:r w:rsidR="005723D0" w:rsidRPr="000A1144">
              <w:rPr>
                <w:rStyle w:val="Hyperlink"/>
                <w:noProof/>
              </w:rPr>
              <w:t>Jailing the Crooks</w:t>
            </w:r>
            <w:r w:rsidR="005723D0">
              <w:rPr>
                <w:noProof/>
                <w:webHidden/>
              </w:rPr>
              <w:tab/>
            </w:r>
            <w:r>
              <w:rPr>
                <w:noProof/>
                <w:webHidden/>
              </w:rPr>
              <w:fldChar w:fldCharType="begin"/>
            </w:r>
            <w:r w:rsidR="005723D0">
              <w:rPr>
                <w:noProof/>
                <w:webHidden/>
              </w:rPr>
              <w:instrText xml:space="preserve"> PAGEREF _Toc383697515 \h </w:instrText>
            </w:r>
            <w:r>
              <w:rPr>
                <w:noProof/>
                <w:webHidden/>
              </w:rPr>
            </w:r>
            <w:r>
              <w:rPr>
                <w:noProof/>
                <w:webHidden/>
              </w:rPr>
              <w:fldChar w:fldCharType="separate"/>
            </w:r>
            <w:r w:rsidR="005723D0">
              <w:rPr>
                <w:noProof/>
                <w:webHidden/>
              </w:rPr>
              <w:t>26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6" w:history="1">
            <w:r w:rsidR="005723D0" w:rsidRPr="000A1144">
              <w:rPr>
                <w:rStyle w:val="Hyperlink"/>
                <w:noProof/>
              </w:rPr>
              <w:t>Reformation</w:t>
            </w:r>
            <w:r w:rsidR="005723D0">
              <w:rPr>
                <w:noProof/>
                <w:webHidden/>
              </w:rPr>
              <w:tab/>
            </w:r>
            <w:r>
              <w:rPr>
                <w:noProof/>
                <w:webHidden/>
              </w:rPr>
              <w:fldChar w:fldCharType="begin"/>
            </w:r>
            <w:r w:rsidR="005723D0">
              <w:rPr>
                <w:noProof/>
                <w:webHidden/>
              </w:rPr>
              <w:instrText xml:space="preserve"> PAGEREF _Toc383697516 \h </w:instrText>
            </w:r>
            <w:r>
              <w:rPr>
                <w:noProof/>
                <w:webHidden/>
              </w:rPr>
            </w:r>
            <w:r>
              <w:rPr>
                <w:noProof/>
                <w:webHidden/>
              </w:rPr>
              <w:fldChar w:fldCharType="separate"/>
            </w:r>
            <w:r w:rsidR="005723D0">
              <w:rPr>
                <w:noProof/>
                <w:webHidden/>
              </w:rPr>
              <w:t>27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7" w:history="1">
            <w:r w:rsidR="005723D0" w:rsidRPr="000A1144">
              <w:rPr>
                <w:rStyle w:val="Hyperlink"/>
                <w:noProof/>
              </w:rPr>
              <w:t>Poetic Justice (with a twist)</w:t>
            </w:r>
            <w:r w:rsidR="005723D0">
              <w:rPr>
                <w:noProof/>
                <w:webHidden/>
              </w:rPr>
              <w:tab/>
            </w:r>
            <w:r>
              <w:rPr>
                <w:noProof/>
                <w:webHidden/>
              </w:rPr>
              <w:fldChar w:fldCharType="begin"/>
            </w:r>
            <w:r w:rsidR="005723D0">
              <w:rPr>
                <w:noProof/>
                <w:webHidden/>
              </w:rPr>
              <w:instrText xml:space="preserve"> PAGEREF _Toc383697517 \h </w:instrText>
            </w:r>
            <w:r>
              <w:rPr>
                <w:noProof/>
                <w:webHidden/>
              </w:rPr>
            </w:r>
            <w:r>
              <w:rPr>
                <w:noProof/>
                <w:webHidden/>
              </w:rPr>
              <w:fldChar w:fldCharType="separate"/>
            </w:r>
            <w:r w:rsidR="005723D0">
              <w:rPr>
                <w:noProof/>
                <w:webHidden/>
              </w:rPr>
              <w:t>28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8" w:history="1">
            <w:r w:rsidR="005723D0" w:rsidRPr="000A1144">
              <w:rPr>
                <w:rStyle w:val="Hyperlink"/>
                <w:noProof/>
              </w:rPr>
              <w:t>Reconciliation</w:t>
            </w:r>
            <w:r w:rsidR="005723D0">
              <w:rPr>
                <w:noProof/>
                <w:webHidden/>
              </w:rPr>
              <w:tab/>
            </w:r>
            <w:r>
              <w:rPr>
                <w:noProof/>
                <w:webHidden/>
              </w:rPr>
              <w:fldChar w:fldCharType="begin"/>
            </w:r>
            <w:r w:rsidR="005723D0">
              <w:rPr>
                <w:noProof/>
                <w:webHidden/>
              </w:rPr>
              <w:instrText xml:space="preserve"> PAGEREF _Toc383697518 \h </w:instrText>
            </w:r>
            <w:r>
              <w:rPr>
                <w:noProof/>
                <w:webHidden/>
              </w:rPr>
            </w:r>
            <w:r>
              <w:rPr>
                <w:noProof/>
                <w:webHidden/>
              </w:rPr>
              <w:fldChar w:fldCharType="separate"/>
            </w:r>
            <w:r w:rsidR="005723D0">
              <w:rPr>
                <w:noProof/>
                <w:webHidden/>
              </w:rPr>
              <w:t>29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19" w:history="1">
            <w:r w:rsidR="005723D0" w:rsidRPr="000A1144">
              <w:rPr>
                <w:rStyle w:val="Hyperlink"/>
                <w:noProof/>
              </w:rPr>
              <w:t>Social Controls</w:t>
            </w:r>
            <w:r w:rsidR="005723D0">
              <w:rPr>
                <w:noProof/>
                <w:webHidden/>
              </w:rPr>
              <w:tab/>
            </w:r>
            <w:r>
              <w:rPr>
                <w:noProof/>
                <w:webHidden/>
              </w:rPr>
              <w:fldChar w:fldCharType="begin"/>
            </w:r>
            <w:r w:rsidR="005723D0">
              <w:rPr>
                <w:noProof/>
                <w:webHidden/>
              </w:rPr>
              <w:instrText xml:space="preserve"> PAGEREF _Toc383697519 \h </w:instrText>
            </w:r>
            <w:r>
              <w:rPr>
                <w:noProof/>
                <w:webHidden/>
              </w:rPr>
            </w:r>
            <w:r>
              <w:rPr>
                <w:noProof/>
                <w:webHidden/>
              </w:rPr>
              <w:fldChar w:fldCharType="separate"/>
            </w:r>
            <w:r w:rsidR="005723D0">
              <w:rPr>
                <w:noProof/>
                <w:webHidden/>
              </w:rPr>
              <w:t>30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0" w:history="1">
            <w:r w:rsidR="005723D0" w:rsidRPr="000A1144">
              <w:rPr>
                <w:rStyle w:val="Hyperlink"/>
                <w:noProof/>
              </w:rPr>
              <w:t>Victims</w:t>
            </w:r>
            <w:r w:rsidR="005723D0">
              <w:rPr>
                <w:noProof/>
                <w:webHidden/>
              </w:rPr>
              <w:tab/>
            </w:r>
            <w:r>
              <w:rPr>
                <w:noProof/>
                <w:webHidden/>
              </w:rPr>
              <w:fldChar w:fldCharType="begin"/>
            </w:r>
            <w:r w:rsidR="005723D0">
              <w:rPr>
                <w:noProof/>
                <w:webHidden/>
              </w:rPr>
              <w:instrText xml:space="preserve"> PAGEREF _Toc383697520 \h </w:instrText>
            </w:r>
            <w:r>
              <w:rPr>
                <w:noProof/>
                <w:webHidden/>
              </w:rPr>
            </w:r>
            <w:r>
              <w:rPr>
                <w:noProof/>
                <w:webHidden/>
              </w:rPr>
              <w:fldChar w:fldCharType="separate"/>
            </w:r>
            <w:r w:rsidR="005723D0">
              <w:rPr>
                <w:noProof/>
                <w:webHidden/>
              </w:rPr>
              <w:t>31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1" w:history="1">
            <w:r w:rsidR="005723D0" w:rsidRPr="000A1144">
              <w:rPr>
                <w:rStyle w:val="Hyperlink"/>
                <w:noProof/>
              </w:rPr>
              <w:t>Crime as Indicator of Social Health</w:t>
            </w:r>
            <w:r w:rsidR="005723D0">
              <w:rPr>
                <w:noProof/>
                <w:webHidden/>
              </w:rPr>
              <w:tab/>
            </w:r>
            <w:r>
              <w:rPr>
                <w:noProof/>
                <w:webHidden/>
              </w:rPr>
              <w:fldChar w:fldCharType="begin"/>
            </w:r>
            <w:r w:rsidR="005723D0">
              <w:rPr>
                <w:noProof/>
                <w:webHidden/>
              </w:rPr>
              <w:instrText xml:space="preserve"> PAGEREF _Toc383697521 \h </w:instrText>
            </w:r>
            <w:r>
              <w:rPr>
                <w:noProof/>
                <w:webHidden/>
              </w:rPr>
            </w:r>
            <w:r>
              <w:rPr>
                <w:noProof/>
                <w:webHidden/>
              </w:rPr>
              <w:fldChar w:fldCharType="separate"/>
            </w:r>
            <w:r w:rsidR="005723D0">
              <w:rPr>
                <w:noProof/>
                <w:webHidden/>
              </w:rPr>
              <w:t>31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2" w:history="1">
            <w:r w:rsidR="005723D0" w:rsidRPr="000A1144">
              <w:rPr>
                <w:rStyle w:val="Hyperlink"/>
                <w:noProof/>
              </w:rPr>
              <w:t>Department Of Departments</w:t>
            </w:r>
            <w:r w:rsidR="005723D0">
              <w:rPr>
                <w:noProof/>
                <w:webHidden/>
              </w:rPr>
              <w:tab/>
            </w:r>
            <w:r>
              <w:rPr>
                <w:noProof/>
                <w:webHidden/>
              </w:rPr>
              <w:fldChar w:fldCharType="begin"/>
            </w:r>
            <w:r w:rsidR="005723D0">
              <w:rPr>
                <w:noProof/>
                <w:webHidden/>
              </w:rPr>
              <w:instrText xml:space="preserve"> PAGEREF _Toc383697522 \h </w:instrText>
            </w:r>
            <w:r>
              <w:rPr>
                <w:noProof/>
                <w:webHidden/>
              </w:rPr>
            </w:r>
            <w:r>
              <w:rPr>
                <w:noProof/>
                <w:webHidden/>
              </w:rPr>
              <w:fldChar w:fldCharType="separate"/>
            </w:r>
            <w:r w:rsidR="005723D0">
              <w:rPr>
                <w:noProof/>
                <w:webHidden/>
              </w:rPr>
              <w:t>33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3" w:history="1">
            <w:r w:rsidR="005723D0" w:rsidRPr="000A1144">
              <w:rPr>
                <w:rStyle w:val="Hyperlink"/>
                <w:noProof/>
              </w:rPr>
              <w:t>Caveat Emptor (Buyer Beware)</w:t>
            </w:r>
            <w:r w:rsidR="005723D0">
              <w:rPr>
                <w:noProof/>
                <w:webHidden/>
              </w:rPr>
              <w:tab/>
            </w:r>
            <w:r>
              <w:rPr>
                <w:noProof/>
                <w:webHidden/>
              </w:rPr>
              <w:fldChar w:fldCharType="begin"/>
            </w:r>
            <w:r w:rsidR="005723D0">
              <w:rPr>
                <w:noProof/>
                <w:webHidden/>
              </w:rPr>
              <w:instrText xml:space="preserve"> PAGEREF _Toc383697523 \h </w:instrText>
            </w:r>
            <w:r>
              <w:rPr>
                <w:noProof/>
                <w:webHidden/>
              </w:rPr>
            </w:r>
            <w:r>
              <w:rPr>
                <w:noProof/>
                <w:webHidden/>
              </w:rPr>
              <w:fldChar w:fldCharType="separate"/>
            </w:r>
            <w:r w:rsidR="005723D0">
              <w:rPr>
                <w:noProof/>
                <w:webHidden/>
              </w:rPr>
              <w:t>34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4" w:history="1">
            <w:r w:rsidR="005723D0" w:rsidRPr="000A1144">
              <w:rPr>
                <w:rStyle w:val="Hyperlink"/>
                <w:noProof/>
              </w:rPr>
              <w:t>Whistle Blowing</w:t>
            </w:r>
            <w:r w:rsidR="005723D0">
              <w:rPr>
                <w:noProof/>
                <w:webHidden/>
              </w:rPr>
              <w:tab/>
            </w:r>
            <w:r>
              <w:rPr>
                <w:noProof/>
                <w:webHidden/>
              </w:rPr>
              <w:fldChar w:fldCharType="begin"/>
            </w:r>
            <w:r w:rsidR="005723D0">
              <w:rPr>
                <w:noProof/>
                <w:webHidden/>
              </w:rPr>
              <w:instrText xml:space="preserve"> PAGEREF _Toc383697524 \h </w:instrText>
            </w:r>
            <w:r>
              <w:rPr>
                <w:noProof/>
                <w:webHidden/>
              </w:rPr>
            </w:r>
            <w:r>
              <w:rPr>
                <w:noProof/>
                <w:webHidden/>
              </w:rPr>
              <w:fldChar w:fldCharType="separate"/>
            </w:r>
            <w:r w:rsidR="005723D0">
              <w:rPr>
                <w:noProof/>
                <w:webHidden/>
              </w:rPr>
              <w:t>35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5" w:history="1">
            <w:r w:rsidR="005723D0" w:rsidRPr="000A1144">
              <w:rPr>
                <w:rStyle w:val="Hyperlink"/>
                <w:noProof/>
              </w:rPr>
              <w:t>Civil Disobedience</w:t>
            </w:r>
            <w:r w:rsidR="005723D0">
              <w:rPr>
                <w:noProof/>
                <w:webHidden/>
              </w:rPr>
              <w:tab/>
            </w:r>
            <w:r>
              <w:rPr>
                <w:noProof/>
                <w:webHidden/>
              </w:rPr>
              <w:fldChar w:fldCharType="begin"/>
            </w:r>
            <w:r w:rsidR="005723D0">
              <w:rPr>
                <w:noProof/>
                <w:webHidden/>
              </w:rPr>
              <w:instrText xml:space="preserve"> PAGEREF _Toc383697525 \h </w:instrText>
            </w:r>
            <w:r>
              <w:rPr>
                <w:noProof/>
                <w:webHidden/>
              </w:rPr>
            </w:r>
            <w:r>
              <w:rPr>
                <w:noProof/>
                <w:webHidden/>
              </w:rPr>
              <w:fldChar w:fldCharType="separate"/>
            </w:r>
            <w:r w:rsidR="005723D0">
              <w:rPr>
                <w:noProof/>
                <w:webHidden/>
              </w:rPr>
              <w:t>36</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26" w:history="1">
            <w:r w:rsidR="005723D0" w:rsidRPr="000A1144">
              <w:rPr>
                <w:rStyle w:val="Hyperlink"/>
                <w:noProof/>
              </w:rPr>
              <w:t>Taxation And Representation</w:t>
            </w:r>
            <w:r w:rsidR="005723D0">
              <w:rPr>
                <w:noProof/>
                <w:webHidden/>
              </w:rPr>
              <w:tab/>
            </w:r>
            <w:r>
              <w:rPr>
                <w:noProof/>
                <w:webHidden/>
              </w:rPr>
              <w:fldChar w:fldCharType="begin"/>
            </w:r>
            <w:r w:rsidR="005723D0">
              <w:rPr>
                <w:noProof/>
                <w:webHidden/>
              </w:rPr>
              <w:instrText xml:space="preserve"> PAGEREF _Toc383697526 \h </w:instrText>
            </w:r>
            <w:r>
              <w:rPr>
                <w:noProof/>
                <w:webHidden/>
              </w:rPr>
            </w:r>
            <w:r>
              <w:rPr>
                <w:noProof/>
                <w:webHidden/>
              </w:rPr>
              <w:fldChar w:fldCharType="separate"/>
            </w:r>
            <w:r w:rsidR="005723D0">
              <w:rPr>
                <w:noProof/>
                <w:webHidden/>
              </w:rPr>
              <w:t>39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7" w:history="1">
            <w:r w:rsidR="005723D0" w:rsidRPr="000A1144">
              <w:rPr>
                <w:rStyle w:val="Hyperlink"/>
                <w:noProof/>
              </w:rPr>
              <w:t>Saxes Tax</w:t>
            </w:r>
            <w:r w:rsidR="005723D0">
              <w:rPr>
                <w:noProof/>
                <w:webHidden/>
              </w:rPr>
              <w:tab/>
            </w:r>
            <w:r>
              <w:rPr>
                <w:noProof/>
                <w:webHidden/>
              </w:rPr>
              <w:fldChar w:fldCharType="begin"/>
            </w:r>
            <w:r w:rsidR="005723D0">
              <w:rPr>
                <w:noProof/>
                <w:webHidden/>
              </w:rPr>
              <w:instrText xml:space="preserve"> PAGEREF _Toc383697527 \h </w:instrText>
            </w:r>
            <w:r>
              <w:rPr>
                <w:noProof/>
                <w:webHidden/>
              </w:rPr>
            </w:r>
            <w:r>
              <w:rPr>
                <w:noProof/>
                <w:webHidden/>
              </w:rPr>
              <w:fldChar w:fldCharType="separate"/>
            </w:r>
            <w:r w:rsidR="005723D0">
              <w:rPr>
                <w:noProof/>
                <w:webHidden/>
              </w:rPr>
              <w:t>40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8" w:history="1">
            <w:r w:rsidR="005723D0" w:rsidRPr="000A1144">
              <w:rPr>
                <w:rStyle w:val="Hyperlink"/>
                <w:noProof/>
              </w:rPr>
              <w:t>Corporate Taxes</w:t>
            </w:r>
            <w:r w:rsidR="005723D0">
              <w:rPr>
                <w:noProof/>
                <w:webHidden/>
              </w:rPr>
              <w:tab/>
            </w:r>
            <w:r>
              <w:rPr>
                <w:noProof/>
                <w:webHidden/>
              </w:rPr>
              <w:fldChar w:fldCharType="begin"/>
            </w:r>
            <w:r w:rsidR="005723D0">
              <w:rPr>
                <w:noProof/>
                <w:webHidden/>
              </w:rPr>
              <w:instrText xml:space="preserve"> PAGEREF _Toc383697528 \h </w:instrText>
            </w:r>
            <w:r>
              <w:rPr>
                <w:noProof/>
                <w:webHidden/>
              </w:rPr>
            </w:r>
            <w:r>
              <w:rPr>
                <w:noProof/>
                <w:webHidden/>
              </w:rPr>
              <w:fldChar w:fldCharType="separate"/>
            </w:r>
            <w:r w:rsidR="005723D0">
              <w:rPr>
                <w:noProof/>
                <w:webHidden/>
              </w:rPr>
              <w:t>40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29" w:history="1">
            <w:r w:rsidR="005723D0" w:rsidRPr="000A1144">
              <w:rPr>
                <w:rStyle w:val="Hyperlink"/>
                <w:noProof/>
              </w:rPr>
              <w:t>Residential Tax</w:t>
            </w:r>
            <w:r w:rsidR="005723D0">
              <w:rPr>
                <w:noProof/>
                <w:webHidden/>
              </w:rPr>
              <w:tab/>
            </w:r>
            <w:r>
              <w:rPr>
                <w:noProof/>
                <w:webHidden/>
              </w:rPr>
              <w:fldChar w:fldCharType="begin"/>
            </w:r>
            <w:r w:rsidR="005723D0">
              <w:rPr>
                <w:noProof/>
                <w:webHidden/>
              </w:rPr>
              <w:instrText xml:space="preserve"> PAGEREF _Toc383697529 \h </w:instrText>
            </w:r>
            <w:r>
              <w:rPr>
                <w:noProof/>
                <w:webHidden/>
              </w:rPr>
            </w:r>
            <w:r>
              <w:rPr>
                <w:noProof/>
                <w:webHidden/>
              </w:rPr>
              <w:fldChar w:fldCharType="separate"/>
            </w:r>
            <w:r w:rsidR="005723D0">
              <w:rPr>
                <w:noProof/>
                <w:webHidden/>
              </w:rPr>
              <w:t>41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0" w:history="1">
            <w:r w:rsidR="005723D0" w:rsidRPr="000A1144">
              <w:rPr>
                <w:rStyle w:val="Hyperlink"/>
                <w:noProof/>
              </w:rPr>
              <w:t>Garbage Tax</w:t>
            </w:r>
            <w:r w:rsidR="005723D0">
              <w:rPr>
                <w:noProof/>
                <w:webHidden/>
              </w:rPr>
              <w:tab/>
            </w:r>
            <w:r>
              <w:rPr>
                <w:noProof/>
                <w:webHidden/>
              </w:rPr>
              <w:fldChar w:fldCharType="begin"/>
            </w:r>
            <w:r w:rsidR="005723D0">
              <w:rPr>
                <w:noProof/>
                <w:webHidden/>
              </w:rPr>
              <w:instrText xml:space="preserve"> PAGEREF _Toc383697530 \h </w:instrText>
            </w:r>
            <w:r>
              <w:rPr>
                <w:noProof/>
                <w:webHidden/>
              </w:rPr>
            </w:r>
            <w:r>
              <w:rPr>
                <w:noProof/>
                <w:webHidden/>
              </w:rPr>
              <w:fldChar w:fldCharType="separate"/>
            </w:r>
            <w:r w:rsidR="005723D0">
              <w:rPr>
                <w:noProof/>
                <w:webHidden/>
              </w:rPr>
              <w:t>42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1" w:history="1">
            <w:r w:rsidR="005723D0" w:rsidRPr="000A1144">
              <w:rPr>
                <w:rStyle w:val="Hyperlink"/>
                <w:noProof/>
              </w:rPr>
              <w:t>User Fees and Fines</w:t>
            </w:r>
            <w:r w:rsidR="005723D0">
              <w:rPr>
                <w:noProof/>
                <w:webHidden/>
              </w:rPr>
              <w:tab/>
            </w:r>
            <w:r>
              <w:rPr>
                <w:noProof/>
                <w:webHidden/>
              </w:rPr>
              <w:fldChar w:fldCharType="begin"/>
            </w:r>
            <w:r w:rsidR="005723D0">
              <w:rPr>
                <w:noProof/>
                <w:webHidden/>
              </w:rPr>
              <w:instrText xml:space="preserve"> PAGEREF _Toc383697531 \h </w:instrText>
            </w:r>
            <w:r>
              <w:rPr>
                <w:noProof/>
                <w:webHidden/>
              </w:rPr>
            </w:r>
            <w:r>
              <w:rPr>
                <w:noProof/>
                <w:webHidden/>
              </w:rPr>
              <w:fldChar w:fldCharType="separate"/>
            </w:r>
            <w:r w:rsidR="005723D0">
              <w:rPr>
                <w:noProof/>
                <w:webHidden/>
              </w:rPr>
              <w:t>43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2" w:history="1">
            <w:r w:rsidR="005723D0" w:rsidRPr="000A1144">
              <w:rPr>
                <w:rStyle w:val="Hyperlink"/>
                <w:noProof/>
              </w:rPr>
              <w:t>Additional Taxes</w:t>
            </w:r>
            <w:r w:rsidR="005723D0">
              <w:rPr>
                <w:noProof/>
                <w:webHidden/>
              </w:rPr>
              <w:tab/>
            </w:r>
            <w:r>
              <w:rPr>
                <w:noProof/>
                <w:webHidden/>
              </w:rPr>
              <w:fldChar w:fldCharType="begin"/>
            </w:r>
            <w:r w:rsidR="005723D0">
              <w:rPr>
                <w:noProof/>
                <w:webHidden/>
              </w:rPr>
              <w:instrText xml:space="preserve"> PAGEREF _Toc383697532 \h </w:instrText>
            </w:r>
            <w:r>
              <w:rPr>
                <w:noProof/>
                <w:webHidden/>
              </w:rPr>
            </w:r>
            <w:r>
              <w:rPr>
                <w:noProof/>
                <w:webHidden/>
              </w:rPr>
              <w:fldChar w:fldCharType="separate"/>
            </w:r>
            <w:r w:rsidR="005723D0">
              <w:rPr>
                <w:noProof/>
                <w:webHidden/>
              </w:rPr>
              <w:t>47</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33" w:history="1">
            <w:r w:rsidR="005723D0" w:rsidRPr="000A1144">
              <w:rPr>
                <w:rStyle w:val="Hyperlink"/>
                <w:noProof/>
              </w:rPr>
              <w:t>Business As Usual</w:t>
            </w:r>
            <w:r w:rsidR="005723D0">
              <w:rPr>
                <w:noProof/>
                <w:webHidden/>
              </w:rPr>
              <w:tab/>
            </w:r>
            <w:r>
              <w:rPr>
                <w:noProof/>
                <w:webHidden/>
              </w:rPr>
              <w:fldChar w:fldCharType="begin"/>
            </w:r>
            <w:r w:rsidR="005723D0">
              <w:rPr>
                <w:noProof/>
                <w:webHidden/>
              </w:rPr>
              <w:instrText xml:space="preserve"> PAGEREF _Toc383697533 \h </w:instrText>
            </w:r>
            <w:r>
              <w:rPr>
                <w:noProof/>
                <w:webHidden/>
              </w:rPr>
            </w:r>
            <w:r>
              <w:rPr>
                <w:noProof/>
                <w:webHidden/>
              </w:rPr>
              <w:fldChar w:fldCharType="separate"/>
            </w:r>
            <w:r w:rsidR="005723D0">
              <w:rPr>
                <w:noProof/>
                <w:webHidden/>
              </w:rPr>
              <w:t>48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4" w:history="1">
            <w:r w:rsidR="005723D0" w:rsidRPr="000A1144">
              <w:rPr>
                <w:rStyle w:val="Hyperlink"/>
                <w:noProof/>
              </w:rPr>
              <w:t>Trash to Treasure (The Midas touch)</w:t>
            </w:r>
            <w:r w:rsidR="005723D0">
              <w:rPr>
                <w:noProof/>
                <w:webHidden/>
              </w:rPr>
              <w:tab/>
            </w:r>
            <w:r>
              <w:rPr>
                <w:noProof/>
                <w:webHidden/>
              </w:rPr>
              <w:fldChar w:fldCharType="begin"/>
            </w:r>
            <w:r w:rsidR="005723D0">
              <w:rPr>
                <w:noProof/>
                <w:webHidden/>
              </w:rPr>
              <w:instrText xml:space="preserve"> PAGEREF _Toc383697534 \h </w:instrText>
            </w:r>
            <w:r>
              <w:rPr>
                <w:noProof/>
                <w:webHidden/>
              </w:rPr>
            </w:r>
            <w:r>
              <w:rPr>
                <w:noProof/>
                <w:webHidden/>
              </w:rPr>
              <w:fldChar w:fldCharType="separate"/>
            </w:r>
            <w:r w:rsidR="005723D0">
              <w:rPr>
                <w:noProof/>
                <w:webHidden/>
              </w:rPr>
              <w:t>49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5" w:history="1">
            <w:r w:rsidR="005723D0" w:rsidRPr="000A1144">
              <w:rPr>
                <w:rStyle w:val="Hyperlink"/>
                <w:noProof/>
              </w:rPr>
              <w:t>Energy</w:t>
            </w:r>
            <w:r w:rsidR="005723D0">
              <w:rPr>
                <w:noProof/>
                <w:webHidden/>
              </w:rPr>
              <w:tab/>
            </w:r>
            <w:r>
              <w:rPr>
                <w:noProof/>
                <w:webHidden/>
              </w:rPr>
              <w:fldChar w:fldCharType="begin"/>
            </w:r>
            <w:r w:rsidR="005723D0">
              <w:rPr>
                <w:noProof/>
                <w:webHidden/>
              </w:rPr>
              <w:instrText xml:space="preserve"> PAGEREF _Toc383697535 \h </w:instrText>
            </w:r>
            <w:r>
              <w:rPr>
                <w:noProof/>
                <w:webHidden/>
              </w:rPr>
            </w:r>
            <w:r>
              <w:rPr>
                <w:noProof/>
                <w:webHidden/>
              </w:rPr>
              <w:fldChar w:fldCharType="separate"/>
            </w:r>
            <w:r w:rsidR="005723D0">
              <w:rPr>
                <w:noProof/>
                <w:webHidden/>
              </w:rPr>
              <w:t>54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6" w:history="1">
            <w:r w:rsidR="005723D0" w:rsidRPr="000A1144">
              <w:rPr>
                <w:rStyle w:val="Hyperlink"/>
                <w:noProof/>
              </w:rPr>
              <w:t>Farm Subsidies</w:t>
            </w:r>
            <w:r w:rsidR="005723D0">
              <w:rPr>
                <w:noProof/>
                <w:webHidden/>
              </w:rPr>
              <w:tab/>
            </w:r>
            <w:r>
              <w:rPr>
                <w:noProof/>
                <w:webHidden/>
              </w:rPr>
              <w:fldChar w:fldCharType="begin"/>
            </w:r>
            <w:r w:rsidR="005723D0">
              <w:rPr>
                <w:noProof/>
                <w:webHidden/>
              </w:rPr>
              <w:instrText xml:space="preserve"> PAGEREF _Toc383697536 \h </w:instrText>
            </w:r>
            <w:r>
              <w:rPr>
                <w:noProof/>
                <w:webHidden/>
              </w:rPr>
            </w:r>
            <w:r>
              <w:rPr>
                <w:noProof/>
                <w:webHidden/>
              </w:rPr>
              <w:fldChar w:fldCharType="separate"/>
            </w:r>
            <w:r w:rsidR="005723D0">
              <w:rPr>
                <w:noProof/>
                <w:webHidden/>
              </w:rPr>
              <w:t>57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7" w:history="1">
            <w:r w:rsidR="005723D0" w:rsidRPr="000A1144">
              <w:rPr>
                <w:rStyle w:val="Hyperlink"/>
                <w:noProof/>
              </w:rPr>
              <w:t>Fortune Tellers</w:t>
            </w:r>
            <w:r w:rsidR="005723D0">
              <w:rPr>
                <w:noProof/>
                <w:webHidden/>
              </w:rPr>
              <w:tab/>
            </w:r>
            <w:r>
              <w:rPr>
                <w:noProof/>
                <w:webHidden/>
              </w:rPr>
              <w:fldChar w:fldCharType="begin"/>
            </w:r>
            <w:r w:rsidR="005723D0">
              <w:rPr>
                <w:noProof/>
                <w:webHidden/>
              </w:rPr>
              <w:instrText xml:space="preserve"> PAGEREF _Toc383697537 \h </w:instrText>
            </w:r>
            <w:r>
              <w:rPr>
                <w:noProof/>
                <w:webHidden/>
              </w:rPr>
            </w:r>
            <w:r>
              <w:rPr>
                <w:noProof/>
                <w:webHidden/>
              </w:rPr>
              <w:fldChar w:fldCharType="separate"/>
            </w:r>
            <w:r w:rsidR="005723D0">
              <w:rPr>
                <w:noProof/>
                <w:webHidden/>
              </w:rPr>
              <w:t>58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38" w:history="1">
            <w:r w:rsidR="005723D0" w:rsidRPr="000A1144">
              <w:rPr>
                <w:rStyle w:val="Hyperlink"/>
                <w:noProof/>
              </w:rPr>
              <w:t>Product Labeling</w:t>
            </w:r>
            <w:r w:rsidR="005723D0">
              <w:rPr>
                <w:noProof/>
                <w:webHidden/>
              </w:rPr>
              <w:tab/>
            </w:r>
            <w:r>
              <w:rPr>
                <w:noProof/>
                <w:webHidden/>
              </w:rPr>
              <w:fldChar w:fldCharType="begin"/>
            </w:r>
            <w:r w:rsidR="005723D0">
              <w:rPr>
                <w:noProof/>
                <w:webHidden/>
              </w:rPr>
              <w:instrText xml:space="preserve"> PAGEREF _Toc383697538 \h </w:instrText>
            </w:r>
            <w:r>
              <w:rPr>
                <w:noProof/>
                <w:webHidden/>
              </w:rPr>
            </w:r>
            <w:r>
              <w:rPr>
                <w:noProof/>
                <w:webHidden/>
              </w:rPr>
              <w:fldChar w:fldCharType="separate"/>
            </w:r>
            <w:r w:rsidR="005723D0">
              <w:rPr>
                <w:noProof/>
                <w:webHidden/>
              </w:rPr>
              <w:t>59</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39" w:history="1">
            <w:r w:rsidR="005723D0" w:rsidRPr="000A1144">
              <w:rPr>
                <w:rStyle w:val="Hyperlink"/>
                <w:noProof/>
              </w:rPr>
              <w:t>Employment</w:t>
            </w:r>
            <w:r w:rsidR="005723D0">
              <w:rPr>
                <w:noProof/>
                <w:webHidden/>
              </w:rPr>
              <w:tab/>
            </w:r>
            <w:r>
              <w:rPr>
                <w:noProof/>
                <w:webHidden/>
              </w:rPr>
              <w:fldChar w:fldCharType="begin"/>
            </w:r>
            <w:r w:rsidR="005723D0">
              <w:rPr>
                <w:noProof/>
                <w:webHidden/>
              </w:rPr>
              <w:instrText xml:space="preserve"> PAGEREF _Toc383697539 \h </w:instrText>
            </w:r>
            <w:r>
              <w:rPr>
                <w:noProof/>
                <w:webHidden/>
              </w:rPr>
            </w:r>
            <w:r>
              <w:rPr>
                <w:noProof/>
                <w:webHidden/>
              </w:rPr>
              <w:fldChar w:fldCharType="separate"/>
            </w:r>
            <w:r w:rsidR="005723D0">
              <w:rPr>
                <w:noProof/>
                <w:webHidden/>
              </w:rPr>
              <w:t>61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0" w:history="1">
            <w:r w:rsidR="005723D0" w:rsidRPr="000A1144">
              <w:rPr>
                <w:rStyle w:val="Hyperlink"/>
                <w:noProof/>
              </w:rPr>
              <w:t>The National Placement Service</w:t>
            </w:r>
            <w:r w:rsidR="005723D0">
              <w:rPr>
                <w:noProof/>
                <w:webHidden/>
              </w:rPr>
              <w:tab/>
            </w:r>
            <w:r>
              <w:rPr>
                <w:noProof/>
                <w:webHidden/>
              </w:rPr>
              <w:fldChar w:fldCharType="begin"/>
            </w:r>
            <w:r w:rsidR="005723D0">
              <w:rPr>
                <w:noProof/>
                <w:webHidden/>
              </w:rPr>
              <w:instrText xml:space="preserve"> PAGEREF _Toc383697540 \h </w:instrText>
            </w:r>
            <w:r>
              <w:rPr>
                <w:noProof/>
                <w:webHidden/>
              </w:rPr>
            </w:r>
            <w:r>
              <w:rPr>
                <w:noProof/>
                <w:webHidden/>
              </w:rPr>
              <w:fldChar w:fldCharType="separate"/>
            </w:r>
            <w:r w:rsidR="005723D0">
              <w:rPr>
                <w:noProof/>
                <w:webHidden/>
              </w:rPr>
              <w:t>63</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41" w:history="1">
            <w:r w:rsidR="005723D0" w:rsidRPr="000A1144">
              <w:rPr>
                <w:rStyle w:val="Hyperlink"/>
                <w:noProof/>
              </w:rPr>
              <w:t>Education</w:t>
            </w:r>
            <w:r w:rsidR="005723D0">
              <w:rPr>
                <w:noProof/>
                <w:webHidden/>
              </w:rPr>
              <w:tab/>
            </w:r>
            <w:r>
              <w:rPr>
                <w:noProof/>
                <w:webHidden/>
              </w:rPr>
              <w:fldChar w:fldCharType="begin"/>
            </w:r>
            <w:r w:rsidR="005723D0">
              <w:rPr>
                <w:noProof/>
                <w:webHidden/>
              </w:rPr>
              <w:instrText xml:space="preserve"> PAGEREF _Toc383697541 \h </w:instrText>
            </w:r>
            <w:r>
              <w:rPr>
                <w:noProof/>
                <w:webHidden/>
              </w:rPr>
            </w:r>
            <w:r>
              <w:rPr>
                <w:noProof/>
                <w:webHidden/>
              </w:rPr>
              <w:fldChar w:fldCharType="separate"/>
            </w:r>
            <w:r w:rsidR="005723D0">
              <w:rPr>
                <w:noProof/>
                <w:webHidden/>
              </w:rPr>
              <w:t>67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2" w:history="1">
            <w:r w:rsidR="005723D0" w:rsidRPr="000A1144">
              <w:rPr>
                <w:rStyle w:val="Hyperlink"/>
                <w:noProof/>
              </w:rPr>
              <w:t>Basic Schooling</w:t>
            </w:r>
            <w:r w:rsidR="005723D0">
              <w:rPr>
                <w:noProof/>
                <w:webHidden/>
              </w:rPr>
              <w:tab/>
            </w:r>
            <w:r>
              <w:rPr>
                <w:noProof/>
                <w:webHidden/>
              </w:rPr>
              <w:fldChar w:fldCharType="begin"/>
            </w:r>
            <w:r w:rsidR="005723D0">
              <w:rPr>
                <w:noProof/>
                <w:webHidden/>
              </w:rPr>
              <w:instrText xml:space="preserve"> PAGEREF _Toc383697542 \h </w:instrText>
            </w:r>
            <w:r>
              <w:rPr>
                <w:noProof/>
                <w:webHidden/>
              </w:rPr>
            </w:r>
            <w:r>
              <w:rPr>
                <w:noProof/>
                <w:webHidden/>
              </w:rPr>
              <w:fldChar w:fldCharType="separate"/>
            </w:r>
            <w:r w:rsidR="005723D0">
              <w:rPr>
                <w:noProof/>
                <w:webHidden/>
              </w:rPr>
              <w:t>69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3" w:history="1">
            <w:r w:rsidR="005723D0" w:rsidRPr="000A1144">
              <w:rPr>
                <w:rStyle w:val="Hyperlink"/>
                <w:noProof/>
              </w:rPr>
              <w:t>Physical Aspect</w:t>
            </w:r>
            <w:r w:rsidR="005723D0">
              <w:rPr>
                <w:noProof/>
                <w:webHidden/>
              </w:rPr>
              <w:tab/>
            </w:r>
            <w:r>
              <w:rPr>
                <w:noProof/>
                <w:webHidden/>
              </w:rPr>
              <w:fldChar w:fldCharType="begin"/>
            </w:r>
            <w:r w:rsidR="005723D0">
              <w:rPr>
                <w:noProof/>
                <w:webHidden/>
              </w:rPr>
              <w:instrText xml:space="preserve"> PAGEREF _Toc383697543 \h </w:instrText>
            </w:r>
            <w:r>
              <w:rPr>
                <w:noProof/>
                <w:webHidden/>
              </w:rPr>
            </w:r>
            <w:r>
              <w:rPr>
                <w:noProof/>
                <w:webHidden/>
              </w:rPr>
              <w:fldChar w:fldCharType="separate"/>
            </w:r>
            <w:r w:rsidR="005723D0">
              <w:rPr>
                <w:noProof/>
                <w:webHidden/>
              </w:rPr>
              <w:t>70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4" w:history="1">
            <w:r w:rsidR="005723D0" w:rsidRPr="000A1144">
              <w:rPr>
                <w:rStyle w:val="Hyperlink"/>
                <w:noProof/>
              </w:rPr>
              <w:t>Sensual Aspect</w:t>
            </w:r>
            <w:r w:rsidR="005723D0">
              <w:rPr>
                <w:noProof/>
                <w:webHidden/>
              </w:rPr>
              <w:tab/>
            </w:r>
            <w:r>
              <w:rPr>
                <w:noProof/>
                <w:webHidden/>
              </w:rPr>
              <w:fldChar w:fldCharType="begin"/>
            </w:r>
            <w:r w:rsidR="005723D0">
              <w:rPr>
                <w:noProof/>
                <w:webHidden/>
              </w:rPr>
              <w:instrText xml:space="preserve"> PAGEREF _Toc383697544 \h </w:instrText>
            </w:r>
            <w:r>
              <w:rPr>
                <w:noProof/>
                <w:webHidden/>
              </w:rPr>
            </w:r>
            <w:r>
              <w:rPr>
                <w:noProof/>
                <w:webHidden/>
              </w:rPr>
              <w:fldChar w:fldCharType="separate"/>
            </w:r>
            <w:r w:rsidR="005723D0">
              <w:rPr>
                <w:noProof/>
                <w:webHidden/>
              </w:rPr>
              <w:t>70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5" w:history="1">
            <w:r w:rsidR="005723D0" w:rsidRPr="000A1144">
              <w:rPr>
                <w:rStyle w:val="Hyperlink"/>
                <w:noProof/>
              </w:rPr>
              <w:t>Spiritual Aspect</w:t>
            </w:r>
            <w:r w:rsidR="005723D0">
              <w:rPr>
                <w:noProof/>
                <w:webHidden/>
              </w:rPr>
              <w:tab/>
            </w:r>
            <w:r>
              <w:rPr>
                <w:noProof/>
                <w:webHidden/>
              </w:rPr>
              <w:fldChar w:fldCharType="begin"/>
            </w:r>
            <w:r w:rsidR="005723D0">
              <w:rPr>
                <w:noProof/>
                <w:webHidden/>
              </w:rPr>
              <w:instrText xml:space="preserve"> PAGEREF _Toc383697545 \h </w:instrText>
            </w:r>
            <w:r>
              <w:rPr>
                <w:noProof/>
                <w:webHidden/>
              </w:rPr>
            </w:r>
            <w:r>
              <w:rPr>
                <w:noProof/>
                <w:webHidden/>
              </w:rPr>
              <w:fldChar w:fldCharType="separate"/>
            </w:r>
            <w:r w:rsidR="005723D0">
              <w:rPr>
                <w:noProof/>
                <w:webHidden/>
              </w:rPr>
              <w:t>71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6" w:history="1">
            <w:r w:rsidR="005723D0" w:rsidRPr="000A1144">
              <w:rPr>
                <w:rStyle w:val="Hyperlink"/>
                <w:noProof/>
              </w:rPr>
              <w:t>Intellectual Aspect</w:t>
            </w:r>
            <w:r w:rsidR="005723D0">
              <w:rPr>
                <w:noProof/>
                <w:webHidden/>
              </w:rPr>
              <w:tab/>
            </w:r>
            <w:r>
              <w:rPr>
                <w:noProof/>
                <w:webHidden/>
              </w:rPr>
              <w:fldChar w:fldCharType="begin"/>
            </w:r>
            <w:r w:rsidR="005723D0">
              <w:rPr>
                <w:noProof/>
                <w:webHidden/>
              </w:rPr>
              <w:instrText xml:space="preserve"> PAGEREF _Toc383697546 \h </w:instrText>
            </w:r>
            <w:r>
              <w:rPr>
                <w:noProof/>
                <w:webHidden/>
              </w:rPr>
            </w:r>
            <w:r>
              <w:rPr>
                <w:noProof/>
                <w:webHidden/>
              </w:rPr>
              <w:fldChar w:fldCharType="separate"/>
            </w:r>
            <w:r w:rsidR="005723D0">
              <w:rPr>
                <w:noProof/>
                <w:webHidden/>
              </w:rPr>
              <w:t>76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7" w:history="1">
            <w:r w:rsidR="005723D0" w:rsidRPr="000A1144">
              <w:rPr>
                <w:rStyle w:val="Hyperlink"/>
                <w:noProof/>
              </w:rPr>
              <w:t>Creative Aspect</w:t>
            </w:r>
            <w:r w:rsidR="005723D0">
              <w:rPr>
                <w:noProof/>
                <w:webHidden/>
              </w:rPr>
              <w:tab/>
            </w:r>
            <w:r>
              <w:rPr>
                <w:noProof/>
                <w:webHidden/>
              </w:rPr>
              <w:fldChar w:fldCharType="begin"/>
            </w:r>
            <w:r w:rsidR="005723D0">
              <w:rPr>
                <w:noProof/>
                <w:webHidden/>
              </w:rPr>
              <w:instrText xml:space="preserve"> PAGEREF _Toc383697547 \h </w:instrText>
            </w:r>
            <w:r>
              <w:rPr>
                <w:noProof/>
                <w:webHidden/>
              </w:rPr>
            </w:r>
            <w:r>
              <w:rPr>
                <w:noProof/>
                <w:webHidden/>
              </w:rPr>
              <w:fldChar w:fldCharType="separate"/>
            </w:r>
            <w:r w:rsidR="005723D0">
              <w:rPr>
                <w:noProof/>
                <w:webHidden/>
              </w:rPr>
              <w:t>79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8" w:history="1">
            <w:r w:rsidR="005723D0" w:rsidRPr="000A1144">
              <w:rPr>
                <w:rStyle w:val="Hyperlink"/>
                <w:noProof/>
              </w:rPr>
              <w:t>Social Aspect</w:t>
            </w:r>
            <w:r w:rsidR="005723D0">
              <w:rPr>
                <w:noProof/>
                <w:webHidden/>
              </w:rPr>
              <w:tab/>
            </w:r>
            <w:r>
              <w:rPr>
                <w:noProof/>
                <w:webHidden/>
              </w:rPr>
              <w:fldChar w:fldCharType="begin"/>
            </w:r>
            <w:r w:rsidR="005723D0">
              <w:rPr>
                <w:noProof/>
                <w:webHidden/>
              </w:rPr>
              <w:instrText xml:space="preserve"> PAGEREF _Toc383697548 \h </w:instrText>
            </w:r>
            <w:r>
              <w:rPr>
                <w:noProof/>
                <w:webHidden/>
              </w:rPr>
            </w:r>
            <w:r>
              <w:rPr>
                <w:noProof/>
                <w:webHidden/>
              </w:rPr>
              <w:fldChar w:fldCharType="separate"/>
            </w:r>
            <w:r w:rsidR="005723D0">
              <w:rPr>
                <w:noProof/>
                <w:webHidden/>
              </w:rPr>
              <w:t>80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49" w:history="1">
            <w:r w:rsidR="005723D0" w:rsidRPr="000A1144">
              <w:rPr>
                <w:rStyle w:val="Hyperlink"/>
                <w:noProof/>
              </w:rPr>
              <w:t>Financial Aspect</w:t>
            </w:r>
            <w:r w:rsidR="005723D0">
              <w:rPr>
                <w:noProof/>
                <w:webHidden/>
              </w:rPr>
              <w:tab/>
            </w:r>
            <w:r>
              <w:rPr>
                <w:noProof/>
                <w:webHidden/>
              </w:rPr>
              <w:fldChar w:fldCharType="begin"/>
            </w:r>
            <w:r w:rsidR="005723D0">
              <w:rPr>
                <w:noProof/>
                <w:webHidden/>
              </w:rPr>
              <w:instrText xml:space="preserve"> PAGEREF _Toc383697549 \h </w:instrText>
            </w:r>
            <w:r>
              <w:rPr>
                <w:noProof/>
                <w:webHidden/>
              </w:rPr>
            </w:r>
            <w:r>
              <w:rPr>
                <w:noProof/>
                <w:webHidden/>
              </w:rPr>
              <w:fldChar w:fldCharType="separate"/>
            </w:r>
            <w:r w:rsidR="005723D0">
              <w:rPr>
                <w:noProof/>
                <w:webHidden/>
              </w:rPr>
              <w:t>81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0" w:history="1">
            <w:r w:rsidR="005723D0" w:rsidRPr="000A1144">
              <w:rPr>
                <w:rStyle w:val="Hyperlink"/>
                <w:noProof/>
              </w:rPr>
              <w:t>Child Rearing</w:t>
            </w:r>
            <w:r w:rsidR="005723D0">
              <w:rPr>
                <w:noProof/>
                <w:webHidden/>
              </w:rPr>
              <w:tab/>
            </w:r>
            <w:r>
              <w:rPr>
                <w:noProof/>
                <w:webHidden/>
              </w:rPr>
              <w:fldChar w:fldCharType="begin"/>
            </w:r>
            <w:r w:rsidR="005723D0">
              <w:rPr>
                <w:noProof/>
                <w:webHidden/>
              </w:rPr>
              <w:instrText xml:space="preserve"> PAGEREF _Toc383697550 \h </w:instrText>
            </w:r>
            <w:r>
              <w:rPr>
                <w:noProof/>
                <w:webHidden/>
              </w:rPr>
            </w:r>
            <w:r>
              <w:rPr>
                <w:noProof/>
                <w:webHidden/>
              </w:rPr>
              <w:fldChar w:fldCharType="separate"/>
            </w:r>
            <w:r w:rsidR="005723D0">
              <w:rPr>
                <w:noProof/>
                <w:webHidden/>
              </w:rPr>
              <w:t>82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1" w:history="1">
            <w:r w:rsidR="005723D0" w:rsidRPr="000A1144">
              <w:rPr>
                <w:rStyle w:val="Hyperlink"/>
                <w:noProof/>
              </w:rPr>
              <w:t>School Structure</w:t>
            </w:r>
            <w:r w:rsidR="005723D0">
              <w:rPr>
                <w:noProof/>
                <w:webHidden/>
              </w:rPr>
              <w:tab/>
            </w:r>
            <w:r>
              <w:rPr>
                <w:noProof/>
                <w:webHidden/>
              </w:rPr>
              <w:fldChar w:fldCharType="begin"/>
            </w:r>
            <w:r w:rsidR="005723D0">
              <w:rPr>
                <w:noProof/>
                <w:webHidden/>
              </w:rPr>
              <w:instrText xml:space="preserve"> PAGEREF _Toc383697551 \h </w:instrText>
            </w:r>
            <w:r>
              <w:rPr>
                <w:noProof/>
                <w:webHidden/>
              </w:rPr>
            </w:r>
            <w:r>
              <w:rPr>
                <w:noProof/>
                <w:webHidden/>
              </w:rPr>
              <w:fldChar w:fldCharType="separate"/>
            </w:r>
            <w:r w:rsidR="005723D0">
              <w:rPr>
                <w:noProof/>
                <w:webHidden/>
              </w:rPr>
              <w:t>84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2" w:history="1">
            <w:r w:rsidR="005723D0" w:rsidRPr="000A1144">
              <w:rPr>
                <w:rStyle w:val="Hyperlink"/>
                <w:noProof/>
              </w:rPr>
              <w:t>Libraries</w:t>
            </w:r>
            <w:r w:rsidR="005723D0">
              <w:rPr>
                <w:noProof/>
                <w:webHidden/>
              </w:rPr>
              <w:tab/>
            </w:r>
            <w:r>
              <w:rPr>
                <w:noProof/>
                <w:webHidden/>
              </w:rPr>
              <w:fldChar w:fldCharType="begin"/>
            </w:r>
            <w:r w:rsidR="005723D0">
              <w:rPr>
                <w:noProof/>
                <w:webHidden/>
              </w:rPr>
              <w:instrText xml:space="preserve"> PAGEREF _Toc383697552 \h </w:instrText>
            </w:r>
            <w:r>
              <w:rPr>
                <w:noProof/>
                <w:webHidden/>
              </w:rPr>
            </w:r>
            <w:r>
              <w:rPr>
                <w:noProof/>
                <w:webHidden/>
              </w:rPr>
              <w:fldChar w:fldCharType="separate"/>
            </w:r>
            <w:r w:rsidR="005723D0">
              <w:rPr>
                <w:noProof/>
                <w:webHidden/>
              </w:rPr>
              <w:t>85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3" w:history="1">
            <w:r w:rsidR="005723D0" w:rsidRPr="000A1144">
              <w:rPr>
                <w:rStyle w:val="Hyperlink"/>
                <w:noProof/>
              </w:rPr>
              <w:t>Leadership Training</w:t>
            </w:r>
            <w:r w:rsidR="005723D0">
              <w:rPr>
                <w:noProof/>
                <w:webHidden/>
              </w:rPr>
              <w:tab/>
            </w:r>
            <w:r>
              <w:rPr>
                <w:noProof/>
                <w:webHidden/>
              </w:rPr>
              <w:fldChar w:fldCharType="begin"/>
            </w:r>
            <w:r w:rsidR="005723D0">
              <w:rPr>
                <w:noProof/>
                <w:webHidden/>
              </w:rPr>
              <w:instrText xml:space="preserve"> PAGEREF _Toc383697553 \h </w:instrText>
            </w:r>
            <w:r>
              <w:rPr>
                <w:noProof/>
                <w:webHidden/>
              </w:rPr>
            </w:r>
            <w:r>
              <w:rPr>
                <w:noProof/>
                <w:webHidden/>
              </w:rPr>
              <w:fldChar w:fldCharType="separate"/>
            </w:r>
            <w:r w:rsidR="005723D0">
              <w:rPr>
                <w:noProof/>
                <w:webHidden/>
              </w:rPr>
              <w:t>86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4" w:history="1">
            <w:r w:rsidR="005723D0" w:rsidRPr="000A1144">
              <w:rPr>
                <w:rStyle w:val="Hyperlink"/>
                <w:noProof/>
              </w:rPr>
              <w:t>Know Thyself</w:t>
            </w:r>
            <w:r w:rsidR="005723D0">
              <w:rPr>
                <w:noProof/>
                <w:webHidden/>
              </w:rPr>
              <w:tab/>
            </w:r>
            <w:r>
              <w:rPr>
                <w:noProof/>
                <w:webHidden/>
              </w:rPr>
              <w:fldChar w:fldCharType="begin"/>
            </w:r>
            <w:r w:rsidR="005723D0">
              <w:rPr>
                <w:noProof/>
                <w:webHidden/>
              </w:rPr>
              <w:instrText xml:space="preserve"> PAGEREF _Toc383697554 \h </w:instrText>
            </w:r>
            <w:r>
              <w:rPr>
                <w:noProof/>
                <w:webHidden/>
              </w:rPr>
            </w:r>
            <w:r>
              <w:rPr>
                <w:noProof/>
                <w:webHidden/>
              </w:rPr>
              <w:fldChar w:fldCharType="separate"/>
            </w:r>
            <w:r w:rsidR="005723D0">
              <w:rPr>
                <w:noProof/>
                <w:webHidden/>
              </w:rPr>
              <w:t>87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5" w:history="1">
            <w:r w:rsidR="005723D0" w:rsidRPr="000A1144">
              <w:rPr>
                <w:rStyle w:val="Hyperlink"/>
                <w:noProof/>
              </w:rPr>
              <w:t>Effortful Study</w:t>
            </w:r>
            <w:r w:rsidR="005723D0">
              <w:rPr>
                <w:noProof/>
                <w:webHidden/>
              </w:rPr>
              <w:tab/>
            </w:r>
            <w:r>
              <w:rPr>
                <w:noProof/>
                <w:webHidden/>
              </w:rPr>
              <w:fldChar w:fldCharType="begin"/>
            </w:r>
            <w:r w:rsidR="005723D0">
              <w:rPr>
                <w:noProof/>
                <w:webHidden/>
              </w:rPr>
              <w:instrText xml:space="preserve"> PAGEREF _Toc383697555 \h </w:instrText>
            </w:r>
            <w:r>
              <w:rPr>
                <w:noProof/>
                <w:webHidden/>
              </w:rPr>
            </w:r>
            <w:r>
              <w:rPr>
                <w:noProof/>
                <w:webHidden/>
              </w:rPr>
              <w:fldChar w:fldCharType="separate"/>
            </w:r>
            <w:r w:rsidR="005723D0">
              <w:rPr>
                <w:noProof/>
                <w:webHidden/>
              </w:rPr>
              <w:t>91</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56" w:history="1">
            <w:r w:rsidR="005723D0" w:rsidRPr="000A1144">
              <w:rPr>
                <w:rStyle w:val="Hyperlink"/>
                <w:noProof/>
              </w:rPr>
              <w:t>Research And Development</w:t>
            </w:r>
            <w:r w:rsidR="005723D0">
              <w:rPr>
                <w:noProof/>
                <w:webHidden/>
              </w:rPr>
              <w:tab/>
            </w:r>
            <w:r>
              <w:rPr>
                <w:noProof/>
                <w:webHidden/>
              </w:rPr>
              <w:fldChar w:fldCharType="begin"/>
            </w:r>
            <w:r w:rsidR="005723D0">
              <w:rPr>
                <w:noProof/>
                <w:webHidden/>
              </w:rPr>
              <w:instrText xml:space="preserve"> PAGEREF _Toc383697556 \h </w:instrText>
            </w:r>
            <w:r>
              <w:rPr>
                <w:noProof/>
                <w:webHidden/>
              </w:rPr>
            </w:r>
            <w:r>
              <w:rPr>
                <w:noProof/>
                <w:webHidden/>
              </w:rPr>
              <w:fldChar w:fldCharType="separate"/>
            </w:r>
            <w:r w:rsidR="005723D0">
              <w:rPr>
                <w:noProof/>
                <w:webHidden/>
              </w:rPr>
              <w:t>94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7" w:history="1">
            <w:r w:rsidR="005723D0" w:rsidRPr="000A1144">
              <w:rPr>
                <w:rStyle w:val="Hyperlink"/>
                <w:noProof/>
              </w:rPr>
              <w:t>Department Of Science and Technology</w:t>
            </w:r>
            <w:r w:rsidR="005723D0">
              <w:rPr>
                <w:noProof/>
                <w:webHidden/>
              </w:rPr>
              <w:tab/>
            </w:r>
            <w:r>
              <w:rPr>
                <w:noProof/>
                <w:webHidden/>
              </w:rPr>
              <w:fldChar w:fldCharType="begin"/>
            </w:r>
            <w:r w:rsidR="005723D0">
              <w:rPr>
                <w:noProof/>
                <w:webHidden/>
              </w:rPr>
              <w:instrText xml:space="preserve"> PAGEREF _Toc383697557 \h </w:instrText>
            </w:r>
            <w:r>
              <w:rPr>
                <w:noProof/>
                <w:webHidden/>
              </w:rPr>
            </w:r>
            <w:r>
              <w:rPr>
                <w:noProof/>
                <w:webHidden/>
              </w:rPr>
              <w:fldChar w:fldCharType="separate"/>
            </w:r>
            <w:r w:rsidR="005723D0">
              <w:rPr>
                <w:noProof/>
                <w:webHidden/>
              </w:rPr>
              <w:t>97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58" w:history="1">
            <w:r w:rsidR="005723D0" w:rsidRPr="000A1144">
              <w:rPr>
                <w:rStyle w:val="Hyperlink"/>
                <w:noProof/>
              </w:rPr>
              <w:t>Big Brother Knows Best</w:t>
            </w:r>
            <w:r w:rsidR="005723D0">
              <w:rPr>
                <w:noProof/>
                <w:webHidden/>
              </w:rPr>
              <w:tab/>
            </w:r>
            <w:r>
              <w:rPr>
                <w:noProof/>
                <w:webHidden/>
              </w:rPr>
              <w:fldChar w:fldCharType="begin"/>
            </w:r>
            <w:r w:rsidR="005723D0">
              <w:rPr>
                <w:noProof/>
                <w:webHidden/>
              </w:rPr>
              <w:instrText xml:space="preserve"> PAGEREF _Toc383697558 \h </w:instrText>
            </w:r>
            <w:r>
              <w:rPr>
                <w:noProof/>
                <w:webHidden/>
              </w:rPr>
            </w:r>
            <w:r>
              <w:rPr>
                <w:noProof/>
                <w:webHidden/>
              </w:rPr>
              <w:fldChar w:fldCharType="separate"/>
            </w:r>
            <w:r w:rsidR="005723D0">
              <w:rPr>
                <w:noProof/>
                <w:webHidden/>
              </w:rPr>
              <w:t>99</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59" w:history="1">
            <w:r w:rsidR="005723D0" w:rsidRPr="000A1144">
              <w:rPr>
                <w:rStyle w:val="Hyperlink"/>
                <w:noProof/>
              </w:rPr>
              <w:t>Health And Welfare</w:t>
            </w:r>
            <w:r w:rsidR="005723D0">
              <w:rPr>
                <w:noProof/>
                <w:webHidden/>
              </w:rPr>
              <w:tab/>
            </w:r>
            <w:r>
              <w:rPr>
                <w:noProof/>
                <w:webHidden/>
              </w:rPr>
              <w:fldChar w:fldCharType="begin"/>
            </w:r>
            <w:r w:rsidR="005723D0">
              <w:rPr>
                <w:noProof/>
                <w:webHidden/>
              </w:rPr>
              <w:instrText xml:space="preserve"> PAGEREF _Toc383697559 \h </w:instrText>
            </w:r>
            <w:r>
              <w:rPr>
                <w:noProof/>
                <w:webHidden/>
              </w:rPr>
            </w:r>
            <w:r>
              <w:rPr>
                <w:noProof/>
                <w:webHidden/>
              </w:rPr>
              <w:fldChar w:fldCharType="separate"/>
            </w:r>
            <w:r w:rsidR="005723D0">
              <w:rPr>
                <w:noProof/>
                <w:webHidden/>
              </w:rPr>
              <w:t>102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0" w:history="1">
            <w:r w:rsidR="005723D0" w:rsidRPr="000A1144">
              <w:rPr>
                <w:rStyle w:val="Hyperlink"/>
                <w:noProof/>
              </w:rPr>
              <w:t>Personal Responsibility</w:t>
            </w:r>
            <w:r w:rsidR="005723D0">
              <w:rPr>
                <w:noProof/>
                <w:webHidden/>
              </w:rPr>
              <w:tab/>
            </w:r>
            <w:r>
              <w:rPr>
                <w:noProof/>
                <w:webHidden/>
              </w:rPr>
              <w:fldChar w:fldCharType="begin"/>
            </w:r>
            <w:r w:rsidR="005723D0">
              <w:rPr>
                <w:noProof/>
                <w:webHidden/>
              </w:rPr>
              <w:instrText xml:space="preserve"> PAGEREF _Toc383697560 \h </w:instrText>
            </w:r>
            <w:r>
              <w:rPr>
                <w:noProof/>
                <w:webHidden/>
              </w:rPr>
            </w:r>
            <w:r>
              <w:rPr>
                <w:noProof/>
                <w:webHidden/>
              </w:rPr>
              <w:fldChar w:fldCharType="separate"/>
            </w:r>
            <w:r w:rsidR="005723D0">
              <w:rPr>
                <w:noProof/>
                <w:webHidden/>
              </w:rPr>
              <w:t>103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1" w:history="1">
            <w:r w:rsidR="005723D0" w:rsidRPr="000A1144">
              <w:rPr>
                <w:rStyle w:val="Hyperlink"/>
                <w:noProof/>
              </w:rPr>
              <w:t>Professional Responsibility</w:t>
            </w:r>
            <w:r w:rsidR="005723D0">
              <w:rPr>
                <w:noProof/>
                <w:webHidden/>
              </w:rPr>
              <w:tab/>
            </w:r>
            <w:r>
              <w:rPr>
                <w:noProof/>
                <w:webHidden/>
              </w:rPr>
              <w:fldChar w:fldCharType="begin"/>
            </w:r>
            <w:r w:rsidR="005723D0">
              <w:rPr>
                <w:noProof/>
                <w:webHidden/>
              </w:rPr>
              <w:instrText xml:space="preserve"> PAGEREF _Toc383697561 \h </w:instrText>
            </w:r>
            <w:r>
              <w:rPr>
                <w:noProof/>
                <w:webHidden/>
              </w:rPr>
            </w:r>
            <w:r>
              <w:rPr>
                <w:noProof/>
                <w:webHidden/>
              </w:rPr>
              <w:fldChar w:fldCharType="separate"/>
            </w:r>
            <w:r w:rsidR="005723D0">
              <w:rPr>
                <w:noProof/>
                <w:webHidden/>
              </w:rPr>
              <w:t>104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2" w:history="1">
            <w:r w:rsidR="005723D0" w:rsidRPr="000A1144">
              <w:rPr>
                <w:rStyle w:val="Hyperlink"/>
                <w:noProof/>
              </w:rPr>
              <w:t>Physical Fitness</w:t>
            </w:r>
            <w:r w:rsidR="005723D0">
              <w:rPr>
                <w:noProof/>
                <w:webHidden/>
              </w:rPr>
              <w:tab/>
            </w:r>
            <w:r>
              <w:rPr>
                <w:noProof/>
                <w:webHidden/>
              </w:rPr>
              <w:fldChar w:fldCharType="begin"/>
            </w:r>
            <w:r w:rsidR="005723D0">
              <w:rPr>
                <w:noProof/>
                <w:webHidden/>
              </w:rPr>
              <w:instrText xml:space="preserve"> PAGEREF _Toc383697562 \h </w:instrText>
            </w:r>
            <w:r>
              <w:rPr>
                <w:noProof/>
                <w:webHidden/>
              </w:rPr>
            </w:r>
            <w:r>
              <w:rPr>
                <w:noProof/>
                <w:webHidden/>
              </w:rPr>
              <w:fldChar w:fldCharType="separate"/>
            </w:r>
            <w:r w:rsidR="005723D0">
              <w:rPr>
                <w:noProof/>
                <w:webHidden/>
              </w:rPr>
              <w:t>105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3" w:history="1">
            <w:r w:rsidR="005723D0" w:rsidRPr="000A1144">
              <w:rPr>
                <w:rStyle w:val="Hyperlink"/>
                <w:noProof/>
              </w:rPr>
              <w:t>Research</w:t>
            </w:r>
            <w:r w:rsidR="005723D0">
              <w:rPr>
                <w:noProof/>
                <w:webHidden/>
              </w:rPr>
              <w:tab/>
            </w:r>
            <w:r>
              <w:rPr>
                <w:noProof/>
                <w:webHidden/>
              </w:rPr>
              <w:fldChar w:fldCharType="begin"/>
            </w:r>
            <w:r w:rsidR="005723D0">
              <w:rPr>
                <w:noProof/>
                <w:webHidden/>
              </w:rPr>
              <w:instrText xml:space="preserve"> PAGEREF _Toc383697563 \h </w:instrText>
            </w:r>
            <w:r>
              <w:rPr>
                <w:noProof/>
                <w:webHidden/>
              </w:rPr>
            </w:r>
            <w:r>
              <w:rPr>
                <w:noProof/>
                <w:webHidden/>
              </w:rPr>
              <w:fldChar w:fldCharType="separate"/>
            </w:r>
            <w:r w:rsidR="005723D0">
              <w:rPr>
                <w:noProof/>
                <w:webHidden/>
              </w:rPr>
              <w:t>105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4" w:history="1">
            <w:r w:rsidR="005723D0" w:rsidRPr="000A1144">
              <w:rPr>
                <w:rStyle w:val="Hyperlink"/>
                <w:noProof/>
              </w:rPr>
              <w:t>Sleep and Rest</w:t>
            </w:r>
            <w:r w:rsidR="005723D0">
              <w:rPr>
                <w:noProof/>
                <w:webHidden/>
              </w:rPr>
              <w:tab/>
            </w:r>
            <w:r>
              <w:rPr>
                <w:noProof/>
                <w:webHidden/>
              </w:rPr>
              <w:fldChar w:fldCharType="begin"/>
            </w:r>
            <w:r w:rsidR="005723D0">
              <w:rPr>
                <w:noProof/>
                <w:webHidden/>
              </w:rPr>
              <w:instrText xml:space="preserve"> PAGEREF _Toc383697564 \h </w:instrText>
            </w:r>
            <w:r>
              <w:rPr>
                <w:noProof/>
                <w:webHidden/>
              </w:rPr>
            </w:r>
            <w:r>
              <w:rPr>
                <w:noProof/>
                <w:webHidden/>
              </w:rPr>
              <w:fldChar w:fldCharType="separate"/>
            </w:r>
            <w:r w:rsidR="005723D0">
              <w:rPr>
                <w:noProof/>
                <w:webHidden/>
              </w:rPr>
              <w:t>106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5" w:history="1">
            <w:r w:rsidR="005723D0" w:rsidRPr="000A1144">
              <w:rPr>
                <w:rStyle w:val="Hyperlink"/>
                <w:noProof/>
              </w:rPr>
              <w:t>Euthanasia (Assisted Suicide)</w:t>
            </w:r>
            <w:r w:rsidR="005723D0">
              <w:rPr>
                <w:noProof/>
                <w:webHidden/>
              </w:rPr>
              <w:tab/>
            </w:r>
            <w:r>
              <w:rPr>
                <w:noProof/>
                <w:webHidden/>
              </w:rPr>
              <w:fldChar w:fldCharType="begin"/>
            </w:r>
            <w:r w:rsidR="005723D0">
              <w:rPr>
                <w:noProof/>
                <w:webHidden/>
              </w:rPr>
              <w:instrText xml:space="preserve"> PAGEREF _Toc383697565 \h </w:instrText>
            </w:r>
            <w:r>
              <w:rPr>
                <w:noProof/>
                <w:webHidden/>
              </w:rPr>
            </w:r>
            <w:r>
              <w:rPr>
                <w:noProof/>
                <w:webHidden/>
              </w:rPr>
              <w:fldChar w:fldCharType="separate"/>
            </w:r>
            <w:r w:rsidR="005723D0">
              <w:rPr>
                <w:noProof/>
                <w:webHidden/>
              </w:rPr>
              <w:t>107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6" w:history="1">
            <w:r w:rsidR="005723D0" w:rsidRPr="000A1144">
              <w:rPr>
                <w:rStyle w:val="Hyperlink"/>
                <w:noProof/>
              </w:rPr>
              <w:t>Eugenics</w:t>
            </w:r>
            <w:r w:rsidR="005723D0">
              <w:rPr>
                <w:noProof/>
                <w:webHidden/>
              </w:rPr>
              <w:tab/>
            </w:r>
            <w:r>
              <w:rPr>
                <w:noProof/>
                <w:webHidden/>
              </w:rPr>
              <w:fldChar w:fldCharType="begin"/>
            </w:r>
            <w:r w:rsidR="005723D0">
              <w:rPr>
                <w:noProof/>
                <w:webHidden/>
              </w:rPr>
              <w:instrText xml:space="preserve"> PAGEREF _Toc383697566 \h </w:instrText>
            </w:r>
            <w:r>
              <w:rPr>
                <w:noProof/>
                <w:webHidden/>
              </w:rPr>
            </w:r>
            <w:r>
              <w:rPr>
                <w:noProof/>
                <w:webHidden/>
              </w:rPr>
              <w:fldChar w:fldCharType="separate"/>
            </w:r>
            <w:r w:rsidR="005723D0">
              <w:rPr>
                <w:noProof/>
                <w:webHidden/>
              </w:rPr>
              <w:t>110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7" w:history="1">
            <w:r w:rsidR="005723D0" w:rsidRPr="000A1144">
              <w:rPr>
                <w:rStyle w:val="Hyperlink"/>
                <w:noProof/>
              </w:rPr>
              <w:t>Cloning</w:t>
            </w:r>
            <w:r w:rsidR="005723D0">
              <w:rPr>
                <w:noProof/>
                <w:webHidden/>
              </w:rPr>
              <w:tab/>
            </w:r>
            <w:r>
              <w:rPr>
                <w:noProof/>
                <w:webHidden/>
              </w:rPr>
              <w:fldChar w:fldCharType="begin"/>
            </w:r>
            <w:r w:rsidR="005723D0">
              <w:rPr>
                <w:noProof/>
                <w:webHidden/>
              </w:rPr>
              <w:instrText xml:space="preserve"> PAGEREF _Toc383697567 \h </w:instrText>
            </w:r>
            <w:r>
              <w:rPr>
                <w:noProof/>
                <w:webHidden/>
              </w:rPr>
            </w:r>
            <w:r>
              <w:rPr>
                <w:noProof/>
                <w:webHidden/>
              </w:rPr>
              <w:fldChar w:fldCharType="separate"/>
            </w:r>
            <w:r w:rsidR="005723D0">
              <w:rPr>
                <w:noProof/>
                <w:webHidden/>
              </w:rPr>
              <w:t>111</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68" w:history="1">
            <w:r w:rsidR="005723D0" w:rsidRPr="000A1144">
              <w:rPr>
                <w:rStyle w:val="Hyperlink"/>
                <w:noProof/>
              </w:rPr>
              <w:t>Community</w:t>
            </w:r>
            <w:r w:rsidR="005723D0">
              <w:rPr>
                <w:noProof/>
                <w:webHidden/>
              </w:rPr>
              <w:tab/>
            </w:r>
            <w:r>
              <w:rPr>
                <w:noProof/>
                <w:webHidden/>
              </w:rPr>
              <w:fldChar w:fldCharType="begin"/>
            </w:r>
            <w:r w:rsidR="005723D0">
              <w:rPr>
                <w:noProof/>
                <w:webHidden/>
              </w:rPr>
              <w:instrText xml:space="preserve"> PAGEREF _Toc383697568 \h </w:instrText>
            </w:r>
            <w:r>
              <w:rPr>
                <w:noProof/>
                <w:webHidden/>
              </w:rPr>
            </w:r>
            <w:r>
              <w:rPr>
                <w:noProof/>
                <w:webHidden/>
              </w:rPr>
              <w:fldChar w:fldCharType="separate"/>
            </w:r>
            <w:r w:rsidR="005723D0">
              <w:rPr>
                <w:noProof/>
                <w:webHidden/>
              </w:rPr>
              <w:t>113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69" w:history="1">
            <w:r w:rsidR="005723D0" w:rsidRPr="000A1144">
              <w:rPr>
                <w:rStyle w:val="Hyperlink"/>
                <w:noProof/>
              </w:rPr>
              <w:t>Community Events</w:t>
            </w:r>
            <w:r w:rsidR="005723D0">
              <w:rPr>
                <w:noProof/>
                <w:webHidden/>
              </w:rPr>
              <w:tab/>
            </w:r>
            <w:r>
              <w:rPr>
                <w:noProof/>
                <w:webHidden/>
              </w:rPr>
              <w:fldChar w:fldCharType="begin"/>
            </w:r>
            <w:r w:rsidR="005723D0">
              <w:rPr>
                <w:noProof/>
                <w:webHidden/>
              </w:rPr>
              <w:instrText xml:space="preserve"> PAGEREF _Toc383697569 \h </w:instrText>
            </w:r>
            <w:r>
              <w:rPr>
                <w:noProof/>
                <w:webHidden/>
              </w:rPr>
            </w:r>
            <w:r>
              <w:rPr>
                <w:noProof/>
                <w:webHidden/>
              </w:rPr>
              <w:fldChar w:fldCharType="separate"/>
            </w:r>
            <w:r w:rsidR="005723D0">
              <w:rPr>
                <w:noProof/>
                <w:webHidden/>
              </w:rPr>
              <w:t>113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0" w:history="1">
            <w:r w:rsidR="005723D0" w:rsidRPr="000A1144">
              <w:rPr>
                <w:rStyle w:val="Hyperlink"/>
                <w:noProof/>
              </w:rPr>
              <w:t>Community Spaces</w:t>
            </w:r>
            <w:r w:rsidR="005723D0">
              <w:rPr>
                <w:noProof/>
                <w:webHidden/>
              </w:rPr>
              <w:tab/>
            </w:r>
            <w:r>
              <w:rPr>
                <w:noProof/>
                <w:webHidden/>
              </w:rPr>
              <w:fldChar w:fldCharType="begin"/>
            </w:r>
            <w:r w:rsidR="005723D0">
              <w:rPr>
                <w:noProof/>
                <w:webHidden/>
              </w:rPr>
              <w:instrText xml:space="preserve"> PAGEREF _Toc383697570 \h </w:instrText>
            </w:r>
            <w:r>
              <w:rPr>
                <w:noProof/>
                <w:webHidden/>
              </w:rPr>
            </w:r>
            <w:r>
              <w:rPr>
                <w:noProof/>
                <w:webHidden/>
              </w:rPr>
              <w:fldChar w:fldCharType="separate"/>
            </w:r>
            <w:r w:rsidR="005723D0">
              <w:rPr>
                <w:noProof/>
                <w:webHidden/>
              </w:rPr>
              <w:t>114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1" w:history="1">
            <w:r w:rsidR="005723D0" w:rsidRPr="000A1144">
              <w:rPr>
                <w:rStyle w:val="Hyperlink"/>
                <w:noProof/>
              </w:rPr>
              <w:t>Cities of the Future</w:t>
            </w:r>
            <w:r w:rsidR="005723D0">
              <w:rPr>
                <w:noProof/>
                <w:webHidden/>
              </w:rPr>
              <w:tab/>
            </w:r>
            <w:r>
              <w:rPr>
                <w:noProof/>
                <w:webHidden/>
              </w:rPr>
              <w:fldChar w:fldCharType="begin"/>
            </w:r>
            <w:r w:rsidR="005723D0">
              <w:rPr>
                <w:noProof/>
                <w:webHidden/>
              </w:rPr>
              <w:instrText xml:space="preserve"> PAGEREF _Toc383697571 \h </w:instrText>
            </w:r>
            <w:r>
              <w:rPr>
                <w:noProof/>
                <w:webHidden/>
              </w:rPr>
            </w:r>
            <w:r>
              <w:rPr>
                <w:noProof/>
                <w:webHidden/>
              </w:rPr>
              <w:fldChar w:fldCharType="separate"/>
            </w:r>
            <w:r w:rsidR="005723D0">
              <w:rPr>
                <w:noProof/>
                <w:webHidden/>
              </w:rPr>
              <w:t>115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2" w:history="1">
            <w:r w:rsidR="005723D0" w:rsidRPr="000A1144">
              <w:rPr>
                <w:rStyle w:val="Hyperlink"/>
                <w:noProof/>
              </w:rPr>
              <w:t>The Most Social</w:t>
            </w:r>
            <w:r w:rsidR="005723D0">
              <w:rPr>
                <w:noProof/>
                <w:webHidden/>
              </w:rPr>
              <w:tab/>
            </w:r>
            <w:r>
              <w:rPr>
                <w:noProof/>
                <w:webHidden/>
              </w:rPr>
              <w:fldChar w:fldCharType="begin"/>
            </w:r>
            <w:r w:rsidR="005723D0">
              <w:rPr>
                <w:noProof/>
                <w:webHidden/>
              </w:rPr>
              <w:instrText xml:space="preserve"> PAGEREF _Toc383697572 \h </w:instrText>
            </w:r>
            <w:r>
              <w:rPr>
                <w:noProof/>
                <w:webHidden/>
              </w:rPr>
            </w:r>
            <w:r>
              <w:rPr>
                <w:noProof/>
                <w:webHidden/>
              </w:rPr>
              <w:fldChar w:fldCharType="separate"/>
            </w:r>
            <w:r w:rsidR="005723D0">
              <w:rPr>
                <w:noProof/>
                <w:webHidden/>
              </w:rPr>
              <w:t>118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3" w:history="1">
            <w:r w:rsidR="005723D0" w:rsidRPr="000A1144">
              <w:rPr>
                <w:rStyle w:val="Hyperlink"/>
                <w:noProof/>
              </w:rPr>
              <w:t>Immigration</w:t>
            </w:r>
            <w:r w:rsidR="005723D0">
              <w:rPr>
                <w:noProof/>
                <w:webHidden/>
              </w:rPr>
              <w:tab/>
            </w:r>
            <w:r>
              <w:rPr>
                <w:noProof/>
                <w:webHidden/>
              </w:rPr>
              <w:fldChar w:fldCharType="begin"/>
            </w:r>
            <w:r w:rsidR="005723D0">
              <w:rPr>
                <w:noProof/>
                <w:webHidden/>
              </w:rPr>
              <w:instrText xml:space="preserve"> PAGEREF _Toc383697573 \h </w:instrText>
            </w:r>
            <w:r>
              <w:rPr>
                <w:noProof/>
                <w:webHidden/>
              </w:rPr>
            </w:r>
            <w:r>
              <w:rPr>
                <w:noProof/>
                <w:webHidden/>
              </w:rPr>
              <w:fldChar w:fldCharType="separate"/>
            </w:r>
            <w:r w:rsidR="005723D0">
              <w:rPr>
                <w:noProof/>
                <w:webHidden/>
              </w:rPr>
              <w:t>119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4" w:history="1">
            <w:r w:rsidR="005723D0" w:rsidRPr="000A1144">
              <w:rPr>
                <w:rStyle w:val="Hyperlink"/>
                <w:noProof/>
              </w:rPr>
              <w:t>Marriage</w:t>
            </w:r>
            <w:r w:rsidR="005723D0">
              <w:rPr>
                <w:noProof/>
                <w:webHidden/>
              </w:rPr>
              <w:tab/>
            </w:r>
            <w:r>
              <w:rPr>
                <w:noProof/>
                <w:webHidden/>
              </w:rPr>
              <w:fldChar w:fldCharType="begin"/>
            </w:r>
            <w:r w:rsidR="005723D0">
              <w:rPr>
                <w:noProof/>
                <w:webHidden/>
              </w:rPr>
              <w:instrText xml:space="preserve"> PAGEREF _Toc383697574 \h </w:instrText>
            </w:r>
            <w:r>
              <w:rPr>
                <w:noProof/>
                <w:webHidden/>
              </w:rPr>
            </w:r>
            <w:r>
              <w:rPr>
                <w:noProof/>
                <w:webHidden/>
              </w:rPr>
              <w:fldChar w:fldCharType="separate"/>
            </w:r>
            <w:r w:rsidR="005723D0">
              <w:rPr>
                <w:noProof/>
                <w:webHidden/>
              </w:rPr>
              <w:t>120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5" w:history="1">
            <w:r w:rsidR="005723D0" w:rsidRPr="000A1144">
              <w:rPr>
                <w:rStyle w:val="Hyperlink"/>
                <w:noProof/>
              </w:rPr>
              <w:t>Child Rearing</w:t>
            </w:r>
            <w:r w:rsidR="005723D0">
              <w:rPr>
                <w:noProof/>
                <w:webHidden/>
              </w:rPr>
              <w:tab/>
            </w:r>
            <w:r>
              <w:rPr>
                <w:noProof/>
                <w:webHidden/>
              </w:rPr>
              <w:fldChar w:fldCharType="begin"/>
            </w:r>
            <w:r w:rsidR="005723D0">
              <w:rPr>
                <w:noProof/>
                <w:webHidden/>
              </w:rPr>
              <w:instrText xml:space="preserve"> PAGEREF _Toc383697575 \h </w:instrText>
            </w:r>
            <w:r>
              <w:rPr>
                <w:noProof/>
                <w:webHidden/>
              </w:rPr>
            </w:r>
            <w:r>
              <w:rPr>
                <w:noProof/>
                <w:webHidden/>
              </w:rPr>
              <w:fldChar w:fldCharType="separate"/>
            </w:r>
            <w:r w:rsidR="005723D0">
              <w:rPr>
                <w:noProof/>
                <w:webHidden/>
              </w:rPr>
              <w:t>122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6" w:history="1">
            <w:r w:rsidR="005723D0" w:rsidRPr="000A1144">
              <w:rPr>
                <w:rStyle w:val="Hyperlink"/>
                <w:noProof/>
              </w:rPr>
              <w:t>Rights of the Child</w:t>
            </w:r>
            <w:r w:rsidR="005723D0">
              <w:rPr>
                <w:noProof/>
                <w:webHidden/>
              </w:rPr>
              <w:tab/>
            </w:r>
            <w:r>
              <w:rPr>
                <w:noProof/>
                <w:webHidden/>
              </w:rPr>
              <w:fldChar w:fldCharType="begin"/>
            </w:r>
            <w:r w:rsidR="005723D0">
              <w:rPr>
                <w:noProof/>
                <w:webHidden/>
              </w:rPr>
              <w:instrText xml:space="preserve"> PAGEREF _Toc383697576 \h </w:instrText>
            </w:r>
            <w:r>
              <w:rPr>
                <w:noProof/>
                <w:webHidden/>
              </w:rPr>
            </w:r>
            <w:r>
              <w:rPr>
                <w:noProof/>
                <w:webHidden/>
              </w:rPr>
              <w:fldChar w:fldCharType="separate"/>
            </w:r>
            <w:r w:rsidR="005723D0">
              <w:rPr>
                <w:noProof/>
                <w:webHidden/>
              </w:rPr>
              <w:t>124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7" w:history="1">
            <w:r w:rsidR="005723D0" w:rsidRPr="000A1144">
              <w:rPr>
                <w:rStyle w:val="Hyperlink"/>
                <w:noProof/>
              </w:rPr>
              <w:t>Abortion</w:t>
            </w:r>
            <w:r w:rsidR="005723D0">
              <w:rPr>
                <w:noProof/>
                <w:webHidden/>
              </w:rPr>
              <w:tab/>
            </w:r>
            <w:r>
              <w:rPr>
                <w:noProof/>
                <w:webHidden/>
              </w:rPr>
              <w:fldChar w:fldCharType="begin"/>
            </w:r>
            <w:r w:rsidR="005723D0">
              <w:rPr>
                <w:noProof/>
                <w:webHidden/>
              </w:rPr>
              <w:instrText xml:space="preserve"> PAGEREF _Toc383697577 \h </w:instrText>
            </w:r>
            <w:r>
              <w:rPr>
                <w:noProof/>
                <w:webHidden/>
              </w:rPr>
            </w:r>
            <w:r>
              <w:rPr>
                <w:noProof/>
                <w:webHidden/>
              </w:rPr>
              <w:fldChar w:fldCharType="separate"/>
            </w:r>
            <w:r w:rsidR="005723D0">
              <w:rPr>
                <w:noProof/>
                <w:webHidden/>
              </w:rPr>
              <w:t>125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8" w:history="1">
            <w:r w:rsidR="005723D0" w:rsidRPr="000A1144">
              <w:rPr>
                <w:rStyle w:val="Hyperlink"/>
                <w:noProof/>
              </w:rPr>
              <w:t>Surrogate Motherhood</w:t>
            </w:r>
            <w:r w:rsidR="005723D0">
              <w:rPr>
                <w:noProof/>
                <w:webHidden/>
              </w:rPr>
              <w:tab/>
            </w:r>
            <w:r>
              <w:rPr>
                <w:noProof/>
                <w:webHidden/>
              </w:rPr>
              <w:fldChar w:fldCharType="begin"/>
            </w:r>
            <w:r w:rsidR="005723D0">
              <w:rPr>
                <w:noProof/>
                <w:webHidden/>
              </w:rPr>
              <w:instrText xml:space="preserve"> PAGEREF _Toc383697578 \h </w:instrText>
            </w:r>
            <w:r>
              <w:rPr>
                <w:noProof/>
                <w:webHidden/>
              </w:rPr>
            </w:r>
            <w:r>
              <w:rPr>
                <w:noProof/>
                <w:webHidden/>
              </w:rPr>
              <w:fldChar w:fldCharType="separate"/>
            </w:r>
            <w:r w:rsidR="005723D0">
              <w:rPr>
                <w:noProof/>
                <w:webHidden/>
              </w:rPr>
              <w:t>127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79" w:history="1">
            <w:r w:rsidR="005723D0" w:rsidRPr="000A1144">
              <w:rPr>
                <w:rStyle w:val="Hyperlink"/>
                <w:noProof/>
              </w:rPr>
              <w:t>Adoption</w:t>
            </w:r>
            <w:r w:rsidR="005723D0">
              <w:rPr>
                <w:noProof/>
                <w:webHidden/>
              </w:rPr>
              <w:tab/>
            </w:r>
            <w:r>
              <w:rPr>
                <w:noProof/>
                <w:webHidden/>
              </w:rPr>
              <w:fldChar w:fldCharType="begin"/>
            </w:r>
            <w:r w:rsidR="005723D0">
              <w:rPr>
                <w:noProof/>
                <w:webHidden/>
              </w:rPr>
              <w:instrText xml:space="preserve"> PAGEREF _Toc383697579 \h </w:instrText>
            </w:r>
            <w:r>
              <w:rPr>
                <w:noProof/>
                <w:webHidden/>
              </w:rPr>
            </w:r>
            <w:r>
              <w:rPr>
                <w:noProof/>
                <w:webHidden/>
              </w:rPr>
              <w:fldChar w:fldCharType="separate"/>
            </w:r>
            <w:r w:rsidR="005723D0">
              <w:rPr>
                <w:noProof/>
                <w:webHidden/>
              </w:rPr>
              <w:t>127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0" w:history="1">
            <w:r w:rsidR="005723D0" w:rsidRPr="000A1144">
              <w:rPr>
                <w:rStyle w:val="Hyperlink"/>
                <w:noProof/>
              </w:rPr>
              <w:t>Foster Care</w:t>
            </w:r>
            <w:r w:rsidR="005723D0">
              <w:rPr>
                <w:noProof/>
                <w:webHidden/>
              </w:rPr>
              <w:tab/>
            </w:r>
            <w:r>
              <w:rPr>
                <w:noProof/>
                <w:webHidden/>
              </w:rPr>
              <w:fldChar w:fldCharType="begin"/>
            </w:r>
            <w:r w:rsidR="005723D0">
              <w:rPr>
                <w:noProof/>
                <w:webHidden/>
              </w:rPr>
              <w:instrText xml:space="preserve"> PAGEREF _Toc383697580 \h </w:instrText>
            </w:r>
            <w:r>
              <w:rPr>
                <w:noProof/>
                <w:webHidden/>
              </w:rPr>
            </w:r>
            <w:r>
              <w:rPr>
                <w:noProof/>
                <w:webHidden/>
              </w:rPr>
              <w:fldChar w:fldCharType="separate"/>
            </w:r>
            <w:r w:rsidR="005723D0">
              <w:rPr>
                <w:noProof/>
                <w:webHidden/>
              </w:rPr>
              <w:t>129</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81" w:history="1">
            <w:r w:rsidR="005723D0" w:rsidRPr="000A1144">
              <w:rPr>
                <w:rStyle w:val="Hyperlink"/>
                <w:noProof/>
              </w:rPr>
              <w:t>Freedom And Oppression</w:t>
            </w:r>
            <w:r w:rsidR="005723D0">
              <w:rPr>
                <w:noProof/>
                <w:webHidden/>
              </w:rPr>
              <w:tab/>
            </w:r>
            <w:r>
              <w:rPr>
                <w:noProof/>
                <w:webHidden/>
              </w:rPr>
              <w:fldChar w:fldCharType="begin"/>
            </w:r>
            <w:r w:rsidR="005723D0">
              <w:rPr>
                <w:noProof/>
                <w:webHidden/>
              </w:rPr>
              <w:instrText xml:space="preserve"> PAGEREF _Toc383697581 \h </w:instrText>
            </w:r>
            <w:r>
              <w:rPr>
                <w:noProof/>
                <w:webHidden/>
              </w:rPr>
            </w:r>
            <w:r>
              <w:rPr>
                <w:noProof/>
                <w:webHidden/>
              </w:rPr>
              <w:fldChar w:fldCharType="separate"/>
            </w:r>
            <w:r w:rsidR="005723D0">
              <w:rPr>
                <w:noProof/>
                <w:webHidden/>
              </w:rPr>
              <w:t>131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2" w:history="1">
            <w:r w:rsidR="005723D0" w:rsidRPr="000A1144">
              <w:rPr>
                <w:rStyle w:val="Hyperlink"/>
                <w:noProof/>
              </w:rPr>
              <w:t>Private Communications</w:t>
            </w:r>
            <w:r w:rsidR="005723D0">
              <w:rPr>
                <w:noProof/>
                <w:webHidden/>
              </w:rPr>
              <w:tab/>
            </w:r>
            <w:r>
              <w:rPr>
                <w:noProof/>
                <w:webHidden/>
              </w:rPr>
              <w:fldChar w:fldCharType="begin"/>
            </w:r>
            <w:r w:rsidR="005723D0">
              <w:rPr>
                <w:noProof/>
                <w:webHidden/>
              </w:rPr>
              <w:instrText xml:space="preserve"> PAGEREF _Toc383697582 \h </w:instrText>
            </w:r>
            <w:r>
              <w:rPr>
                <w:noProof/>
                <w:webHidden/>
              </w:rPr>
            </w:r>
            <w:r>
              <w:rPr>
                <w:noProof/>
                <w:webHidden/>
              </w:rPr>
              <w:fldChar w:fldCharType="separate"/>
            </w:r>
            <w:r w:rsidR="005723D0">
              <w:rPr>
                <w:noProof/>
                <w:webHidden/>
              </w:rPr>
              <w:t>133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3" w:history="1">
            <w:r w:rsidR="005723D0" w:rsidRPr="000A1144">
              <w:rPr>
                <w:rStyle w:val="Hyperlink"/>
                <w:noProof/>
              </w:rPr>
              <w:t>Surveillance</w:t>
            </w:r>
            <w:r w:rsidR="005723D0">
              <w:rPr>
                <w:noProof/>
                <w:webHidden/>
              </w:rPr>
              <w:tab/>
            </w:r>
            <w:r>
              <w:rPr>
                <w:noProof/>
                <w:webHidden/>
              </w:rPr>
              <w:fldChar w:fldCharType="begin"/>
            </w:r>
            <w:r w:rsidR="005723D0">
              <w:rPr>
                <w:noProof/>
                <w:webHidden/>
              </w:rPr>
              <w:instrText xml:space="preserve"> PAGEREF _Toc383697583 \h </w:instrText>
            </w:r>
            <w:r>
              <w:rPr>
                <w:noProof/>
                <w:webHidden/>
              </w:rPr>
            </w:r>
            <w:r>
              <w:rPr>
                <w:noProof/>
                <w:webHidden/>
              </w:rPr>
              <w:fldChar w:fldCharType="separate"/>
            </w:r>
            <w:r w:rsidR="005723D0">
              <w:rPr>
                <w:noProof/>
                <w:webHidden/>
              </w:rPr>
              <w:t>134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4" w:history="1">
            <w:r w:rsidR="005723D0" w:rsidRPr="000A1144">
              <w:rPr>
                <w:rStyle w:val="Hyperlink"/>
                <w:noProof/>
              </w:rPr>
              <w:t>Authorized Use of Private Information</w:t>
            </w:r>
            <w:r w:rsidR="005723D0">
              <w:rPr>
                <w:noProof/>
                <w:webHidden/>
              </w:rPr>
              <w:tab/>
            </w:r>
            <w:r>
              <w:rPr>
                <w:noProof/>
                <w:webHidden/>
              </w:rPr>
              <w:fldChar w:fldCharType="begin"/>
            </w:r>
            <w:r w:rsidR="005723D0">
              <w:rPr>
                <w:noProof/>
                <w:webHidden/>
              </w:rPr>
              <w:instrText xml:space="preserve"> PAGEREF _Toc383697584 \h </w:instrText>
            </w:r>
            <w:r>
              <w:rPr>
                <w:noProof/>
                <w:webHidden/>
              </w:rPr>
            </w:r>
            <w:r>
              <w:rPr>
                <w:noProof/>
                <w:webHidden/>
              </w:rPr>
              <w:fldChar w:fldCharType="separate"/>
            </w:r>
            <w:r w:rsidR="005723D0">
              <w:rPr>
                <w:noProof/>
                <w:webHidden/>
              </w:rPr>
              <w:t>137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5" w:history="1">
            <w:r w:rsidR="005723D0" w:rsidRPr="000A1144">
              <w:rPr>
                <w:rStyle w:val="Hyperlink"/>
                <w:noProof/>
              </w:rPr>
              <w:t>Personal Enhancement Technology</w:t>
            </w:r>
            <w:r w:rsidR="005723D0">
              <w:rPr>
                <w:noProof/>
                <w:webHidden/>
              </w:rPr>
              <w:tab/>
            </w:r>
            <w:r>
              <w:rPr>
                <w:noProof/>
                <w:webHidden/>
              </w:rPr>
              <w:fldChar w:fldCharType="begin"/>
            </w:r>
            <w:r w:rsidR="005723D0">
              <w:rPr>
                <w:noProof/>
                <w:webHidden/>
              </w:rPr>
              <w:instrText xml:space="preserve"> PAGEREF _Toc383697585 \h </w:instrText>
            </w:r>
            <w:r>
              <w:rPr>
                <w:noProof/>
                <w:webHidden/>
              </w:rPr>
            </w:r>
            <w:r>
              <w:rPr>
                <w:noProof/>
                <w:webHidden/>
              </w:rPr>
              <w:fldChar w:fldCharType="separate"/>
            </w:r>
            <w:r w:rsidR="005723D0">
              <w:rPr>
                <w:noProof/>
                <w:webHidden/>
              </w:rPr>
              <w:t>138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6" w:history="1">
            <w:r w:rsidR="005723D0" w:rsidRPr="000A1144">
              <w:rPr>
                <w:rStyle w:val="Hyperlink"/>
                <w:noProof/>
              </w:rPr>
              <w:t>Science and Privacy</w:t>
            </w:r>
            <w:r w:rsidR="005723D0">
              <w:rPr>
                <w:noProof/>
                <w:webHidden/>
              </w:rPr>
              <w:tab/>
            </w:r>
            <w:r>
              <w:rPr>
                <w:noProof/>
                <w:webHidden/>
              </w:rPr>
              <w:fldChar w:fldCharType="begin"/>
            </w:r>
            <w:r w:rsidR="005723D0">
              <w:rPr>
                <w:noProof/>
                <w:webHidden/>
              </w:rPr>
              <w:instrText xml:space="preserve"> PAGEREF _Toc383697586 \h </w:instrText>
            </w:r>
            <w:r>
              <w:rPr>
                <w:noProof/>
                <w:webHidden/>
              </w:rPr>
            </w:r>
            <w:r>
              <w:rPr>
                <w:noProof/>
                <w:webHidden/>
              </w:rPr>
              <w:fldChar w:fldCharType="separate"/>
            </w:r>
            <w:r w:rsidR="005723D0">
              <w:rPr>
                <w:noProof/>
                <w:webHidden/>
              </w:rPr>
              <w:t>140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7" w:history="1">
            <w:r w:rsidR="005723D0" w:rsidRPr="000A1144">
              <w:rPr>
                <w:rStyle w:val="Hyperlink"/>
                <w:noProof/>
              </w:rPr>
              <w:t>The Media</w:t>
            </w:r>
            <w:r w:rsidR="005723D0">
              <w:rPr>
                <w:noProof/>
                <w:webHidden/>
              </w:rPr>
              <w:tab/>
            </w:r>
            <w:r>
              <w:rPr>
                <w:noProof/>
                <w:webHidden/>
              </w:rPr>
              <w:fldChar w:fldCharType="begin"/>
            </w:r>
            <w:r w:rsidR="005723D0">
              <w:rPr>
                <w:noProof/>
                <w:webHidden/>
              </w:rPr>
              <w:instrText xml:space="preserve"> PAGEREF _Toc383697587 \h </w:instrText>
            </w:r>
            <w:r>
              <w:rPr>
                <w:noProof/>
                <w:webHidden/>
              </w:rPr>
            </w:r>
            <w:r>
              <w:rPr>
                <w:noProof/>
                <w:webHidden/>
              </w:rPr>
              <w:fldChar w:fldCharType="separate"/>
            </w:r>
            <w:r w:rsidR="005723D0">
              <w:rPr>
                <w:noProof/>
                <w:webHidden/>
              </w:rPr>
              <w:t>142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8" w:history="1">
            <w:r w:rsidR="005723D0" w:rsidRPr="000A1144">
              <w:rPr>
                <w:rStyle w:val="Hyperlink"/>
                <w:noProof/>
              </w:rPr>
              <w:t>Who Are You?</w:t>
            </w:r>
            <w:r w:rsidR="005723D0">
              <w:rPr>
                <w:noProof/>
                <w:webHidden/>
              </w:rPr>
              <w:tab/>
            </w:r>
            <w:r>
              <w:rPr>
                <w:noProof/>
                <w:webHidden/>
              </w:rPr>
              <w:fldChar w:fldCharType="begin"/>
            </w:r>
            <w:r w:rsidR="005723D0">
              <w:rPr>
                <w:noProof/>
                <w:webHidden/>
              </w:rPr>
              <w:instrText xml:space="preserve"> PAGEREF _Toc383697588 \h </w:instrText>
            </w:r>
            <w:r>
              <w:rPr>
                <w:noProof/>
                <w:webHidden/>
              </w:rPr>
            </w:r>
            <w:r>
              <w:rPr>
                <w:noProof/>
                <w:webHidden/>
              </w:rPr>
              <w:fldChar w:fldCharType="separate"/>
            </w:r>
            <w:r w:rsidR="005723D0">
              <w:rPr>
                <w:noProof/>
                <w:webHidden/>
              </w:rPr>
              <w:t>143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89" w:history="1">
            <w:r w:rsidR="005723D0" w:rsidRPr="000A1144">
              <w:rPr>
                <w:rStyle w:val="Hyperlink"/>
                <w:noProof/>
              </w:rPr>
              <w:t>Digital Cash</w:t>
            </w:r>
            <w:r w:rsidR="005723D0">
              <w:rPr>
                <w:noProof/>
                <w:webHidden/>
              </w:rPr>
              <w:tab/>
            </w:r>
            <w:r>
              <w:rPr>
                <w:noProof/>
                <w:webHidden/>
              </w:rPr>
              <w:fldChar w:fldCharType="begin"/>
            </w:r>
            <w:r w:rsidR="005723D0">
              <w:rPr>
                <w:noProof/>
                <w:webHidden/>
              </w:rPr>
              <w:instrText xml:space="preserve"> PAGEREF _Toc383697589 \h </w:instrText>
            </w:r>
            <w:r>
              <w:rPr>
                <w:noProof/>
                <w:webHidden/>
              </w:rPr>
            </w:r>
            <w:r>
              <w:rPr>
                <w:noProof/>
                <w:webHidden/>
              </w:rPr>
              <w:fldChar w:fldCharType="separate"/>
            </w:r>
            <w:r w:rsidR="005723D0">
              <w:rPr>
                <w:noProof/>
                <w:webHidden/>
              </w:rPr>
              <w:t>144</w:t>
            </w:r>
            <w:r>
              <w:rPr>
                <w:noProof/>
                <w:webHidden/>
              </w:rPr>
              <w:fldChar w:fldCharType="end"/>
            </w:r>
          </w:hyperlink>
        </w:p>
        <w:p w:rsidR="005723D0" w:rsidRDefault="00FE4705">
          <w:pPr>
            <w:pStyle w:val="TOC1"/>
            <w:tabs>
              <w:tab w:val="right" w:leader="dot" w:pos="6830"/>
            </w:tabs>
            <w:rPr>
              <w:rFonts w:asciiTheme="minorHAnsi" w:eastAsiaTheme="minorEastAsia" w:hAnsiTheme="minorHAnsi" w:cstheme="minorBidi"/>
              <w:b w:val="0"/>
              <w:bCs w:val="0"/>
              <w:i w:val="0"/>
              <w:iCs w:val="0"/>
              <w:noProof/>
              <w:sz w:val="22"/>
              <w:szCs w:val="22"/>
            </w:rPr>
          </w:pPr>
          <w:hyperlink w:anchor="_Toc383697590" w:history="1">
            <w:r w:rsidR="005723D0" w:rsidRPr="000A1144">
              <w:rPr>
                <w:rStyle w:val="Hyperlink"/>
                <w:noProof/>
              </w:rPr>
              <w:t>PART 2</w:t>
            </w:r>
            <w:r w:rsidR="005723D0">
              <w:rPr>
                <w:noProof/>
                <w:webHidden/>
              </w:rPr>
              <w:tab/>
            </w:r>
            <w:r>
              <w:rPr>
                <w:noProof/>
                <w:webHidden/>
              </w:rPr>
              <w:fldChar w:fldCharType="begin"/>
            </w:r>
            <w:r w:rsidR="005723D0">
              <w:rPr>
                <w:noProof/>
                <w:webHidden/>
              </w:rPr>
              <w:instrText xml:space="preserve"> PAGEREF _Toc383697590 \h </w:instrText>
            </w:r>
            <w:r>
              <w:rPr>
                <w:noProof/>
                <w:webHidden/>
              </w:rPr>
            </w:r>
            <w:r>
              <w:rPr>
                <w:noProof/>
                <w:webHidden/>
              </w:rPr>
              <w:fldChar w:fldCharType="separate"/>
            </w:r>
            <w:r w:rsidR="005723D0">
              <w:rPr>
                <w:noProof/>
                <w:webHidden/>
              </w:rPr>
              <w:t>148</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91" w:history="1">
            <w:r w:rsidR="005723D0" w:rsidRPr="000A1144">
              <w:rPr>
                <w:rStyle w:val="Hyperlink"/>
                <w:noProof/>
              </w:rPr>
              <w:t>United Countries Of Earth</w:t>
            </w:r>
            <w:r w:rsidR="005723D0">
              <w:rPr>
                <w:noProof/>
                <w:webHidden/>
              </w:rPr>
              <w:tab/>
            </w:r>
            <w:r>
              <w:rPr>
                <w:noProof/>
                <w:webHidden/>
              </w:rPr>
              <w:fldChar w:fldCharType="begin"/>
            </w:r>
            <w:r w:rsidR="005723D0">
              <w:rPr>
                <w:noProof/>
                <w:webHidden/>
              </w:rPr>
              <w:instrText xml:space="preserve"> PAGEREF _Toc383697591 \h </w:instrText>
            </w:r>
            <w:r>
              <w:rPr>
                <w:noProof/>
                <w:webHidden/>
              </w:rPr>
            </w:r>
            <w:r>
              <w:rPr>
                <w:noProof/>
                <w:webHidden/>
              </w:rPr>
              <w:fldChar w:fldCharType="separate"/>
            </w:r>
            <w:r w:rsidR="005723D0">
              <w:rPr>
                <w:noProof/>
                <w:webHidden/>
              </w:rPr>
              <w:t>150</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92" w:history="1">
            <w:r w:rsidR="005723D0" w:rsidRPr="000A1144">
              <w:rPr>
                <w:rStyle w:val="Hyperlink"/>
                <w:noProof/>
              </w:rPr>
              <w:t>The High Seas</w:t>
            </w:r>
            <w:r w:rsidR="005723D0">
              <w:rPr>
                <w:noProof/>
                <w:webHidden/>
              </w:rPr>
              <w:tab/>
            </w:r>
            <w:r>
              <w:rPr>
                <w:noProof/>
                <w:webHidden/>
              </w:rPr>
              <w:fldChar w:fldCharType="begin"/>
            </w:r>
            <w:r w:rsidR="005723D0">
              <w:rPr>
                <w:noProof/>
                <w:webHidden/>
              </w:rPr>
              <w:instrText xml:space="preserve"> PAGEREF _Toc383697592 \h </w:instrText>
            </w:r>
            <w:r>
              <w:rPr>
                <w:noProof/>
                <w:webHidden/>
              </w:rPr>
            </w:r>
            <w:r>
              <w:rPr>
                <w:noProof/>
                <w:webHidden/>
              </w:rPr>
              <w:fldChar w:fldCharType="separate"/>
            </w:r>
            <w:r w:rsidR="005723D0">
              <w:rPr>
                <w:noProof/>
                <w:webHidden/>
              </w:rPr>
              <w:t>152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3" w:history="1">
            <w:r w:rsidR="005723D0" w:rsidRPr="000A1144">
              <w:rPr>
                <w:rStyle w:val="Hyperlink"/>
                <w:noProof/>
              </w:rPr>
              <w:t>Pollution</w:t>
            </w:r>
            <w:r w:rsidR="005723D0">
              <w:rPr>
                <w:noProof/>
                <w:webHidden/>
              </w:rPr>
              <w:tab/>
            </w:r>
            <w:r>
              <w:rPr>
                <w:noProof/>
                <w:webHidden/>
              </w:rPr>
              <w:fldChar w:fldCharType="begin"/>
            </w:r>
            <w:r w:rsidR="005723D0">
              <w:rPr>
                <w:noProof/>
                <w:webHidden/>
              </w:rPr>
              <w:instrText xml:space="preserve"> PAGEREF _Toc383697593 \h </w:instrText>
            </w:r>
            <w:r>
              <w:rPr>
                <w:noProof/>
                <w:webHidden/>
              </w:rPr>
            </w:r>
            <w:r>
              <w:rPr>
                <w:noProof/>
                <w:webHidden/>
              </w:rPr>
              <w:fldChar w:fldCharType="separate"/>
            </w:r>
            <w:r w:rsidR="005723D0">
              <w:rPr>
                <w:noProof/>
                <w:webHidden/>
              </w:rPr>
              <w:t>152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4" w:history="1">
            <w:r w:rsidR="005723D0" w:rsidRPr="000A1144">
              <w:rPr>
                <w:rStyle w:val="Hyperlink"/>
                <w:noProof/>
              </w:rPr>
              <w:t>What About The Fishies?</w:t>
            </w:r>
            <w:r w:rsidR="005723D0">
              <w:rPr>
                <w:noProof/>
                <w:webHidden/>
              </w:rPr>
              <w:tab/>
            </w:r>
            <w:r>
              <w:rPr>
                <w:noProof/>
                <w:webHidden/>
              </w:rPr>
              <w:fldChar w:fldCharType="begin"/>
            </w:r>
            <w:r w:rsidR="005723D0">
              <w:rPr>
                <w:noProof/>
                <w:webHidden/>
              </w:rPr>
              <w:instrText xml:space="preserve"> PAGEREF _Toc383697594 \h </w:instrText>
            </w:r>
            <w:r>
              <w:rPr>
                <w:noProof/>
                <w:webHidden/>
              </w:rPr>
            </w:r>
            <w:r>
              <w:rPr>
                <w:noProof/>
                <w:webHidden/>
              </w:rPr>
              <w:fldChar w:fldCharType="separate"/>
            </w:r>
            <w:r w:rsidR="005723D0">
              <w:rPr>
                <w:noProof/>
                <w:webHidden/>
              </w:rPr>
              <w:t>153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5" w:history="1">
            <w:r w:rsidR="005723D0" w:rsidRPr="000A1144">
              <w:rPr>
                <w:rStyle w:val="Hyperlink"/>
                <w:noProof/>
              </w:rPr>
              <w:t>New Ways for Old Fishies</w:t>
            </w:r>
            <w:r w:rsidR="005723D0">
              <w:rPr>
                <w:noProof/>
                <w:webHidden/>
              </w:rPr>
              <w:tab/>
            </w:r>
            <w:r>
              <w:rPr>
                <w:noProof/>
                <w:webHidden/>
              </w:rPr>
              <w:fldChar w:fldCharType="begin"/>
            </w:r>
            <w:r w:rsidR="005723D0">
              <w:rPr>
                <w:noProof/>
                <w:webHidden/>
              </w:rPr>
              <w:instrText xml:space="preserve"> PAGEREF _Toc383697595 \h </w:instrText>
            </w:r>
            <w:r>
              <w:rPr>
                <w:noProof/>
                <w:webHidden/>
              </w:rPr>
            </w:r>
            <w:r>
              <w:rPr>
                <w:noProof/>
                <w:webHidden/>
              </w:rPr>
              <w:fldChar w:fldCharType="separate"/>
            </w:r>
            <w:r w:rsidR="005723D0">
              <w:rPr>
                <w:noProof/>
                <w:webHidden/>
              </w:rPr>
              <w:t>153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6" w:history="1">
            <w:r w:rsidR="005723D0" w:rsidRPr="000A1144">
              <w:rPr>
                <w:rStyle w:val="Hyperlink"/>
                <w:noProof/>
              </w:rPr>
              <w:t>Revitalizing the World</w:t>
            </w:r>
            <w:r w:rsidR="005723D0">
              <w:rPr>
                <w:noProof/>
                <w:webHidden/>
              </w:rPr>
              <w:tab/>
            </w:r>
            <w:r>
              <w:rPr>
                <w:noProof/>
                <w:webHidden/>
              </w:rPr>
              <w:fldChar w:fldCharType="begin"/>
            </w:r>
            <w:r w:rsidR="005723D0">
              <w:rPr>
                <w:noProof/>
                <w:webHidden/>
              </w:rPr>
              <w:instrText xml:space="preserve"> PAGEREF _Toc383697596 \h </w:instrText>
            </w:r>
            <w:r>
              <w:rPr>
                <w:noProof/>
                <w:webHidden/>
              </w:rPr>
            </w:r>
            <w:r>
              <w:rPr>
                <w:noProof/>
                <w:webHidden/>
              </w:rPr>
              <w:fldChar w:fldCharType="separate"/>
            </w:r>
            <w:r w:rsidR="005723D0">
              <w:rPr>
                <w:noProof/>
                <w:webHidden/>
              </w:rPr>
              <w:t>154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7" w:history="1">
            <w:r w:rsidR="005723D0" w:rsidRPr="000A1144">
              <w:rPr>
                <w:rStyle w:val="Hyperlink"/>
                <w:noProof/>
              </w:rPr>
              <w:t>Fishies Need Love Too</w:t>
            </w:r>
            <w:r w:rsidR="005723D0">
              <w:rPr>
                <w:noProof/>
                <w:webHidden/>
              </w:rPr>
              <w:tab/>
            </w:r>
            <w:r>
              <w:rPr>
                <w:noProof/>
                <w:webHidden/>
              </w:rPr>
              <w:fldChar w:fldCharType="begin"/>
            </w:r>
            <w:r w:rsidR="005723D0">
              <w:rPr>
                <w:noProof/>
                <w:webHidden/>
              </w:rPr>
              <w:instrText xml:space="preserve"> PAGEREF _Toc383697597 \h </w:instrText>
            </w:r>
            <w:r>
              <w:rPr>
                <w:noProof/>
                <w:webHidden/>
              </w:rPr>
            </w:r>
            <w:r>
              <w:rPr>
                <w:noProof/>
                <w:webHidden/>
              </w:rPr>
              <w:fldChar w:fldCharType="separate"/>
            </w:r>
            <w:r w:rsidR="005723D0">
              <w:rPr>
                <w:noProof/>
                <w:webHidden/>
              </w:rPr>
              <w:t>155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598" w:history="1">
            <w:r w:rsidR="005723D0" w:rsidRPr="000A1144">
              <w:rPr>
                <w:rStyle w:val="Hyperlink"/>
                <w:noProof/>
              </w:rPr>
              <w:t>The Ocean Guard</w:t>
            </w:r>
            <w:r w:rsidR="005723D0">
              <w:rPr>
                <w:noProof/>
                <w:webHidden/>
              </w:rPr>
              <w:tab/>
            </w:r>
            <w:r>
              <w:rPr>
                <w:noProof/>
                <w:webHidden/>
              </w:rPr>
              <w:fldChar w:fldCharType="begin"/>
            </w:r>
            <w:r w:rsidR="005723D0">
              <w:rPr>
                <w:noProof/>
                <w:webHidden/>
              </w:rPr>
              <w:instrText xml:space="preserve"> PAGEREF _Toc383697598 \h </w:instrText>
            </w:r>
            <w:r>
              <w:rPr>
                <w:noProof/>
                <w:webHidden/>
              </w:rPr>
            </w:r>
            <w:r>
              <w:rPr>
                <w:noProof/>
                <w:webHidden/>
              </w:rPr>
              <w:fldChar w:fldCharType="separate"/>
            </w:r>
            <w:r w:rsidR="005723D0">
              <w:rPr>
                <w:noProof/>
                <w:webHidden/>
              </w:rPr>
              <w:t>156</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599" w:history="1">
            <w:r w:rsidR="005723D0" w:rsidRPr="000A1144">
              <w:rPr>
                <w:rStyle w:val="Hyperlink"/>
                <w:noProof/>
              </w:rPr>
              <w:t>Taxation And Finance</w:t>
            </w:r>
            <w:r w:rsidR="005723D0">
              <w:rPr>
                <w:noProof/>
                <w:webHidden/>
              </w:rPr>
              <w:tab/>
            </w:r>
            <w:r>
              <w:rPr>
                <w:noProof/>
                <w:webHidden/>
              </w:rPr>
              <w:fldChar w:fldCharType="begin"/>
            </w:r>
            <w:r w:rsidR="005723D0">
              <w:rPr>
                <w:noProof/>
                <w:webHidden/>
              </w:rPr>
              <w:instrText xml:space="preserve"> PAGEREF _Toc383697599 \h </w:instrText>
            </w:r>
            <w:r>
              <w:rPr>
                <w:noProof/>
                <w:webHidden/>
              </w:rPr>
            </w:r>
            <w:r>
              <w:rPr>
                <w:noProof/>
                <w:webHidden/>
              </w:rPr>
              <w:fldChar w:fldCharType="separate"/>
            </w:r>
            <w:r w:rsidR="005723D0">
              <w:rPr>
                <w:noProof/>
                <w:webHidden/>
              </w:rPr>
              <w:t>158</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00" w:history="1">
            <w:r w:rsidR="005723D0" w:rsidRPr="000A1144">
              <w:rPr>
                <w:rStyle w:val="Hyperlink"/>
                <w:noProof/>
              </w:rPr>
              <w:t>Joining The UCOE</w:t>
            </w:r>
            <w:r w:rsidR="005723D0">
              <w:rPr>
                <w:noProof/>
                <w:webHidden/>
              </w:rPr>
              <w:tab/>
            </w:r>
            <w:r>
              <w:rPr>
                <w:noProof/>
                <w:webHidden/>
              </w:rPr>
              <w:fldChar w:fldCharType="begin"/>
            </w:r>
            <w:r w:rsidR="005723D0">
              <w:rPr>
                <w:noProof/>
                <w:webHidden/>
              </w:rPr>
              <w:instrText xml:space="preserve"> PAGEREF _Toc383697600 \h </w:instrText>
            </w:r>
            <w:r>
              <w:rPr>
                <w:noProof/>
                <w:webHidden/>
              </w:rPr>
            </w:r>
            <w:r>
              <w:rPr>
                <w:noProof/>
                <w:webHidden/>
              </w:rPr>
              <w:fldChar w:fldCharType="separate"/>
            </w:r>
            <w:r w:rsidR="005723D0">
              <w:rPr>
                <w:noProof/>
                <w:webHidden/>
              </w:rPr>
              <w:t>159</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01" w:history="1">
            <w:r w:rsidR="005723D0" w:rsidRPr="000A1144">
              <w:rPr>
                <w:rStyle w:val="Hyperlink"/>
                <w:noProof/>
              </w:rPr>
              <w:t>Leaving The UCOE</w:t>
            </w:r>
            <w:r w:rsidR="005723D0">
              <w:rPr>
                <w:noProof/>
                <w:webHidden/>
              </w:rPr>
              <w:tab/>
            </w:r>
            <w:r>
              <w:rPr>
                <w:noProof/>
                <w:webHidden/>
              </w:rPr>
              <w:fldChar w:fldCharType="begin"/>
            </w:r>
            <w:r w:rsidR="005723D0">
              <w:rPr>
                <w:noProof/>
                <w:webHidden/>
              </w:rPr>
              <w:instrText xml:space="preserve"> PAGEREF _Toc383697601 \h </w:instrText>
            </w:r>
            <w:r>
              <w:rPr>
                <w:noProof/>
                <w:webHidden/>
              </w:rPr>
            </w:r>
            <w:r>
              <w:rPr>
                <w:noProof/>
                <w:webHidden/>
              </w:rPr>
              <w:fldChar w:fldCharType="separate"/>
            </w:r>
            <w:r w:rsidR="005723D0">
              <w:rPr>
                <w:noProof/>
                <w:webHidden/>
              </w:rPr>
              <w:t>160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2" w:history="1">
            <w:r w:rsidR="005723D0" w:rsidRPr="000A1144">
              <w:rPr>
                <w:rStyle w:val="Hyperlink"/>
                <w:noProof/>
              </w:rPr>
              <w:t>Expulsion</w:t>
            </w:r>
            <w:r w:rsidR="005723D0">
              <w:rPr>
                <w:noProof/>
                <w:webHidden/>
              </w:rPr>
              <w:tab/>
            </w:r>
            <w:r>
              <w:rPr>
                <w:noProof/>
                <w:webHidden/>
              </w:rPr>
              <w:fldChar w:fldCharType="begin"/>
            </w:r>
            <w:r w:rsidR="005723D0">
              <w:rPr>
                <w:noProof/>
                <w:webHidden/>
              </w:rPr>
              <w:instrText xml:space="preserve"> PAGEREF _Toc383697602 \h </w:instrText>
            </w:r>
            <w:r>
              <w:rPr>
                <w:noProof/>
                <w:webHidden/>
              </w:rPr>
            </w:r>
            <w:r>
              <w:rPr>
                <w:noProof/>
                <w:webHidden/>
              </w:rPr>
              <w:fldChar w:fldCharType="separate"/>
            </w:r>
            <w:r w:rsidR="005723D0">
              <w:rPr>
                <w:noProof/>
                <w:webHidden/>
              </w:rPr>
              <w:t>160</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03" w:history="1">
            <w:r w:rsidR="005723D0" w:rsidRPr="000A1144">
              <w:rPr>
                <w:rStyle w:val="Hyperlink"/>
                <w:noProof/>
              </w:rPr>
              <w:t>Economics</w:t>
            </w:r>
            <w:r w:rsidR="005723D0">
              <w:rPr>
                <w:noProof/>
                <w:webHidden/>
              </w:rPr>
              <w:tab/>
            </w:r>
            <w:r>
              <w:rPr>
                <w:noProof/>
                <w:webHidden/>
              </w:rPr>
              <w:fldChar w:fldCharType="begin"/>
            </w:r>
            <w:r w:rsidR="005723D0">
              <w:rPr>
                <w:noProof/>
                <w:webHidden/>
              </w:rPr>
              <w:instrText xml:space="preserve"> PAGEREF _Toc383697603 \h </w:instrText>
            </w:r>
            <w:r>
              <w:rPr>
                <w:noProof/>
                <w:webHidden/>
              </w:rPr>
            </w:r>
            <w:r>
              <w:rPr>
                <w:noProof/>
                <w:webHidden/>
              </w:rPr>
              <w:fldChar w:fldCharType="separate"/>
            </w:r>
            <w:r w:rsidR="005723D0">
              <w:rPr>
                <w:noProof/>
                <w:webHidden/>
              </w:rPr>
              <w:t>162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4" w:history="1">
            <w:r w:rsidR="005723D0" w:rsidRPr="000A1144">
              <w:rPr>
                <w:rStyle w:val="Hyperlink"/>
                <w:noProof/>
              </w:rPr>
              <w:t>Recession</w:t>
            </w:r>
            <w:r w:rsidR="005723D0">
              <w:rPr>
                <w:noProof/>
                <w:webHidden/>
              </w:rPr>
              <w:tab/>
            </w:r>
            <w:r>
              <w:rPr>
                <w:noProof/>
                <w:webHidden/>
              </w:rPr>
              <w:fldChar w:fldCharType="begin"/>
            </w:r>
            <w:r w:rsidR="005723D0">
              <w:rPr>
                <w:noProof/>
                <w:webHidden/>
              </w:rPr>
              <w:instrText xml:space="preserve"> PAGEREF _Toc383697604 \h </w:instrText>
            </w:r>
            <w:r>
              <w:rPr>
                <w:noProof/>
                <w:webHidden/>
              </w:rPr>
            </w:r>
            <w:r>
              <w:rPr>
                <w:noProof/>
                <w:webHidden/>
              </w:rPr>
              <w:fldChar w:fldCharType="separate"/>
            </w:r>
            <w:r w:rsidR="005723D0">
              <w:rPr>
                <w:noProof/>
                <w:webHidden/>
              </w:rPr>
              <w:t>163</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5" w:history="1">
            <w:r w:rsidR="005723D0" w:rsidRPr="000A1144">
              <w:rPr>
                <w:rStyle w:val="Hyperlink"/>
                <w:noProof/>
              </w:rPr>
              <w:t>Global Banking</w:t>
            </w:r>
            <w:r w:rsidR="005723D0">
              <w:rPr>
                <w:noProof/>
                <w:webHidden/>
              </w:rPr>
              <w:tab/>
            </w:r>
            <w:r>
              <w:rPr>
                <w:noProof/>
                <w:webHidden/>
              </w:rPr>
              <w:fldChar w:fldCharType="begin"/>
            </w:r>
            <w:r w:rsidR="005723D0">
              <w:rPr>
                <w:noProof/>
                <w:webHidden/>
              </w:rPr>
              <w:instrText xml:space="preserve"> PAGEREF _Toc383697605 \h </w:instrText>
            </w:r>
            <w:r>
              <w:rPr>
                <w:noProof/>
                <w:webHidden/>
              </w:rPr>
            </w:r>
            <w:r>
              <w:rPr>
                <w:noProof/>
                <w:webHidden/>
              </w:rPr>
              <w:fldChar w:fldCharType="separate"/>
            </w:r>
            <w:r w:rsidR="005723D0">
              <w:rPr>
                <w:noProof/>
                <w:webHidden/>
              </w:rPr>
              <w:t>165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6" w:history="1">
            <w:r w:rsidR="005723D0" w:rsidRPr="000A1144">
              <w:rPr>
                <w:rStyle w:val="Hyperlink"/>
                <w:noProof/>
              </w:rPr>
              <w:t>Protectionism</w:t>
            </w:r>
            <w:r w:rsidR="005723D0">
              <w:rPr>
                <w:noProof/>
                <w:webHidden/>
              </w:rPr>
              <w:tab/>
            </w:r>
            <w:r>
              <w:rPr>
                <w:noProof/>
                <w:webHidden/>
              </w:rPr>
              <w:fldChar w:fldCharType="begin"/>
            </w:r>
            <w:r w:rsidR="005723D0">
              <w:rPr>
                <w:noProof/>
                <w:webHidden/>
              </w:rPr>
              <w:instrText xml:space="preserve"> PAGEREF _Toc383697606 \h </w:instrText>
            </w:r>
            <w:r>
              <w:rPr>
                <w:noProof/>
                <w:webHidden/>
              </w:rPr>
            </w:r>
            <w:r>
              <w:rPr>
                <w:noProof/>
                <w:webHidden/>
              </w:rPr>
              <w:fldChar w:fldCharType="separate"/>
            </w:r>
            <w:r w:rsidR="005723D0">
              <w:rPr>
                <w:noProof/>
                <w:webHidden/>
              </w:rPr>
              <w:t>167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7" w:history="1">
            <w:r w:rsidR="005723D0" w:rsidRPr="000A1144">
              <w:rPr>
                <w:rStyle w:val="Hyperlink"/>
                <w:noProof/>
              </w:rPr>
              <w:t>-------Who’s Running This Company?</w:t>
            </w:r>
            <w:r w:rsidR="005723D0">
              <w:rPr>
                <w:noProof/>
                <w:webHidden/>
              </w:rPr>
              <w:tab/>
            </w:r>
            <w:r>
              <w:rPr>
                <w:noProof/>
                <w:webHidden/>
              </w:rPr>
              <w:fldChar w:fldCharType="begin"/>
            </w:r>
            <w:r w:rsidR="005723D0">
              <w:rPr>
                <w:noProof/>
                <w:webHidden/>
              </w:rPr>
              <w:instrText xml:space="preserve"> PAGEREF _Toc383697607 \h </w:instrText>
            </w:r>
            <w:r>
              <w:rPr>
                <w:noProof/>
                <w:webHidden/>
              </w:rPr>
            </w:r>
            <w:r>
              <w:rPr>
                <w:noProof/>
                <w:webHidden/>
              </w:rPr>
              <w:fldChar w:fldCharType="separate"/>
            </w:r>
            <w:r w:rsidR="005723D0">
              <w:rPr>
                <w:noProof/>
                <w:webHidden/>
              </w:rPr>
              <w:t>167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08" w:history="1">
            <w:r w:rsidR="005723D0" w:rsidRPr="000A1144">
              <w:rPr>
                <w:rStyle w:val="Hyperlink"/>
                <w:noProof/>
              </w:rPr>
              <w:t>Global Business Bureau</w:t>
            </w:r>
            <w:r w:rsidR="005723D0">
              <w:rPr>
                <w:noProof/>
                <w:webHidden/>
              </w:rPr>
              <w:tab/>
            </w:r>
            <w:r>
              <w:rPr>
                <w:noProof/>
                <w:webHidden/>
              </w:rPr>
              <w:fldChar w:fldCharType="begin"/>
            </w:r>
            <w:r w:rsidR="005723D0">
              <w:rPr>
                <w:noProof/>
                <w:webHidden/>
              </w:rPr>
              <w:instrText xml:space="preserve"> PAGEREF _Toc383697608 \h </w:instrText>
            </w:r>
            <w:r>
              <w:rPr>
                <w:noProof/>
                <w:webHidden/>
              </w:rPr>
            </w:r>
            <w:r>
              <w:rPr>
                <w:noProof/>
                <w:webHidden/>
              </w:rPr>
              <w:fldChar w:fldCharType="separate"/>
            </w:r>
            <w:r w:rsidR="005723D0">
              <w:rPr>
                <w:noProof/>
                <w:webHidden/>
              </w:rPr>
              <w:t>169</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09" w:history="1">
            <w:r w:rsidR="005723D0" w:rsidRPr="000A1144">
              <w:rPr>
                <w:rStyle w:val="Hyperlink"/>
                <w:noProof/>
              </w:rPr>
              <w:t>The Military</w:t>
            </w:r>
            <w:r w:rsidR="005723D0">
              <w:rPr>
                <w:noProof/>
                <w:webHidden/>
              </w:rPr>
              <w:tab/>
            </w:r>
            <w:r>
              <w:rPr>
                <w:noProof/>
                <w:webHidden/>
              </w:rPr>
              <w:fldChar w:fldCharType="begin"/>
            </w:r>
            <w:r w:rsidR="005723D0">
              <w:rPr>
                <w:noProof/>
                <w:webHidden/>
              </w:rPr>
              <w:instrText xml:space="preserve"> PAGEREF _Toc383697609 \h </w:instrText>
            </w:r>
            <w:r>
              <w:rPr>
                <w:noProof/>
                <w:webHidden/>
              </w:rPr>
            </w:r>
            <w:r>
              <w:rPr>
                <w:noProof/>
                <w:webHidden/>
              </w:rPr>
              <w:fldChar w:fldCharType="separate"/>
            </w:r>
            <w:r w:rsidR="005723D0">
              <w:rPr>
                <w:noProof/>
                <w:webHidden/>
              </w:rPr>
              <w:t>174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0" w:history="1">
            <w:r w:rsidR="005723D0" w:rsidRPr="000A1144">
              <w:rPr>
                <w:rStyle w:val="Hyperlink"/>
                <w:noProof/>
              </w:rPr>
              <w:t>War</w:t>
            </w:r>
            <w:r w:rsidR="005723D0">
              <w:rPr>
                <w:noProof/>
                <w:webHidden/>
              </w:rPr>
              <w:tab/>
            </w:r>
            <w:r>
              <w:rPr>
                <w:noProof/>
                <w:webHidden/>
              </w:rPr>
              <w:fldChar w:fldCharType="begin"/>
            </w:r>
            <w:r w:rsidR="005723D0">
              <w:rPr>
                <w:noProof/>
                <w:webHidden/>
              </w:rPr>
              <w:instrText xml:space="preserve"> PAGEREF _Toc383697610 \h </w:instrText>
            </w:r>
            <w:r>
              <w:rPr>
                <w:noProof/>
                <w:webHidden/>
              </w:rPr>
            </w:r>
            <w:r>
              <w:rPr>
                <w:noProof/>
                <w:webHidden/>
              </w:rPr>
              <w:fldChar w:fldCharType="separate"/>
            </w:r>
            <w:r w:rsidR="005723D0">
              <w:rPr>
                <w:noProof/>
                <w:webHidden/>
              </w:rPr>
              <w:t>176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1" w:history="1">
            <w:r w:rsidR="005723D0" w:rsidRPr="000A1144">
              <w:rPr>
                <w:rStyle w:val="Hyperlink"/>
                <w:noProof/>
              </w:rPr>
              <w:t>National Emergencies</w:t>
            </w:r>
            <w:r w:rsidR="005723D0">
              <w:rPr>
                <w:noProof/>
                <w:webHidden/>
              </w:rPr>
              <w:tab/>
            </w:r>
            <w:r>
              <w:rPr>
                <w:noProof/>
                <w:webHidden/>
              </w:rPr>
              <w:fldChar w:fldCharType="begin"/>
            </w:r>
            <w:r w:rsidR="005723D0">
              <w:rPr>
                <w:noProof/>
                <w:webHidden/>
              </w:rPr>
              <w:instrText xml:space="preserve"> PAGEREF _Toc383697611 \h </w:instrText>
            </w:r>
            <w:r>
              <w:rPr>
                <w:noProof/>
                <w:webHidden/>
              </w:rPr>
            </w:r>
            <w:r>
              <w:rPr>
                <w:noProof/>
                <w:webHidden/>
              </w:rPr>
              <w:fldChar w:fldCharType="separate"/>
            </w:r>
            <w:r w:rsidR="005723D0">
              <w:rPr>
                <w:noProof/>
                <w:webHidden/>
              </w:rPr>
              <w:t>176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2" w:history="1">
            <w:r w:rsidR="005723D0" w:rsidRPr="000A1144">
              <w:rPr>
                <w:rStyle w:val="Hyperlink"/>
                <w:noProof/>
              </w:rPr>
              <w:t>Martial Law</w:t>
            </w:r>
            <w:r w:rsidR="005723D0">
              <w:rPr>
                <w:noProof/>
                <w:webHidden/>
              </w:rPr>
              <w:tab/>
            </w:r>
            <w:r>
              <w:rPr>
                <w:noProof/>
                <w:webHidden/>
              </w:rPr>
              <w:fldChar w:fldCharType="begin"/>
            </w:r>
            <w:r w:rsidR="005723D0">
              <w:rPr>
                <w:noProof/>
                <w:webHidden/>
              </w:rPr>
              <w:instrText xml:space="preserve"> PAGEREF _Toc383697612 \h </w:instrText>
            </w:r>
            <w:r>
              <w:rPr>
                <w:noProof/>
                <w:webHidden/>
              </w:rPr>
            </w:r>
            <w:r>
              <w:rPr>
                <w:noProof/>
                <w:webHidden/>
              </w:rPr>
              <w:fldChar w:fldCharType="separate"/>
            </w:r>
            <w:r w:rsidR="005723D0">
              <w:rPr>
                <w:noProof/>
                <w:webHidden/>
              </w:rPr>
              <w:t>177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3" w:history="1">
            <w:r w:rsidR="005723D0" w:rsidRPr="000A1144">
              <w:rPr>
                <w:rStyle w:val="Hyperlink"/>
                <w:noProof/>
              </w:rPr>
              <w:t>Military limits</w:t>
            </w:r>
            <w:r w:rsidR="005723D0">
              <w:rPr>
                <w:noProof/>
                <w:webHidden/>
              </w:rPr>
              <w:tab/>
            </w:r>
            <w:r>
              <w:rPr>
                <w:noProof/>
                <w:webHidden/>
              </w:rPr>
              <w:fldChar w:fldCharType="begin"/>
            </w:r>
            <w:r w:rsidR="005723D0">
              <w:rPr>
                <w:noProof/>
                <w:webHidden/>
              </w:rPr>
              <w:instrText xml:space="preserve"> PAGEREF _Toc383697613 \h </w:instrText>
            </w:r>
            <w:r>
              <w:rPr>
                <w:noProof/>
                <w:webHidden/>
              </w:rPr>
            </w:r>
            <w:r>
              <w:rPr>
                <w:noProof/>
                <w:webHidden/>
              </w:rPr>
              <w:fldChar w:fldCharType="separate"/>
            </w:r>
            <w:r w:rsidR="005723D0">
              <w:rPr>
                <w:noProof/>
                <w:webHidden/>
              </w:rPr>
              <w:t>178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4" w:history="1">
            <w:r w:rsidR="005723D0" w:rsidRPr="000A1144">
              <w:rPr>
                <w:rStyle w:val="Hyperlink"/>
                <w:noProof/>
              </w:rPr>
              <w:t>Guarding the Guards</w:t>
            </w:r>
            <w:r w:rsidR="005723D0">
              <w:rPr>
                <w:noProof/>
                <w:webHidden/>
              </w:rPr>
              <w:tab/>
            </w:r>
            <w:r>
              <w:rPr>
                <w:noProof/>
                <w:webHidden/>
              </w:rPr>
              <w:fldChar w:fldCharType="begin"/>
            </w:r>
            <w:r w:rsidR="005723D0">
              <w:rPr>
                <w:noProof/>
                <w:webHidden/>
              </w:rPr>
              <w:instrText xml:space="preserve"> PAGEREF _Toc383697614 \h </w:instrText>
            </w:r>
            <w:r>
              <w:rPr>
                <w:noProof/>
                <w:webHidden/>
              </w:rPr>
            </w:r>
            <w:r>
              <w:rPr>
                <w:noProof/>
                <w:webHidden/>
              </w:rPr>
              <w:fldChar w:fldCharType="separate"/>
            </w:r>
            <w:r w:rsidR="005723D0">
              <w:rPr>
                <w:noProof/>
                <w:webHidden/>
              </w:rPr>
              <w:t>179</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5" w:history="1">
            <w:r w:rsidR="005723D0" w:rsidRPr="000A1144">
              <w:rPr>
                <w:rStyle w:val="Hyperlink"/>
                <w:noProof/>
              </w:rPr>
              <w:t>Objecting to Immoral Wars</w:t>
            </w:r>
            <w:r w:rsidR="005723D0">
              <w:rPr>
                <w:noProof/>
                <w:webHidden/>
              </w:rPr>
              <w:tab/>
            </w:r>
            <w:r>
              <w:rPr>
                <w:noProof/>
                <w:webHidden/>
              </w:rPr>
              <w:fldChar w:fldCharType="begin"/>
            </w:r>
            <w:r w:rsidR="005723D0">
              <w:rPr>
                <w:noProof/>
                <w:webHidden/>
              </w:rPr>
              <w:instrText xml:space="preserve"> PAGEREF _Toc383697615 \h </w:instrText>
            </w:r>
            <w:r>
              <w:rPr>
                <w:noProof/>
                <w:webHidden/>
              </w:rPr>
            </w:r>
            <w:r>
              <w:rPr>
                <w:noProof/>
                <w:webHidden/>
              </w:rPr>
              <w:fldChar w:fldCharType="separate"/>
            </w:r>
            <w:r w:rsidR="005723D0">
              <w:rPr>
                <w:noProof/>
                <w:webHidden/>
              </w:rPr>
              <w:t>180</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6" w:history="1">
            <w:r w:rsidR="005723D0" w:rsidRPr="000A1144">
              <w:rPr>
                <w:rStyle w:val="Hyperlink"/>
                <w:noProof/>
              </w:rPr>
              <w:t>Military Secrets</w:t>
            </w:r>
            <w:r w:rsidR="005723D0">
              <w:rPr>
                <w:noProof/>
                <w:webHidden/>
              </w:rPr>
              <w:tab/>
            </w:r>
            <w:r>
              <w:rPr>
                <w:noProof/>
                <w:webHidden/>
              </w:rPr>
              <w:fldChar w:fldCharType="begin"/>
            </w:r>
            <w:r w:rsidR="005723D0">
              <w:rPr>
                <w:noProof/>
                <w:webHidden/>
              </w:rPr>
              <w:instrText xml:space="preserve"> PAGEREF _Toc383697616 \h </w:instrText>
            </w:r>
            <w:r>
              <w:rPr>
                <w:noProof/>
                <w:webHidden/>
              </w:rPr>
            </w:r>
            <w:r>
              <w:rPr>
                <w:noProof/>
                <w:webHidden/>
              </w:rPr>
              <w:fldChar w:fldCharType="separate"/>
            </w:r>
            <w:r w:rsidR="005723D0">
              <w:rPr>
                <w:noProof/>
                <w:webHidden/>
              </w:rPr>
              <w:t>180</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17" w:history="1">
            <w:r w:rsidR="005723D0" w:rsidRPr="000A1144">
              <w:rPr>
                <w:rStyle w:val="Hyperlink"/>
                <w:noProof/>
              </w:rPr>
              <w:t>Terrorism</w:t>
            </w:r>
            <w:r w:rsidR="005723D0">
              <w:rPr>
                <w:noProof/>
                <w:webHidden/>
              </w:rPr>
              <w:tab/>
            </w:r>
            <w:r>
              <w:rPr>
                <w:noProof/>
                <w:webHidden/>
              </w:rPr>
              <w:fldChar w:fldCharType="begin"/>
            </w:r>
            <w:r w:rsidR="005723D0">
              <w:rPr>
                <w:noProof/>
                <w:webHidden/>
              </w:rPr>
              <w:instrText xml:space="preserve"> PAGEREF _Toc383697617 \h </w:instrText>
            </w:r>
            <w:r>
              <w:rPr>
                <w:noProof/>
                <w:webHidden/>
              </w:rPr>
            </w:r>
            <w:r>
              <w:rPr>
                <w:noProof/>
                <w:webHidden/>
              </w:rPr>
              <w:fldChar w:fldCharType="separate"/>
            </w:r>
            <w:r w:rsidR="005723D0">
              <w:rPr>
                <w:noProof/>
                <w:webHidden/>
              </w:rPr>
              <w:t>181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8" w:history="1">
            <w:r w:rsidR="005723D0" w:rsidRPr="000A1144">
              <w:rPr>
                <w:rStyle w:val="Hyperlink"/>
                <w:noProof/>
              </w:rPr>
              <w:t>Interrogation</w:t>
            </w:r>
            <w:r w:rsidR="005723D0">
              <w:rPr>
                <w:noProof/>
                <w:webHidden/>
              </w:rPr>
              <w:tab/>
            </w:r>
            <w:r>
              <w:rPr>
                <w:noProof/>
                <w:webHidden/>
              </w:rPr>
              <w:fldChar w:fldCharType="begin"/>
            </w:r>
            <w:r w:rsidR="005723D0">
              <w:rPr>
                <w:noProof/>
                <w:webHidden/>
              </w:rPr>
              <w:instrText xml:space="preserve"> PAGEREF _Toc383697618 \h </w:instrText>
            </w:r>
            <w:r>
              <w:rPr>
                <w:noProof/>
                <w:webHidden/>
              </w:rPr>
            </w:r>
            <w:r>
              <w:rPr>
                <w:noProof/>
                <w:webHidden/>
              </w:rPr>
              <w:fldChar w:fldCharType="separate"/>
            </w:r>
            <w:r w:rsidR="005723D0">
              <w:rPr>
                <w:noProof/>
                <w:webHidden/>
              </w:rPr>
              <w:t>181</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19" w:history="1">
            <w:r w:rsidR="005723D0" w:rsidRPr="000A1144">
              <w:rPr>
                <w:rStyle w:val="Hyperlink"/>
                <w:noProof/>
              </w:rPr>
              <w:t>The Real Culprit</w:t>
            </w:r>
            <w:r w:rsidR="005723D0">
              <w:rPr>
                <w:noProof/>
                <w:webHidden/>
              </w:rPr>
              <w:tab/>
            </w:r>
            <w:r>
              <w:rPr>
                <w:noProof/>
                <w:webHidden/>
              </w:rPr>
              <w:fldChar w:fldCharType="begin"/>
            </w:r>
            <w:r w:rsidR="005723D0">
              <w:rPr>
                <w:noProof/>
                <w:webHidden/>
              </w:rPr>
              <w:instrText xml:space="preserve"> PAGEREF _Toc383697619 \h </w:instrText>
            </w:r>
            <w:r>
              <w:rPr>
                <w:noProof/>
                <w:webHidden/>
              </w:rPr>
            </w:r>
            <w:r>
              <w:rPr>
                <w:noProof/>
                <w:webHidden/>
              </w:rPr>
              <w:fldChar w:fldCharType="separate"/>
            </w:r>
            <w:r w:rsidR="005723D0">
              <w:rPr>
                <w:noProof/>
                <w:webHidden/>
              </w:rPr>
              <w:t>182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0" w:history="1">
            <w:r w:rsidR="005723D0" w:rsidRPr="000A1144">
              <w:rPr>
                <w:rStyle w:val="Hyperlink"/>
                <w:noProof/>
              </w:rPr>
              <w:t>Preventing Terrorism</w:t>
            </w:r>
            <w:r w:rsidR="005723D0">
              <w:rPr>
                <w:noProof/>
                <w:webHidden/>
              </w:rPr>
              <w:tab/>
            </w:r>
            <w:r>
              <w:rPr>
                <w:noProof/>
                <w:webHidden/>
              </w:rPr>
              <w:fldChar w:fldCharType="begin"/>
            </w:r>
            <w:r w:rsidR="005723D0">
              <w:rPr>
                <w:noProof/>
                <w:webHidden/>
              </w:rPr>
              <w:instrText xml:space="preserve"> PAGEREF _Toc383697620 \h </w:instrText>
            </w:r>
            <w:r>
              <w:rPr>
                <w:noProof/>
                <w:webHidden/>
              </w:rPr>
            </w:r>
            <w:r>
              <w:rPr>
                <w:noProof/>
                <w:webHidden/>
              </w:rPr>
              <w:fldChar w:fldCharType="separate"/>
            </w:r>
            <w:r w:rsidR="005723D0">
              <w:rPr>
                <w:noProof/>
                <w:webHidden/>
              </w:rPr>
              <w:t>182</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1" w:history="1">
            <w:r w:rsidR="005723D0" w:rsidRPr="000A1144">
              <w:rPr>
                <w:rStyle w:val="Hyperlink"/>
                <w:noProof/>
              </w:rPr>
              <w:t>Suicide bombers</w:t>
            </w:r>
            <w:r w:rsidR="005723D0">
              <w:rPr>
                <w:noProof/>
                <w:webHidden/>
              </w:rPr>
              <w:tab/>
            </w:r>
            <w:r>
              <w:rPr>
                <w:noProof/>
                <w:webHidden/>
              </w:rPr>
              <w:fldChar w:fldCharType="begin"/>
            </w:r>
            <w:r w:rsidR="005723D0">
              <w:rPr>
                <w:noProof/>
                <w:webHidden/>
              </w:rPr>
              <w:instrText xml:space="preserve"> PAGEREF _Toc383697621 \h </w:instrText>
            </w:r>
            <w:r>
              <w:rPr>
                <w:noProof/>
                <w:webHidden/>
              </w:rPr>
            </w:r>
            <w:r>
              <w:rPr>
                <w:noProof/>
                <w:webHidden/>
              </w:rPr>
              <w:fldChar w:fldCharType="separate"/>
            </w:r>
            <w:r w:rsidR="005723D0">
              <w:rPr>
                <w:noProof/>
                <w:webHidden/>
              </w:rPr>
              <w:t>183</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22" w:history="1">
            <w:r w:rsidR="005723D0" w:rsidRPr="000A1144">
              <w:rPr>
                <w:rStyle w:val="Hyperlink"/>
                <w:noProof/>
              </w:rPr>
              <w:t>The Fall Of Empires</w:t>
            </w:r>
            <w:r w:rsidR="005723D0">
              <w:rPr>
                <w:noProof/>
                <w:webHidden/>
              </w:rPr>
              <w:tab/>
            </w:r>
            <w:r>
              <w:rPr>
                <w:noProof/>
                <w:webHidden/>
              </w:rPr>
              <w:fldChar w:fldCharType="begin"/>
            </w:r>
            <w:r w:rsidR="005723D0">
              <w:rPr>
                <w:noProof/>
                <w:webHidden/>
              </w:rPr>
              <w:instrText xml:space="preserve"> PAGEREF _Toc383697622 \h </w:instrText>
            </w:r>
            <w:r>
              <w:rPr>
                <w:noProof/>
                <w:webHidden/>
              </w:rPr>
            </w:r>
            <w:r>
              <w:rPr>
                <w:noProof/>
                <w:webHidden/>
              </w:rPr>
              <w:fldChar w:fldCharType="separate"/>
            </w:r>
            <w:r w:rsidR="005723D0">
              <w:rPr>
                <w:noProof/>
                <w:webHidden/>
              </w:rPr>
              <w:t>184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3" w:history="1">
            <w:r w:rsidR="005723D0" w:rsidRPr="000A1144">
              <w:rPr>
                <w:rStyle w:val="Hyperlink"/>
                <w:noProof/>
              </w:rPr>
              <w:t>Sanctions</w:t>
            </w:r>
            <w:r w:rsidR="005723D0">
              <w:rPr>
                <w:noProof/>
                <w:webHidden/>
              </w:rPr>
              <w:tab/>
            </w:r>
            <w:r>
              <w:rPr>
                <w:noProof/>
                <w:webHidden/>
              </w:rPr>
              <w:fldChar w:fldCharType="begin"/>
            </w:r>
            <w:r w:rsidR="005723D0">
              <w:rPr>
                <w:noProof/>
                <w:webHidden/>
              </w:rPr>
              <w:instrText xml:space="preserve"> PAGEREF _Toc383697623 \h </w:instrText>
            </w:r>
            <w:r>
              <w:rPr>
                <w:noProof/>
                <w:webHidden/>
              </w:rPr>
            </w:r>
            <w:r>
              <w:rPr>
                <w:noProof/>
                <w:webHidden/>
              </w:rPr>
              <w:fldChar w:fldCharType="separate"/>
            </w:r>
            <w:r w:rsidR="005723D0">
              <w:rPr>
                <w:noProof/>
                <w:webHidden/>
              </w:rPr>
              <w:t>184</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4" w:history="1">
            <w:r w:rsidR="005723D0" w:rsidRPr="000A1144">
              <w:rPr>
                <w:rStyle w:val="Hyperlink"/>
                <w:noProof/>
              </w:rPr>
              <w:t>Nuclear Powder Keg</w:t>
            </w:r>
            <w:r w:rsidR="005723D0">
              <w:rPr>
                <w:noProof/>
                <w:webHidden/>
              </w:rPr>
              <w:tab/>
            </w:r>
            <w:r>
              <w:rPr>
                <w:noProof/>
                <w:webHidden/>
              </w:rPr>
              <w:fldChar w:fldCharType="begin"/>
            </w:r>
            <w:r w:rsidR="005723D0">
              <w:rPr>
                <w:noProof/>
                <w:webHidden/>
              </w:rPr>
              <w:instrText xml:space="preserve"> PAGEREF _Toc383697624 \h </w:instrText>
            </w:r>
            <w:r>
              <w:rPr>
                <w:noProof/>
                <w:webHidden/>
              </w:rPr>
            </w:r>
            <w:r>
              <w:rPr>
                <w:noProof/>
                <w:webHidden/>
              </w:rPr>
              <w:fldChar w:fldCharType="separate"/>
            </w:r>
            <w:r w:rsidR="005723D0">
              <w:rPr>
                <w:noProof/>
                <w:webHidden/>
              </w:rPr>
              <w:t>185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5" w:history="1">
            <w:r w:rsidR="005723D0" w:rsidRPr="000A1144">
              <w:rPr>
                <w:rStyle w:val="Hyperlink"/>
                <w:noProof/>
              </w:rPr>
              <w:t>Iraq War</w:t>
            </w:r>
            <w:r w:rsidR="005723D0">
              <w:rPr>
                <w:noProof/>
                <w:webHidden/>
              </w:rPr>
              <w:tab/>
            </w:r>
            <w:r>
              <w:rPr>
                <w:noProof/>
                <w:webHidden/>
              </w:rPr>
              <w:fldChar w:fldCharType="begin"/>
            </w:r>
            <w:r w:rsidR="005723D0">
              <w:rPr>
                <w:noProof/>
                <w:webHidden/>
              </w:rPr>
              <w:instrText xml:space="preserve"> PAGEREF _Toc383697625 \h </w:instrText>
            </w:r>
            <w:r>
              <w:rPr>
                <w:noProof/>
                <w:webHidden/>
              </w:rPr>
            </w:r>
            <w:r>
              <w:rPr>
                <w:noProof/>
                <w:webHidden/>
              </w:rPr>
              <w:fldChar w:fldCharType="separate"/>
            </w:r>
            <w:r w:rsidR="005723D0">
              <w:rPr>
                <w:noProof/>
                <w:webHidden/>
              </w:rPr>
              <w:t>185</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6" w:history="1">
            <w:r w:rsidR="005723D0" w:rsidRPr="000A1144">
              <w:rPr>
                <w:rStyle w:val="Hyperlink"/>
                <w:noProof/>
              </w:rPr>
              <w:t>Evolution and Revolution</w:t>
            </w:r>
            <w:r w:rsidR="005723D0">
              <w:rPr>
                <w:noProof/>
                <w:webHidden/>
              </w:rPr>
              <w:tab/>
            </w:r>
            <w:r>
              <w:rPr>
                <w:noProof/>
                <w:webHidden/>
              </w:rPr>
              <w:fldChar w:fldCharType="begin"/>
            </w:r>
            <w:r w:rsidR="005723D0">
              <w:rPr>
                <w:noProof/>
                <w:webHidden/>
              </w:rPr>
              <w:instrText xml:space="preserve"> PAGEREF _Toc383697626 \h </w:instrText>
            </w:r>
            <w:r>
              <w:rPr>
                <w:noProof/>
                <w:webHidden/>
              </w:rPr>
            </w:r>
            <w:r>
              <w:rPr>
                <w:noProof/>
                <w:webHidden/>
              </w:rPr>
              <w:fldChar w:fldCharType="separate"/>
            </w:r>
            <w:r w:rsidR="005723D0">
              <w:rPr>
                <w:noProof/>
                <w:webHidden/>
              </w:rPr>
              <w:t>186</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27" w:history="1">
            <w:r w:rsidR="005723D0" w:rsidRPr="000A1144">
              <w:rPr>
                <w:rStyle w:val="Hyperlink"/>
                <w:noProof/>
              </w:rPr>
              <w:t>Timely delivery of food and medicine</w:t>
            </w:r>
            <w:r w:rsidR="005723D0">
              <w:rPr>
                <w:noProof/>
                <w:webHidden/>
              </w:rPr>
              <w:tab/>
            </w:r>
            <w:r>
              <w:rPr>
                <w:noProof/>
                <w:webHidden/>
              </w:rPr>
              <w:fldChar w:fldCharType="begin"/>
            </w:r>
            <w:r w:rsidR="005723D0">
              <w:rPr>
                <w:noProof/>
                <w:webHidden/>
              </w:rPr>
              <w:instrText xml:space="preserve"> PAGEREF _Toc383697627 \h </w:instrText>
            </w:r>
            <w:r>
              <w:rPr>
                <w:noProof/>
                <w:webHidden/>
              </w:rPr>
            </w:r>
            <w:r>
              <w:rPr>
                <w:noProof/>
                <w:webHidden/>
              </w:rPr>
              <w:fldChar w:fldCharType="separate"/>
            </w:r>
            <w:r w:rsidR="005723D0">
              <w:rPr>
                <w:noProof/>
                <w:webHidden/>
              </w:rPr>
              <w:t>187</w:t>
            </w:r>
            <w:r>
              <w:rPr>
                <w:noProof/>
                <w:webHidden/>
              </w:rPr>
              <w:fldChar w:fldCharType="end"/>
            </w:r>
          </w:hyperlink>
        </w:p>
        <w:p w:rsidR="005723D0" w:rsidRDefault="00FE4705">
          <w:pPr>
            <w:pStyle w:val="TOC1"/>
            <w:tabs>
              <w:tab w:val="right" w:leader="dot" w:pos="6830"/>
            </w:tabs>
            <w:rPr>
              <w:rFonts w:asciiTheme="minorHAnsi" w:eastAsiaTheme="minorEastAsia" w:hAnsiTheme="minorHAnsi" w:cstheme="minorBidi"/>
              <w:b w:val="0"/>
              <w:bCs w:val="0"/>
              <w:i w:val="0"/>
              <w:iCs w:val="0"/>
              <w:noProof/>
              <w:sz w:val="22"/>
              <w:szCs w:val="22"/>
            </w:rPr>
          </w:pPr>
          <w:hyperlink w:anchor="_Toc383697628" w:history="1">
            <w:r w:rsidR="005723D0" w:rsidRPr="000A1144">
              <w:rPr>
                <w:rStyle w:val="Hyperlink"/>
                <w:noProof/>
              </w:rPr>
              <w:t>PART 3</w:t>
            </w:r>
            <w:r w:rsidR="005723D0">
              <w:rPr>
                <w:noProof/>
                <w:webHidden/>
              </w:rPr>
              <w:tab/>
            </w:r>
            <w:r>
              <w:rPr>
                <w:noProof/>
                <w:webHidden/>
              </w:rPr>
              <w:fldChar w:fldCharType="begin"/>
            </w:r>
            <w:r w:rsidR="005723D0">
              <w:rPr>
                <w:noProof/>
                <w:webHidden/>
              </w:rPr>
              <w:instrText xml:space="preserve"> PAGEREF _Toc383697628 \h </w:instrText>
            </w:r>
            <w:r>
              <w:rPr>
                <w:noProof/>
                <w:webHidden/>
              </w:rPr>
            </w:r>
            <w:r>
              <w:rPr>
                <w:noProof/>
                <w:webHidden/>
              </w:rPr>
              <w:fldChar w:fldCharType="separate"/>
            </w:r>
            <w:r w:rsidR="005723D0">
              <w:rPr>
                <w:noProof/>
                <w:webHidden/>
              </w:rPr>
              <w:t>190</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29" w:history="1">
            <w:r w:rsidR="005723D0" w:rsidRPr="000A1144">
              <w:rPr>
                <w:rStyle w:val="Hyperlink"/>
                <w:noProof/>
              </w:rPr>
              <w:t>United Federation Of Planets</w:t>
            </w:r>
            <w:r w:rsidR="005723D0">
              <w:rPr>
                <w:noProof/>
                <w:webHidden/>
              </w:rPr>
              <w:tab/>
            </w:r>
            <w:r>
              <w:rPr>
                <w:noProof/>
                <w:webHidden/>
              </w:rPr>
              <w:fldChar w:fldCharType="begin"/>
            </w:r>
            <w:r w:rsidR="005723D0">
              <w:rPr>
                <w:noProof/>
                <w:webHidden/>
              </w:rPr>
              <w:instrText xml:space="preserve"> PAGEREF _Toc383697629 \h </w:instrText>
            </w:r>
            <w:r>
              <w:rPr>
                <w:noProof/>
                <w:webHidden/>
              </w:rPr>
            </w:r>
            <w:r>
              <w:rPr>
                <w:noProof/>
                <w:webHidden/>
              </w:rPr>
              <w:fldChar w:fldCharType="separate"/>
            </w:r>
            <w:r w:rsidR="005723D0">
              <w:rPr>
                <w:noProof/>
                <w:webHidden/>
              </w:rPr>
              <w:t>192</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0" w:history="1">
            <w:r w:rsidR="005723D0" w:rsidRPr="000A1144">
              <w:rPr>
                <w:rStyle w:val="Hyperlink"/>
                <w:noProof/>
              </w:rPr>
              <w:t>Taxation And Finance</w:t>
            </w:r>
            <w:r w:rsidR="005723D0">
              <w:rPr>
                <w:noProof/>
                <w:webHidden/>
              </w:rPr>
              <w:tab/>
            </w:r>
            <w:r>
              <w:rPr>
                <w:noProof/>
                <w:webHidden/>
              </w:rPr>
              <w:fldChar w:fldCharType="begin"/>
            </w:r>
            <w:r w:rsidR="005723D0">
              <w:rPr>
                <w:noProof/>
                <w:webHidden/>
              </w:rPr>
              <w:instrText xml:space="preserve"> PAGEREF _Toc383697630 \h </w:instrText>
            </w:r>
            <w:r>
              <w:rPr>
                <w:noProof/>
                <w:webHidden/>
              </w:rPr>
            </w:r>
            <w:r>
              <w:rPr>
                <w:noProof/>
                <w:webHidden/>
              </w:rPr>
              <w:fldChar w:fldCharType="separate"/>
            </w:r>
            <w:r w:rsidR="005723D0">
              <w:rPr>
                <w:noProof/>
                <w:webHidden/>
              </w:rPr>
              <w:t>194</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1" w:history="1">
            <w:r w:rsidR="005723D0" w:rsidRPr="000A1144">
              <w:rPr>
                <w:rStyle w:val="Hyperlink"/>
                <w:noProof/>
              </w:rPr>
              <w:t>Stellar Economics</w:t>
            </w:r>
            <w:r w:rsidR="005723D0">
              <w:rPr>
                <w:noProof/>
                <w:webHidden/>
              </w:rPr>
              <w:tab/>
            </w:r>
            <w:r>
              <w:rPr>
                <w:noProof/>
                <w:webHidden/>
              </w:rPr>
              <w:fldChar w:fldCharType="begin"/>
            </w:r>
            <w:r w:rsidR="005723D0">
              <w:rPr>
                <w:noProof/>
                <w:webHidden/>
              </w:rPr>
              <w:instrText xml:space="preserve"> PAGEREF _Toc383697631 \h </w:instrText>
            </w:r>
            <w:r>
              <w:rPr>
                <w:noProof/>
                <w:webHidden/>
              </w:rPr>
            </w:r>
            <w:r>
              <w:rPr>
                <w:noProof/>
                <w:webHidden/>
              </w:rPr>
              <w:fldChar w:fldCharType="separate"/>
            </w:r>
            <w:r w:rsidR="005723D0">
              <w:rPr>
                <w:noProof/>
                <w:webHidden/>
              </w:rPr>
              <w:t>195</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2" w:history="1">
            <w:r w:rsidR="005723D0" w:rsidRPr="000A1144">
              <w:rPr>
                <w:rStyle w:val="Hyperlink"/>
                <w:noProof/>
              </w:rPr>
              <w:t>Joining The Federation</w:t>
            </w:r>
            <w:r w:rsidR="005723D0">
              <w:rPr>
                <w:noProof/>
                <w:webHidden/>
              </w:rPr>
              <w:tab/>
            </w:r>
            <w:r>
              <w:rPr>
                <w:noProof/>
                <w:webHidden/>
              </w:rPr>
              <w:fldChar w:fldCharType="begin"/>
            </w:r>
            <w:r w:rsidR="005723D0">
              <w:rPr>
                <w:noProof/>
                <w:webHidden/>
              </w:rPr>
              <w:instrText xml:space="preserve"> PAGEREF _Toc383697632 \h </w:instrText>
            </w:r>
            <w:r>
              <w:rPr>
                <w:noProof/>
                <w:webHidden/>
              </w:rPr>
            </w:r>
            <w:r>
              <w:rPr>
                <w:noProof/>
                <w:webHidden/>
              </w:rPr>
              <w:fldChar w:fldCharType="separate"/>
            </w:r>
            <w:r w:rsidR="005723D0">
              <w:rPr>
                <w:noProof/>
                <w:webHidden/>
              </w:rPr>
              <w:t>196</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3" w:history="1">
            <w:r w:rsidR="005723D0" w:rsidRPr="000A1144">
              <w:rPr>
                <w:rStyle w:val="Hyperlink"/>
                <w:noProof/>
              </w:rPr>
              <w:t>Leaving The Federation</w:t>
            </w:r>
            <w:r w:rsidR="005723D0">
              <w:rPr>
                <w:noProof/>
                <w:webHidden/>
              </w:rPr>
              <w:tab/>
            </w:r>
            <w:r>
              <w:rPr>
                <w:noProof/>
                <w:webHidden/>
              </w:rPr>
              <w:fldChar w:fldCharType="begin"/>
            </w:r>
            <w:r w:rsidR="005723D0">
              <w:rPr>
                <w:noProof/>
                <w:webHidden/>
              </w:rPr>
              <w:instrText xml:space="preserve"> PAGEREF _Toc383697633 \h </w:instrText>
            </w:r>
            <w:r>
              <w:rPr>
                <w:noProof/>
                <w:webHidden/>
              </w:rPr>
            </w:r>
            <w:r>
              <w:rPr>
                <w:noProof/>
                <w:webHidden/>
              </w:rPr>
              <w:fldChar w:fldCharType="separate"/>
            </w:r>
            <w:r w:rsidR="005723D0">
              <w:rPr>
                <w:noProof/>
                <w:webHidden/>
              </w:rPr>
              <w:t>197</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4" w:history="1">
            <w:r w:rsidR="005723D0" w:rsidRPr="000A1144">
              <w:rPr>
                <w:rStyle w:val="Hyperlink"/>
                <w:noProof/>
              </w:rPr>
              <w:t>Starfleet</w:t>
            </w:r>
            <w:r w:rsidR="005723D0">
              <w:rPr>
                <w:noProof/>
                <w:webHidden/>
              </w:rPr>
              <w:tab/>
            </w:r>
            <w:r>
              <w:rPr>
                <w:noProof/>
                <w:webHidden/>
              </w:rPr>
              <w:fldChar w:fldCharType="begin"/>
            </w:r>
            <w:r w:rsidR="005723D0">
              <w:rPr>
                <w:noProof/>
                <w:webHidden/>
              </w:rPr>
              <w:instrText xml:space="preserve"> PAGEREF _Toc383697634 \h </w:instrText>
            </w:r>
            <w:r>
              <w:rPr>
                <w:noProof/>
                <w:webHidden/>
              </w:rPr>
            </w:r>
            <w:r>
              <w:rPr>
                <w:noProof/>
                <w:webHidden/>
              </w:rPr>
              <w:fldChar w:fldCharType="separate"/>
            </w:r>
            <w:r w:rsidR="005723D0">
              <w:rPr>
                <w:noProof/>
                <w:webHidden/>
              </w:rPr>
              <w:t>198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35" w:history="1">
            <w:r w:rsidR="005723D0" w:rsidRPr="000A1144">
              <w:rPr>
                <w:rStyle w:val="Hyperlink"/>
                <w:noProof/>
              </w:rPr>
              <w:t>Starfleet Mandate</w:t>
            </w:r>
            <w:r w:rsidR="005723D0">
              <w:rPr>
                <w:noProof/>
                <w:webHidden/>
              </w:rPr>
              <w:tab/>
            </w:r>
            <w:r>
              <w:rPr>
                <w:noProof/>
                <w:webHidden/>
              </w:rPr>
              <w:fldChar w:fldCharType="begin"/>
            </w:r>
            <w:r w:rsidR="005723D0">
              <w:rPr>
                <w:noProof/>
                <w:webHidden/>
              </w:rPr>
              <w:instrText xml:space="preserve"> PAGEREF _Toc383697635 \h </w:instrText>
            </w:r>
            <w:r>
              <w:rPr>
                <w:noProof/>
                <w:webHidden/>
              </w:rPr>
            </w:r>
            <w:r>
              <w:rPr>
                <w:noProof/>
                <w:webHidden/>
              </w:rPr>
              <w:fldChar w:fldCharType="separate"/>
            </w:r>
            <w:r w:rsidR="005723D0">
              <w:rPr>
                <w:noProof/>
                <w:webHidden/>
              </w:rPr>
              <w:t>198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36" w:history="1">
            <w:r w:rsidR="005723D0" w:rsidRPr="000A1144">
              <w:rPr>
                <w:rStyle w:val="Hyperlink"/>
                <w:noProof/>
              </w:rPr>
              <w:t>Military Limits</w:t>
            </w:r>
            <w:r w:rsidR="005723D0">
              <w:rPr>
                <w:noProof/>
                <w:webHidden/>
              </w:rPr>
              <w:tab/>
            </w:r>
            <w:r>
              <w:rPr>
                <w:noProof/>
                <w:webHidden/>
              </w:rPr>
              <w:fldChar w:fldCharType="begin"/>
            </w:r>
            <w:r w:rsidR="005723D0">
              <w:rPr>
                <w:noProof/>
                <w:webHidden/>
              </w:rPr>
              <w:instrText xml:space="preserve"> PAGEREF _Toc383697636 \h </w:instrText>
            </w:r>
            <w:r>
              <w:rPr>
                <w:noProof/>
                <w:webHidden/>
              </w:rPr>
            </w:r>
            <w:r>
              <w:rPr>
                <w:noProof/>
                <w:webHidden/>
              </w:rPr>
              <w:fldChar w:fldCharType="separate"/>
            </w:r>
            <w:r w:rsidR="005723D0">
              <w:rPr>
                <w:noProof/>
                <w:webHidden/>
              </w:rPr>
              <w:t>201</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7" w:history="1">
            <w:r w:rsidR="005723D0" w:rsidRPr="000A1144">
              <w:rPr>
                <w:rStyle w:val="Hyperlink"/>
                <w:noProof/>
              </w:rPr>
              <w:t>Klingons, and Romulans, and Vulcans! Oh, my!</w:t>
            </w:r>
            <w:r w:rsidR="005723D0">
              <w:rPr>
                <w:noProof/>
                <w:webHidden/>
              </w:rPr>
              <w:tab/>
            </w:r>
            <w:r>
              <w:rPr>
                <w:noProof/>
                <w:webHidden/>
              </w:rPr>
              <w:fldChar w:fldCharType="begin"/>
            </w:r>
            <w:r w:rsidR="005723D0">
              <w:rPr>
                <w:noProof/>
                <w:webHidden/>
              </w:rPr>
              <w:instrText xml:space="preserve"> PAGEREF _Toc383697637 \h </w:instrText>
            </w:r>
            <w:r>
              <w:rPr>
                <w:noProof/>
                <w:webHidden/>
              </w:rPr>
            </w:r>
            <w:r>
              <w:rPr>
                <w:noProof/>
                <w:webHidden/>
              </w:rPr>
              <w:fldChar w:fldCharType="separate"/>
            </w:r>
            <w:r w:rsidR="005723D0">
              <w:rPr>
                <w:noProof/>
                <w:webHidden/>
              </w:rPr>
              <w:t>203</w:t>
            </w:r>
            <w:r>
              <w:rPr>
                <w:noProof/>
                <w:webHidden/>
              </w:rPr>
              <w:fldChar w:fldCharType="end"/>
            </w:r>
          </w:hyperlink>
        </w:p>
        <w:p w:rsidR="005723D0" w:rsidRDefault="00FE4705">
          <w:pPr>
            <w:pStyle w:val="TOC1"/>
            <w:tabs>
              <w:tab w:val="right" w:leader="dot" w:pos="6830"/>
            </w:tabs>
            <w:rPr>
              <w:rFonts w:asciiTheme="minorHAnsi" w:eastAsiaTheme="minorEastAsia" w:hAnsiTheme="minorHAnsi" w:cstheme="minorBidi"/>
              <w:b w:val="0"/>
              <w:bCs w:val="0"/>
              <w:i w:val="0"/>
              <w:iCs w:val="0"/>
              <w:noProof/>
              <w:sz w:val="22"/>
              <w:szCs w:val="22"/>
            </w:rPr>
          </w:pPr>
          <w:hyperlink w:anchor="_Toc383697638" w:history="1">
            <w:r w:rsidR="005723D0" w:rsidRPr="000A1144">
              <w:rPr>
                <w:rStyle w:val="Hyperlink"/>
                <w:noProof/>
              </w:rPr>
              <w:t>PART 4</w:t>
            </w:r>
            <w:r w:rsidR="005723D0">
              <w:rPr>
                <w:noProof/>
                <w:webHidden/>
              </w:rPr>
              <w:tab/>
            </w:r>
            <w:r>
              <w:rPr>
                <w:noProof/>
                <w:webHidden/>
              </w:rPr>
              <w:fldChar w:fldCharType="begin"/>
            </w:r>
            <w:r w:rsidR="005723D0">
              <w:rPr>
                <w:noProof/>
                <w:webHidden/>
              </w:rPr>
              <w:instrText xml:space="preserve"> PAGEREF _Toc383697638 \h </w:instrText>
            </w:r>
            <w:r>
              <w:rPr>
                <w:noProof/>
                <w:webHidden/>
              </w:rPr>
            </w:r>
            <w:r>
              <w:rPr>
                <w:noProof/>
                <w:webHidden/>
              </w:rPr>
              <w:fldChar w:fldCharType="separate"/>
            </w:r>
            <w:r w:rsidR="005723D0">
              <w:rPr>
                <w:noProof/>
                <w:webHidden/>
              </w:rPr>
              <w:t>205</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39" w:history="1">
            <w:r w:rsidR="005723D0" w:rsidRPr="000A1144">
              <w:rPr>
                <w:rStyle w:val="Hyperlink"/>
                <w:noProof/>
              </w:rPr>
              <w:t>Conclusion</w:t>
            </w:r>
            <w:r w:rsidR="005723D0">
              <w:rPr>
                <w:noProof/>
                <w:webHidden/>
              </w:rPr>
              <w:tab/>
            </w:r>
            <w:r>
              <w:rPr>
                <w:noProof/>
                <w:webHidden/>
              </w:rPr>
              <w:fldChar w:fldCharType="begin"/>
            </w:r>
            <w:r w:rsidR="005723D0">
              <w:rPr>
                <w:noProof/>
                <w:webHidden/>
              </w:rPr>
              <w:instrText xml:space="preserve"> PAGEREF _Toc383697639 \h </w:instrText>
            </w:r>
            <w:r>
              <w:rPr>
                <w:noProof/>
                <w:webHidden/>
              </w:rPr>
            </w:r>
            <w:r>
              <w:rPr>
                <w:noProof/>
                <w:webHidden/>
              </w:rPr>
              <w:fldChar w:fldCharType="separate"/>
            </w:r>
            <w:r w:rsidR="005723D0">
              <w:rPr>
                <w:noProof/>
                <w:webHidden/>
              </w:rPr>
              <w:t>207</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40" w:history="1">
            <w:r w:rsidR="005723D0" w:rsidRPr="000A1144">
              <w:rPr>
                <w:rStyle w:val="Hyperlink"/>
                <w:noProof/>
              </w:rPr>
              <w:t>Help Needed</w:t>
            </w:r>
            <w:r w:rsidR="005723D0">
              <w:rPr>
                <w:noProof/>
                <w:webHidden/>
              </w:rPr>
              <w:tab/>
            </w:r>
            <w:r>
              <w:rPr>
                <w:noProof/>
                <w:webHidden/>
              </w:rPr>
              <w:fldChar w:fldCharType="begin"/>
            </w:r>
            <w:r w:rsidR="005723D0">
              <w:rPr>
                <w:noProof/>
                <w:webHidden/>
              </w:rPr>
              <w:instrText xml:space="preserve"> PAGEREF _Toc383697640 \h </w:instrText>
            </w:r>
            <w:r>
              <w:rPr>
                <w:noProof/>
                <w:webHidden/>
              </w:rPr>
            </w:r>
            <w:r>
              <w:rPr>
                <w:noProof/>
                <w:webHidden/>
              </w:rPr>
              <w:fldChar w:fldCharType="separate"/>
            </w:r>
            <w:r w:rsidR="005723D0">
              <w:rPr>
                <w:noProof/>
                <w:webHidden/>
              </w:rPr>
              <w:t>214</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41" w:history="1">
            <w:r w:rsidR="005723D0" w:rsidRPr="000A1144">
              <w:rPr>
                <w:rStyle w:val="Hyperlink"/>
                <w:noProof/>
              </w:rPr>
              <w:t>Books Worth Burning</w:t>
            </w:r>
            <w:r w:rsidR="005723D0">
              <w:rPr>
                <w:noProof/>
                <w:webHidden/>
              </w:rPr>
              <w:tab/>
            </w:r>
            <w:r>
              <w:rPr>
                <w:noProof/>
                <w:webHidden/>
              </w:rPr>
              <w:fldChar w:fldCharType="begin"/>
            </w:r>
            <w:r w:rsidR="005723D0">
              <w:rPr>
                <w:noProof/>
                <w:webHidden/>
              </w:rPr>
              <w:instrText xml:space="preserve"> PAGEREF _Toc383697641 \h </w:instrText>
            </w:r>
            <w:r>
              <w:rPr>
                <w:noProof/>
                <w:webHidden/>
              </w:rPr>
            </w:r>
            <w:r>
              <w:rPr>
                <w:noProof/>
                <w:webHidden/>
              </w:rPr>
              <w:fldChar w:fldCharType="separate"/>
            </w:r>
            <w:r w:rsidR="005723D0">
              <w:rPr>
                <w:noProof/>
                <w:webHidden/>
              </w:rPr>
              <w:t>215</w:t>
            </w:r>
            <w:r>
              <w:rPr>
                <w:noProof/>
                <w:webHidden/>
              </w:rPr>
              <w:fldChar w:fldCharType="end"/>
            </w:r>
          </w:hyperlink>
        </w:p>
        <w:p w:rsidR="005723D0" w:rsidRDefault="00FE4705">
          <w:pPr>
            <w:pStyle w:val="TOC2"/>
            <w:tabs>
              <w:tab w:val="right" w:leader="dot" w:pos="6830"/>
            </w:tabs>
            <w:rPr>
              <w:rFonts w:asciiTheme="minorHAnsi" w:eastAsiaTheme="minorEastAsia" w:hAnsiTheme="minorHAnsi" w:cstheme="minorBidi"/>
              <w:b w:val="0"/>
              <w:bCs w:val="0"/>
              <w:noProof/>
              <w:sz w:val="22"/>
              <w:szCs w:val="22"/>
            </w:rPr>
          </w:pPr>
          <w:hyperlink w:anchor="_Toc383697642" w:history="1">
            <w:r w:rsidR="005723D0" w:rsidRPr="000A1144">
              <w:rPr>
                <w:rStyle w:val="Hyperlink"/>
                <w:noProof/>
              </w:rPr>
              <w:t>Appendix</w:t>
            </w:r>
            <w:r w:rsidR="005723D0">
              <w:rPr>
                <w:noProof/>
                <w:webHidden/>
              </w:rPr>
              <w:tab/>
            </w:r>
            <w:r>
              <w:rPr>
                <w:noProof/>
                <w:webHidden/>
              </w:rPr>
              <w:fldChar w:fldCharType="begin"/>
            </w:r>
            <w:r w:rsidR="005723D0">
              <w:rPr>
                <w:noProof/>
                <w:webHidden/>
              </w:rPr>
              <w:instrText xml:space="preserve"> PAGEREF _Toc383697642 \h </w:instrText>
            </w:r>
            <w:r>
              <w:rPr>
                <w:noProof/>
                <w:webHidden/>
              </w:rPr>
            </w:r>
            <w:r>
              <w:rPr>
                <w:noProof/>
                <w:webHidden/>
              </w:rPr>
              <w:fldChar w:fldCharType="separate"/>
            </w:r>
            <w:r w:rsidR="005723D0">
              <w:rPr>
                <w:noProof/>
                <w:webHidden/>
              </w:rPr>
              <w:t>218</w:t>
            </w:r>
            <w:r>
              <w:rPr>
                <w:noProof/>
                <w:webHidden/>
              </w:rPr>
              <w:fldChar w:fldCharType="end"/>
            </w:r>
          </w:hyperlink>
        </w:p>
        <w:p w:rsidR="005723D0" w:rsidRDefault="00FE4705">
          <w:pPr>
            <w:pStyle w:val="TOC3"/>
            <w:tabs>
              <w:tab w:val="right" w:leader="dot" w:pos="6830"/>
            </w:tabs>
            <w:rPr>
              <w:rFonts w:asciiTheme="minorHAnsi" w:eastAsiaTheme="minorEastAsia" w:hAnsiTheme="minorHAnsi" w:cstheme="minorBidi"/>
              <w:b w:val="0"/>
              <w:bCs w:val="0"/>
              <w:noProof/>
              <w:szCs w:val="22"/>
            </w:rPr>
          </w:pPr>
          <w:hyperlink w:anchor="_Toc383697643" w:history="1">
            <w:r w:rsidR="005723D0" w:rsidRPr="000A1144">
              <w:rPr>
                <w:rStyle w:val="Hyperlink"/>
                <w:noProof/>
              </w:rPr>
              <w:t>Binary Voting</w:t>
            </w:r>
            <w:r w:rsidR="005723D0">
              <w:rPr>
                <w:noProof/>
                <w:webHidden/>
              </w:rPr>
              <w:tab/>
            </w:r>
            <w:r>
              <w:rPr>
                <w:noProof/>
                <w:webHidden/>
              </w:rPr>
              <w:fldChar w:fldCharType="begin"/>
            </w:r>
            <w:r w:rsidR="005723D0">
              <w:rPr>
                <w:noProof/>
                <w:webHidden/>
              </w:rPr>
              <w:instrText xml:space="preserve"> PAGEREF _Toc383697643 \h </w:instrText>
            </w:r>
            <w:r>
              <w:rPr>
                <w:noProof/>
                <w:webHidden/>
              </w:rPr>
            </w:r>
            <w:r>
              <w:rPr>
                <w:noProof/>
                <w:webHidden/>
              </w:rPr>
              <w:fldChar w:fldCharType="separate"/>
            </w:r>
            <w:r w:rsidR="005723D0">
              <w:rPr>
                <w:noProof/>
                <w:webHidden/>
              </w:rPr>
              <w:t>218</w:t>
            </w:r>
            <w:r>
              <w:rPr>
                <w:noProof/>
                <w:webHidden/>
              </w:rPr>
              <w:fldChar w:fldCharType="end"/>
            </w:r>
          </w:hyperlink>
        </w:p>
        <w:p w:rsidR="00974907" w:rsidRPr="00EE0B97" w:rsidRDefault="00FE4705">
          <w:pPr>
            <w:rPr>
              <w:rFonts w:asciiTheme="minorHAnsi" w:hAnsiTheme="minorHAnsi"/>
            </w:rPr>
          </w:pPr>
          <w:r w:rsidRPr="00EE0B97">
            <w:rPr>
              <w:rFonts w:asciiTheme="minorHAnsi" w:hAnsiTheme="minorHAnsi"/>
            </w:rPr>
            <w:fldChar w:fldCharType="end"/>
          </w:r>
        </w:p>
      </w:sdtContent>
    </w:sdt>
    <w:p w:rsidR="001D65FD" w:rsidRPr="00EE0B97" w:rsidRDefault="001D65FD">
      <w:pPr>
        <w:widowControl w:val="0"/>
        <w:rPr>
          <w:rFonts w:asciiTheme="minorHAnsi" w:hAnsiTheme="minorHAnsi"/>
        </w:rPr>
      </w:pPr>
    </w:p>
    <w:p w:rsidR="002A73E4" w:rsidRPr="00EE0B97" w:rsidRDefault="00054CB7" w:rsidP="00755E7F">
      <w:pPr>
        <w:pStyle w:val="Subtitle1"/>
      </w:pPr>
      <w:r w:rsidRPr="00EE0B97">
        <w:lastRenderedPageBreak/>
        <w:drawing>
          <wp:inline distT="0" distB="0" distL="0" distR="0">
            <wp:extent cx="3177540" cy="142875"/>
            <wp:effectExtent l="1905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bookmarkStart w:id="2" w:name="_Toc477965018"/>
      <w:bookmarkStart w:id="3" w:name="Introduction"/>
    </w:p>
    <w:p w:rsidR="00B22C0A" w:rsidRPr="00EE0B97" w:rsidRDefault="00B22C0A" w:rsidP="00755E7F">
      <w:pPr>
        <w:pStyle w:val="Subtitle1"/>
      </w:pPr>
    </w:p>
    <w:p w:rsidR="00B22C0A" w:rsidRPr="00EE0B97" w:rsidRDefault="00B22C0A" w:rsidP="009E766A"/>
    <w:p w:rsidR="00561119" w:rsidRPr="00EE0B97" w:rsidRDefault="00561119" w:rsidP="009E766A"/>
    <w:p w:rsidR="00696B31" w:rsidRPr="00EE0B97" w:rsidRDefault="00696B31" w:rsidP="00755E7F">
      <w:pPr>
        <w:pStyle w:val="Subtitle1"/>
        <w:sectPr w:rsidR="00696B31" w:rsidRPr="00EE0B97" w:rsidSect="00561119">
          <w:headerReference w:type="even" r:id="rId24"/>
          <w:headerReference w:type="default" r:id="rId25"/>
          <w:footerReference w:type="even" r:id="rId26"/>
          <w:footerReference w:type="default" r:id="rId27"/>
          <w:headerReference w:type="first" r:id="rId28"/>
          <w:footerReference w:type="first" r:id="rId29"/>
          <w:type w:val="continuous"/>
          <w:pgSz w:w="8640" w:h="12960" w:code="1"/>
          <w:pgMar w:top="720" w:right="720" w:bottom="720" w:left="720" w:header="288" w:footer="288" w:gutter="360"/>
          <w:pgNumType w:start="1"/>
          <w:cols w:space="709"/>
          <w:noEndnote/>
          <w:titlePg/>
          <w:docGrid w:linePitch="326"/>
        </w:sectPr>
      </w:pPr>
    </w:p>
    <w:p w:rsidR="00696B31" w:rsidRPr="00EE0B97" w:rsidRDefault="00696B31" w:rsidP="009E766A">
      <w:pPr>
        <w:jc w:val="left"/>
        <w:rPr>
          <w:rFonts w:asciiTheme="minorHAnsi" w:hAnsiTheme="minorHAnsi"/>
          <w:sz w:val="20"/>
        </w:rPr>
      </w:pPr>
      <w:r w:rsidRPr="00EE0B97">
        <w:rPr>
          <w:rFonts w:asciiTheme="minorHAnsi" w:hAnsiTheme="minorHAnsi"/>
          <w:sz w:val="20"/>
        </w:rPr>
        <w:lastRenderedPageBreak/>
        <w:br w:type="page"/>
      </w:r>
    </w:p>
    <w:p w:rsidR="00696B31" w:rsidRPr="00EE0B97" w:rsidRDefault="00696B31" w:rsidP="009E766A">
      <w:pPr>
        <w:jc w:val="left"/>
        <w:rPr>
          <w:rFonts w:asciiTheme="minorHAnsi" w:hAnsiTheme="minorHAnsi"/>
          <w:sz w:val="20"/>
        </w:rPr>
      </w:pPr>
      <w:r w:rsidRPr="00EE0B97">
        <w:rPr>
          <w:rFonts w:asciiTheme="minorHAnsi" w:hAnsiTheme="minorHAnsi"/>
          <w:sz w:val="20"/>
        </w:rPr>
        <w:lastRenderedPageBreak/>
        <w:br w:type="page"/>
      </w: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CC1FBA">
      <w:pPr>
        <w:pStyle w:val="Title1"/>
        <w:rPr>
          <w:rFonts w:asciiTheme="minorHAnsi" w:hAnsiTheme="minorHAnsi"/>
        </w:rPr>
      </w:pPr>
      <w:r w:rsidRPr="00CC1FBA">
        <w:rPr>
          <w:rFonts w:asciiTheme="minorHAnsi" w:hAnsiTheme="minorHAnsi"/>
        </w:rPr>
        <w:t>Aipotu</w:t>
      </w:r>
      <w:r w:rsidR="00665477" w:rsidRPr="00EE0B97">
        <w:rPr>
          <w:rFonts w:asciiTheme="minorHAnsi" w:hAnsiTheme="minorHAnsi"/>
        </w:rPr>
        <w:t>!</w:t>
      </w:r>
    </w:p>
    <w:p w:rsidR="004904FD" w:rsidRPr="00EE0B97" w:rsidRDefault="00665477">
      <w:pPr>
        <w:pStyle w:val="Title2"/>
        <w:rPr>
          <w:rFonts w:asciiTheme="minorHAnsi" w:hAnsiTheme="minorHAnsi"/>
        </w:rPr>
      </w:pPr>
      <w:r w:rsidRPr="00EE0B97">
        <w:rPr>
          <w:rFonts w:asciiTheme="minorHAnsi" w:hAnsiTheme="minorHAnsi"/>
        </w:rPr>
        <w:t xml:space="preserve">- </w:t>
      </w:r>
      <w:r w:rsidR="00CC1FBA" w:rsidRPr="00CC1FBA">
        <w:rPr>
          <w:rFonts w:asciiTheme="minorHAnsi" w:hAnsiTheme="minorHAnsi"/>
        </w:rPr>
        <w:t>The land of personal power</w:t>
      </w: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665477">
      <w:pPr>
        <w:jc w:val="center"/>
        <w:rPr>
          <w:rFonts w:asciiTheme="minorHAnsi" w:hAnsiTheme="minorHAnsi"/>
        </w:rPr>
      </w:pPr>
      <w:r w:rsidRPr="00EE0B97">
        <w:rPr>
          <w:rFonts w:asciiTheme="minorHAnsi" w:hAnsiTheme="minorHAnsi"/>
        </w:rPr>
        <w:t>With knowledge comes awareness.</w:t>
      </w:r>
    </w:p>
    <w:p w:rsidR="004904FD" w:rsidRPr="00EE0B97" w:rsidRDefault="00665477">
      <w:pPr>
        <w:jc w:val="center"/>
        <w:rPr>
          <w:rFonts w:asciiTheme="minorHAnsi" w:hAnsiTheme="minorHAnsi"/>
        </w:rPr>
      </w:pPr>
      <w:r w:rsidRPr="00EE0B97">
        <w:rPr>
          <w:rFonts w:asciiTheme="minorHAnsi" w:hAnsiTheme="minorHAnsi"/>
        </w:rPr>
        <w:t>With awareness comes desire for change.</w:t>
      </w:r>
    </w:p>
    <w:p w:rsidR="004904FD" w:rsidRPr="00EE0B97" w:rsidRDefault="00665477">
      <w:pPr>
        <w:jc w:val="center"/>
        <w:rPr>
          <w:rFonts w:asciiTheme="minorHAnsi" w:hAnsiTheme="minorHAnsi"/>
        </w:rPr>
      </w:pPr>
      <w:r w:rsidRPr="00EE0B97">
        <w:rPr>
          <w:rFonts w:asciiTheme="minorHAnsi" w:hAnsiTheme="minorHAnsi"/>
        </w:rPr>
        <w:t>With desire for change comes action.</w:t>
      </w:r>
    </w:p>
    <w:p w:rsidR="00670CC4" w:rsidRPr="00EE0B97" w:rsidRDefault="00665477">
      <w:pPr>
        <w:jc w:val="center"/>
        <w:rPr>
          <w:rFonts w:asciiTheme="minorHAnsi" w:hAnsiTheme="minorHAnsi"/>
        </w:rPr>
      </w:pPr>
      <w:r w:rsidRPr="00EE0B97">
        <w:rPr>
          <w:rFonts w:asciiTheme="minorHAnsi" w:hAnsiTheme="minorHAnsi"/>
        </w:rPr>
        <w:t>With action comes the change,</w:t>
      </w:r>
    </w:p>
    <w:p w:rsidR="004904FD" w:rsidRPr="00EE0B97" w:rsidRDefault="00665477">
      <w:pPr>
        <w:jc w:val="center"/>
        <w:rPr>
          <w:rFonts w:asciiTheme="minorHAnsi" w:hAnsiTheme="minorHAnsi"/>
        </w:rPr>
      </w:pPr>
      <w:r w:rsidRPr="00EE0B97">
        <w:rPr>
          <w:rFonts w:asciiTheme="minorHAnsi" w:hAnsiTheme="minorHAnsi"/>
        </w:rPr>
        <w:t>And the world is made new again.</w:t>
      </w: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0733E4" w:rsidRPr="00EE0B97" w:rsidRDefault="000733E4" w:rsidP="00DD4CAA">
      <w:pPr>
        <w:rPr>
          <w:rFonts w:asciiTheme="minorHAnsi" w:hAnsiTheme="minorHAnsi"/>
        </w:rPr>
      </w:pPr>
      <w:r w:rsidRPr="00EE0B97">
        <w:rPr>
          <w:rFonts w:asciiTheme="minorHAnsi" w:hAnsiTheme="minorHAnsi"/>
        </w:rPr>
        <w:br w:type="page"/>
      </w: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pPr>
    </w:p>
    <w:p w:rsidR="007558A7" w:rsidRPr="00EE0B97" w:rsidRDefault="007558A7" w:rsidP="009E766A">
      <w:pPr>
        <w:jc w:val="left"/>
        <w:rPr>
          <w:rFonts w:asciiTheme="minorHAnsi" w:hAnsiTheme="minorHAnsi"/>
          <w:sz w:val="20"/>
        </w:rPr>
        <w:sectPr w:rsidR="007558A7" w:rsidRPr="00EE0B97" w:rsidSect="00561119">
          <w:headerReference w:type="even" r:id="rId30"/>
          <w:headerReference w:type="default" r:id="rId31"/>
          <w:footerReference w:type="even" r:id="rId32"/>
          <w:footerReference w:type="default" r:id="rId33"/>
          <w:headerReference w:type="first" r:id="rId34"/>
          <w:footerReference w:type="first" r:id="rId35"/>
          <w:type w:val="continuous"/>
          <w:pgSz w:w="8640" w:h="12960" w:code="1"/>
          <w:pgMar w:top="720" w:right="720" w:bottom="720" w:left="720" w:header="288" w:footer="288" w:gutter="360"/>
          <w:pgNumType w:start="1"/>
          <w:cols w:space="709"/>
          <w:noEndnote/>
          <w:titlePg/>
          <w:docGrid w:linePitch="326"/>
        </w:sectPr>
      </w:pPr>
      <w:bookmarkStart w:id="4" w:name="_Toc146731250"/>
      <w:bookmarkStart w:id="5" w:name="_Toc146731342"/>
      <w:bookmarkStart w:id="6" w:name="_Toc146731452"/>
      <w:bookmarkStart w:id="7" w:name="_Toc146732773"/>
      <w:bookmarkStart w:id="8" w:name="_Toc290215044"/>
      <w:r w:rsidRPr="00EE0B97">
        <w:rPr>
          <w:rFonts w:asciiTheme="minorHAnsi" w:hAnsiTheme="minorHAnsi"/>
          <w:sz w:val="20"/>
        </w:rPr>
        <w:br w:type="page"/>
      </w:r>
    </w:p>
    <w:p w:rsidR="004904FD" w:rsidRPr="00EE0B97" w:rsidRDefault="00665477">
      <w:pPr>
        <w:pStyle w:val="H2"/>
        <w:rPr>
          <w:rFonts w:asciiTheme="minorHAnsi" w:hAnsiTheme="minorHAnsi"/>
        </w:rPr>
      </w:pPr>
      <w:bookmarkStart w:id="9" w:name="_Toc383697504"/>
      <w:r w:rsidRPr="00EE0B97">
        <w:rPr>
          <w:rFonts w:asciiTheme="minorHAnsi" w:hAnsiTheme="minorHAnsi"/>
        </w:rPr>
        <w:lastRenderedPageBreak/>
        <w:t>Introduction</w:t>
      </w:r>
      <w:bookmarkEnd w:id="2"/>
      <w:bookmarkEnd w:id="3"/>
      <w:bookmarkEnd w:id="4"/>
      <w:bookmarkEnd w:id="5"/>
      <w:bookmarkEnd w:id="6"/>
      <w:bookmarkEnd w:id="7"/>
      <w:bookmarkEnd w:id="8"/>
      <w:bookmarkEnd w:id="9"/>
    </w:p>
    <w:p w:rsidR="00356D4B" w:rsidRPr="00EE0B97" w:rsidRDefault="00E76BF6" w:rsidP="00E76BF6">
      <w:pPr>
        <w:pStyle w:val="Quote1"/>
        <w:rPr>
          <w:rFonts w:asciiTheme="minorHAnsi" w:hAnsiTheme="minorHAnsi"/>
        </w:rPr>
      </w:pPr>
      <w:r w:rsidRPr="00EE0B97">
        <w:rPr>
          <w:rFonts w:asciiTheme="minorHAnsi" w:hAnsiTheme="minorHAnsi"/>
        </w:rPr>
        <w:t>There are no such things as inalienable rights</w:t>
      </w:r>
      <w:r w:rsidR="00356D4B" w:rsidRPr="00EE0B97">
        <w:rPr>
          <w:rFonts w:asciiTheme="minorHAnsi" w:hAnsiTheme="minorHAnsi"/>
        </w:rPr>
        <w:t xml:space="preserve"> – </w:t>
      </w:r>
    </w:p>
    <w:p w:rsidR="00E76BF6" w:rsidRPr="00EE0B97" w:rsidRDefault="00E76BF6" w:rsidP="00E76BF6">
      <w:pPr>
        <w:pStyle w:val="Quote1"/>
        <w:rPr>
          <w:rFonts w:asciiTheme="minorHAnsi" w:hAnsiTheme="minorHAnsi"/>
        </w:rPr>
      </w:pPr>
      <w:r w:rsidRPr="00EE0B97">
        <w:rPr>
          <w:rFonts w:asciiTheme="minorHAnsi" w:hAnsiTheme="minorHAnsi"/>
        </w:rPr>
        <w:t>only</w:t>
      </w:r>
      <w:r w:rsidR="00356D4B" w:rsidRPr="00EE0B97">
        <w:rPr>
          <w:rFonts w:asciiTheme="minorHAnsi" w:hAnsiTheme="minorHAnsi"/>
        </w:rPr>
        <w:t xml:space="preserve"> </w:t>
      </w:r>
      <w:r w:rsidRPr="00EE0B97">
        <w:rPr>
          <w:rFonts w:asciiTheme="minorHAnsi" w:hAnsiTheme="minorHAnsi"/>
        </w:rPr>
        <w:t>privileges that people must constantly fight and die for.</w:t>
      </w:r>
    </w:p>
    <w:p w:rsidR="00E76BF6" w:rsidRPr="00EE0B97" w:rsidRDefault="00E76BF6" w:rsidP="00E76BF6">
      <w:pPr>
        <w:pStyle w:val="Quote1"/>
        <w:rPr>
          <w:rFonts w:asciiTheme="minorHAnsi" w:hAnsiTheme="minorHAnsi"/>
        </w:rPr>
      </w:pPr>
      <w:r w:rsidRPr="00EE0B97">
        <w:rPr>
          <w:rFonts w:asciiTheme="minorHAnsi" w:hAnsiTheme="minorHAnsi"/>
        </w:rPr>
        <w:t>-- Dr. Slip Cam --</w:t>
      </w:r>
    </w:p>
    <w:p w:rsidR="00E76BF6" w:rsidRPr="00EE0B97" w:rsidRDefault="00E76BF6">
      <w:pPr>
        <w:pStyle w:val="Quote1"/>
        <w:rPr>
          <w:rFonts w:asciiTheme="minorHAnsi" w:hAnsiTheme="minorHAnsi"/>
        </w:rPr>
      </w:pPr>
    </w:p>
    <w:p w:rsidR="00F86D53" w:rsidRPr="00EE0B97" w:rsidRDefault="00F86D53">
      <w:pPr>
        <w:pStyle w:val="Quote1"/>
        <w:rPr>
          <w:rFonts w:asciiTheme="minorHAnsi" w:hAnsiTheme="minorHAnsi"/>
        </w:rPr>
      </w:pPr>
      <w:r w:rsidRPr="00EE0B97">
        <w:rPr>
          <w:rFonts w:asciiTheme="minorHAnsi" w:hAnsiTheme="minorHAnsi"/>
        </w:rPr>
        <w:t>The measure of a man is what he does with power.</w:t>
      </w:r>
    </w:p>
    <w:p w:rsidR="00F86D53" w:rsidRPr="00EE0B97" w:rsidRDefault="00F86D53">
      <w:pPr>
        <w:pStyle w:val="Quote1"/>
        <w:rPr>
          <w:rFonts w:asciiTheme="minorHAnsi" w:hAnsiTheme="minorHAnsi"/>
        </w:rPr>
      </w:pPr>
      <w:r w:rsidRPr="00EE0B97">
        <w:rPr>
          <w:rFonts w:asciiTheme="minorHAnsi" w:hAnsiTheme="minorHAnsi"/>
        </w:rPr>
        <w:t>-- Plato --</w:t>
      </w:r>
    </w:p>
    <w:p w:rsidR="00F86D53" w:rsidRPr="00EE0B97" w:rsidRDefault="00F86D53">
      <w:pPr>
        <w:pStyle w:val="Quote1"/>
        <w:rPr>
          <w:rFonts w:asciiTheme="minorHAnsi" w:hAnsiTheme="minorHAnsi"/>
        </w:rPr>
      </w:pPr>
    </w:p>
    <w:p w:rsidR="004904FD" w:rsidRPr="00EE0B97" w:rsidRDefault="00665477">
      <w:pPr>
        <w:pStyle w:val="Quote1"/>
        <w:rPr>
          <w:rFonts w:asciiTheme="minorHAnsi" w:hAnsiTheme="minorHAnsi"/>
        </w:rPr>
      </w:pPr>
      <w:r w:rsidRPr="00EE0B97">
        <w:rPr>
          <w:rFonts w:asciiTheme="minorHAnsi" w:hAnsiTheme="minorHAnsi"/>
        </w:rPr>
        <w:t>Only he who attempts the ridiculous</w:t>
      </w:r>
      <w:r w:rsidRPr="00EE0B97">
        <w:rPr>
          <w:rFonts w:asciiTheme="minorHAnsi" w:hAnsiTheme="minorHAnsi"/>
        </w:rPr>
        <w:br/>
        <w:t>may achieve the impossible.</w:t>
      </w:r>
      <w:r w:rsidRPr="00EE0B97">
        <w:rPr>
          <w:rFonts w:asciiTheme="minorHAnsi" w:hAnsiTheme="minorHAnsi"/>
        </w:rPr>
        <w:br/>
        <w:t>-- Spanish writer’s Epigram --</w:t>
      </w:r>
    </w:p>
    <w:p w:rsidR="00E76BF6" w:rsidRPr="00EE0B97" w:rsidRDefault="00E76BF6">
      <w:pPr>
        <w:pStyle w:val="Quote1"/>
        <w:rPr>
          <w:rFonts w:asciiTheme="minorHAnsi" w:hAnsiTheme="minorHAnsi"/>
        </w:rPr>
      </w:pPr>
    </w:p>
    <w:p w:rsidR="004904FD" w:rsidRPr="00EE0B97" w:rsidRDefault="00FE4705">
      <w:pPr>
        <w:rPr>
          <w:rFonts w:asciiTheme="minorHAnsi" w:hAnsiTheme="minorHAnsi"/>
        </w:rPr>
      </w:pPr>
      <w:r w:rsidRPr="00FE4705">
        <w:rPr>
          <w:rFonts w:asciiTheme="minorHAnsi" w:hAnsiTheme="minorHAnsi"/>
          <w:noProof/>
          <w:sz w:val="20"/>
        </w:rPr>
        <w:pict>
          <v:shapetype id="_x0000_t202" coordsize="21600,21600" o:spt="202" path="m,l,21600r21600,l21600,xe">
            <v:stroke joinstyle="miter"/>
            <v:path gradientshapeok="t" o:connecttype="rect"/>
          </v:shapetype>
          <v:shape id="_x0000_s1026" type="#_x0000_t202" style="position:absolute;left:0;text-align:left;margin-left:-5.6pt;margin-top:10.25pt;width:21.6pt;height:29.95pt;z-index:-251666944;mso-wrap-edited:f;mso-wrap-distance-left:0;mso-wrap-distance-right:0" wrapcoords="-1350 0 -1350 21600 22950 21600 22950 0 -1350 0" stroked="f">
            <v:textbox style="mso-next-textbox:#_x0000_s1026" inset="0,0,0,0">
              <w:txbxContent>
                <w:p w:rsidR="00A154F0" w:rsidRPr="002773A9" w:rsidRDefault="00A154F0">
                  <w:pPr>
                    <w:jc w:val="right"/>
                    <w:rPr>
                      <w:rFonts w:ascii="Aharoni" w:hAnsi="Aharoni" w:cs="Aharoni"/>
                      <w:sz w:val="76"/>
                      <w:szCs w:val="76"/>
                    </w:rPr>
                  </w:pPr>
                  <w:r w:rsidRPr="002773A9">
                    <w:rPr>
                      <w:rFonts w:ascii="Aharoni" w:hAnsi="Aharoni" w:cs="Aharoni"/>
                      <w:sz w:val="76"/>
                      <w:szCs w:val="76"/>
                    </w:rPr>
                    <w:t>L</w:t>
                  </w:r>
                </w:p>
              </w:txbxContent>
            </v:textbox>
            <w10:wrap type="tight"/>
          </v:shape>
        </w:pict>
      </w:r>
    </w:p>
    <w:p w:rsidR="004904FD" w:rsidRPr="00EE0B97" w:rsidRDefault="00665477">
      <w:pPr>
        <w:rPr>
          <w:rFonts w:asciiTheme="minorHAnsi" w:hAnsiTheme="minorHAnsi"/>
        </w:rPr>
      </w:pPr>
      <w:r w:rsidRPr="00EE0B97">
        <w:rPr>
          <w:rFonts w:asciiTheme="minorHAnsi" w:hAnsiTheme="minorHAnsi"/>
          <w:noProof/>
        </w:rPr>
        <w:t>ong</w:t>
      </w:r>
      <w:r w:rsidRPr="00EE0B97">
        <w:rPr>
          <w:rFonts w:asciiTheme="minorHAnsi" w:hAnsiTheme="minorHAnsi"/>
        </w:rPr>
        <w:t xml:space="preserve"> ago and far away existed a land of peace and prosperity. It was the envy of all the nations, a jewel in the realm of humanity. Everyone looked to it for inspiration and hope. Its name was – Aipotu.</w:t>
      </w:r>
    </w:p>
    <w:p w:rsidR="004904FD" w:rsidRPr="00EE0B97" w:rsidRDefault="004904FD" w:rsidP="004F6510">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odd thing about Aipotu was that there was little difference between it and the other nations. The people who lived in Aipotu were the same as those found in other countries. Their culture was </w:t>
      </w:r>
      <w:r w:rsidR="005A446F" w:rsidRPr="00EE0B97">
        <w:rPr>
          <w:rFonts w:asciiTheme="minorHAnsi" w:hAnsiTheme="minorHAnsi"/>
        </w:rPr>
        <w:t>like</w:t>
      </w:r>
      <w:r w:rsidRPr="00EE0B97">
        <w:rPr>
          <w:rFonts w:asciiTheme="minorHAnsi" w:hAnsiTheme="minorHAnsi"/>
        </w:rPr>
        <w:t xml:space="preserve"> other cultures. Their beliefs and religions were no different. </w:t>
      </w:r>
      <w:r w:rsidR="001A20C3" w:rsidRPr="00EE0B97">
        <w:rPr>
          <w:rFonts w:asciiTheme="minorHAnsi" w:hAnsiTheme="minorHAnsi"/>
        </w:rPr>
        <w:t xml:space="preserve">Their spiritual development was the same. </w:t>
      </w:r>
      <w:r w:rsidRPr="00EE0B97">
        <w:rPr>
          <w:rFonts w:asciiTheme="minorHAnsi" w:hAnsiTheme="minorHAnsi"/>
        </w:rPr>
        <w:t>The elements that made up the</w:t>
      </w:r>
      <w:r w:rsidR="00D6017B" w:rsidRPr="00EE0B97">
        <w:rPr>
          <w:rFonts w:asciiTheme="minorHAnsi" w:hAnsiTheme="minorHAnsi"/>
        </w:rPr>
        <w:t>ir</w:t>
      </w:r>
      <w:r w:rsidRPr="00EE0B97">
        <w:rPr>
          <w:rFonts w:asciiTheme="minorHAnsi" w:hAnsiTheme="minorHAnsi"/>
        </w:rPr>
        <w:t xml:space="preserve"> government were similar. Even their level of science and technology was similar.</w:t>
      </w:r>
    </w:p>
    <w:p w:rsidR="004904FD" w:rsidRPr="00EE0B97" w:rsidRDefault="004904FD" w:rsidP="005B62CE"/>
    <w:p w:rsidR="004049A2" w:rsidRPr="00EE0B97" w:rsidRDefault="00665477" w:rsidP="003374A0">
      <w:r w:rsidRPr="00EE0B97">
        <w:t xml:space="preserve">There was however one thing that separated Aipotu from </w:t>
      </w:r>
      <w:r w:rsidR="00D6017B" w:rsidRPr="00EE0B97">
        <w:t>the</w:t>
      </w:r>
      <w:r w:rsidRPr="00EE0B97">
        <w:rPr>
          <w:color w:val="FF0000"/>
        </w:rPr>
        <w:t xml:space="preserve"> </w:t>
      </w:r>
      <w:r w:rsidRPr="00EE0B97">
        <w:t>other countries.</w:t>
      </w:r>
      <w:r w:rsidR="003374A0">
        <w:t xml:space="preserve"> </w:t>
      </w:r>
      <w:r w:rsidRPr="00EE0B97">
        <w:t>Aipotu</w:t>
      </w:r>
      <w:r w:rsidRPr="00EE0B97">
        <w:rPr>
          <w:color w:val="FF0000"/>
        </w:rPr>
        <w:t xml:space="preserve"> </w:t>
      </w:r>
      <w:r w:rsidRPr="00EE0B97">
        <w:t>focused on the person as the most important element of society. This focus affected all aspects</w:t>
      </w:r>
      <w:r w:rsidR="003E5503" w:rsidRPr="00EE0B97">
        <w:t xml:space="preserve"> </w:t>
      </w:r>
      <w:r w:rsidRPr="00EE0B97">
        <w:t xml:space="preserve">of society including </w:t>
      </w:r>
      <w:r w:rsidR="004049A2" w:rsidRPr="00EE0B97">
        <w:t>the running of the government, the raising of children</w:t>
      </w:r>
      <w:r w:rsidR="006644E8" w:rsidRPr="00EE0B97">
        <w:t>, the treatment of the poor</w:t>
      </w:r>
      <w:r w:rsidR="004049A2" w:rsidRPr="00EE0B97">
        <w:t xml:space="preserve"> and the building of cities</w:t>
      </w:r>
      <w:r w:rsidR="006644E8" w:rsidRPr="00EE0B97">
        <w:t>.</w:t>
      </w:r>
    </w:p>
    <w:p w:rsidR="004904FD" w:rsidRPr="00EE0B97" w:rsidRDefault="004904FD">
      <w:pPr>
        <w:rPr>
          <w:rFonts w:asciiTheme="minorHAnsi" w:hAnsiTheme="minorHAnsi"/>
        </w:rPr>
      </w:pPr>
    </w:p>
    <w:p w:rsidR="004904FD" w:rsidRDefault="00665477">
      <w:pPr>
        <w:rPr>
          <w:rFonts w:asciiTheme="minorHAnsi" w:hAnsiTheme="minorHAnsi"/>
        </w:rPr>
      </w:pPr>
      <w:r w:rsidRPr="00EE0B97">
        <w:rPr>
          <w:rFonts w:asciiTheme="minorHAnsi" w:hAnsiTheme="minorHAnsi"/>
        </w:rPr>
        <w:t>Okay, so that isn’t quite true. After all, all societies focus on people, don’t they? If you think you’re confused, you’re not alone…</w:t>
      </w:r>
    </w:p>
    <w:p w:rsidR="00820614" w:rsidRDefault="00820614">
      <w:pPr>
        <w:rPr>
          <w:rFonts w:asciiTheme="minorHAnsi" w:hAnsiTheme="minorHAnsi"/>
        </w:rPr>
      </w:pPr>
    </w:p>
    <w:p w:rsidR="00DA01DF" w:rsidRPr="009B4277" w:rsidRDefault="00DA01DF" w:rsidP="00DA01DF">
      <w:pPr>
        <w:jc w:val="center"/>
      </w:pPr>
      <w:r>
        <w:rPr>
          <w:noProof/>
        </w:rPr>
        <w:drawing>
          <wp:inline distT="0" distB="0" distL="0" distR="0">
            <wp:extent cx="201930" cy="77470"/>
            <wp:effectExtent l="0" t="0" r="0" b="0"/>
            <wp:docPr id="26" name="Picture 30" descr="MC9000653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C900065312[1]"/>
                    <pic:cNvPicPr>
                      <a:picLocks noChangeAspect="1" noChangeArrowheads="1"/>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01930" cy="77470"/>
                    </a:xfrm>
                    <a:prstGeom prst="rect">
                      <a:avLst/>
                    </a:prstGeom>
                    <a:noFill/>
                    <a:ln>
                      <a:noFill/>
                    </a:ln>
                  </pic:spPr>
                </pic:pic>
              </a:graphicData>
            </a:graphic>
          </wp:inline>
        </w:drawing>
      </w:r>
      <w:r>
        <w:rPr>
          <w:vanish/>
        </w:rPr>
        <w:t>~</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Throughout history, people have</w:t>
      </w:r>
      <w:r w:rsidR="00CC0B11" w:rsidRPr="00EE0B97">
        <w:rPr>
          <w:rFonts w:asciiTheme="minorHAnsi" w:hAnsiTheme="minorHAnsi"/>
        </w:rPr>
        <w:t xml:space="preserve"> </w:t>
      </w:r>
      <w:r w:rsidRPr="00EE0B97">
        <w:rPr>
          <w:rFonts w:asciiTheme="minorHAnsi" w:hAnsiTheme="minorHAnsi"/>
        </w:rPr>
        <w:t xml:space="preserve">envisioned </w:t>
      </w:r>
      <w:r w:rsidR="004F7838" w:rsidRPr="00EE0B97">
        <w:rPr>
          <w:rFonts w:asciiTheme="minorHAnsi" w:hAnsiTheme="minorHAnsi"/>
        </w:rPr>
        <w:t>perfect societies</w:t>
      </w:r>
      <w:r w:rsidRPr="00EE0B97">
        <w:rPr>
          <w:rFonts w:asciiTheme="minorHAnsi" w:hAnsiTheme="minorHAnsi"/>
        </w:rPr>
        <w:t>. Communism, Socialism and Marxism are just three such examples. (Don</w:t>
      </w:r>
      <w:r w:rsidR="00CC0B11" w:rsidRPr="00EE0B97">
        <w:rPr>
          <w:rFonts w:asciiTheme="minorHAnsi" w:hAnsiTheme="minorHAnsi"/>
        </w:rPr>
        <w:t>’</w:t>
      </w:r>
      <w:r w:rsidRPr="00EE0B97">
        <w:rPr>
          <w:rFonts w:asciiTheme="minorHAnsi" w:hAnsiTheme="minorHAnsi"/>
        </w:rPr>
        <w:t>t</w:t>
      </w:r>
      <w:r w:rsidR="00CC0B11" w:rsidRPr="00EE0B97">
        <w:rPr>
          <w:rFonts w:asciiTheme="minorHAnsi" w:hAnsiTheme="minorHAnsi"/>
        </w:rPr>
        <w:t xml:space="preserve"> </w:t>
      </w:r>
      <w:r w:rsidRPr="00EE0B97">
        <w:rPr>
          <w:rFonts w:asciiTheme="minorHAnsi" w:hAnsiTheme="minorHAnsi"/>
        </w:rPr>
        <w:t xml:space="preserve">forget Democracy, with its little friend Capitalism.) Everyone has </w:t>
      </w:r>
      <w:r w:rsidRPr="00EE0B97">
        <w:rPr>
          <w:rFonts w:asciiTheme="minorHAnsi" w:hAnsiTheme="minorHAnsi"/>
          <w:noProof/>
        </w:rPr>
        <w:t>their</w:t>
      </w:r>
      <w:r w:rsidRPr="00EE0B97">
        <w:rPr>
          <w:rFonts w:asciiTheme="minorHAnsi" w:hAnsiTheme="minorHAnsi"/>
        </w:rPr>
        <w:t xml:space="preserve"> </w:t>
      </w:r>
      <w:r w:rsidR="00180CB4" w:rsidRPr="00EE0B97">
        <w:rPr>
          <w:rFonts w:asciiTheme="minorHAnsi" w:hAnsiTheme="minorHAnsi"/>
        </w:rPr>
        <w:t xml:space="preserve">own </w:t>
      </w:r>
      <w:r w:rsidRPr="00EE0B97">
        <w:rPr>
          <w:rFonts w:asciiTheme="minorHAnsi" w:hAnsiTheme="minorHAnsi"/>
        </w:rPr>
        <w:t>idea of what a perfect society should be.</w:t>
      </w:r>
    </w:p>
    <w:p w:rsidR="004904FD" w:rsidRPr="00EE0B97" w:rsidRDefault="004904FD">
      <w:pPr>
        <w:widowControl w:val="0"/>
        <w:rPr>
          <w:rFonts w:asciiTheme="minorHAnsi" w:hAnsiTheme="minorHAnsi"/>
        </w:rPr>
      </w:pPr>
    </w:p>
    <w:p w:rsidR="004904FD" w:rsidRPr="00EE0B97" w:rsidRDefault="00665477">
      <w:pPr>
        <w:pStyle w:val="Title4"/>
        <w:rPr>
          <w:rFonts w:asciiTheme="minorHAnsi" w:hAnsiTheme="minorHAnsi"/>
          <w:vanish/>
        </w:rPr>
      </w:pPr>
      <w:r w:rsidRPr="00EE0B97">
        <w:rPr>
          <w:rFonts w:asciiTheme="minorHAnsi" w:hAnsiTheme="minorHAnsi"/>
          <w:vanish/>
        </w:rPr>
        <w:t>Hurray for capitalism</w:t>
      </w:r>
    </w:p>
    <w:p w:rsidR="004904FD" w:rsidRPr="00EE0B97" w:rsidRDefault="00665477" w:rsidP="00755E7F">
      <w:pPr>
        <w:pStyle w:val="Subtitle1"/>
      </w:pPr>
      <w:r w:rsidRPr="00EE0B97">
        <w:object w:dxaOrig="2380" w:dyaOrig="2531">
          <v:shape id="_x0000_i1025" type="#_x0000_t75" style="width:121.15pt;height:129pt" o:ole="">
            <v:imagedata r:id="rId37" o:title=""/>
          </v:shape>
          <o:OLEObject Type="Embed" ProgID="Word.Picture.8" ShapeID="_x0000_i1025" DrawAspect="Content" ObjectID="_1810631554" r:id="rId38"/>
        </w:object>
      </w:r>
      <w:r w:rsidRPr="00EE0B97">
        <w:br/>
        <w:t>Courtesy United Feature Syndicate</w:t>
      </w:r>
      <w:r w:rsidRPr="00EE0B97">
        <w:br/>
        <w:t>December 27, 1997</w:t>
      </w:r>
    </w:p>
    <w:p w:rsidR="004904FD" w:rsidRPr="00820614" w:rsidRDefault="004904FD">
      <w:pPr>
        <w:widowControl w:val="0"/>
        <w:tabs>
          <w:tab w:val="left" w:pos="2329"/>
        </w:tabs>
        <w:rPr>
          <w:rFonts w:asciiTheme="minorHAnsi" w:hAnsiTheme="minorHAnsi"/>
          <w:vanish/>
        </w:rPr>
      </w:pPr>
    </w:p>
    <w:p w:rsidR="004904FD" w:rsidRPr="00EE0B97" w:rsidRDefault="00665477">
      <w:pPr>
        <w:widowControl w:val="0"/>
        <w:rPr>
          <w:rFonts w:asciiTheme="minorHAnsi" w:hAnsiTheme="minorHAnsi"/>
        </w:rPr>
      </w:pPr>
      <w:r w:rsidRPr="00EE0B97">
        <w:rPr>
          <w:rFonts w:asciiTheme="minorHAnsi" w:hAnsiTheme="minorHAnsi"/>
        </w:rPr>
        <w:t>Some utopias involve only a couple dozen people while others involve hundreds of millions of people (ex. China</w:t>
      </w:r>
      <w:r w:rsidR="006B2E70">
        <w:rPr>
          <w:rFonts w:asciiTheme="minorHAnsi" w:hAnsiTheme="minorHAnsi"/>
        </w:rPr>
        <w:t>, Russia, the United States, etc.</w:t>
      </w:r>
      <w:r w:rsidRPr="00EE0B97">
        <w:rPr>
          <w:rFonts w:asciiTheme="minorHAnsi" w:hAnsiTheme="minorHAnsi"/>
        </w:rPr>
        <w:t xml:space="preserve">). </w:t>
      </w:r>
      <w:r w:rsidRPr="00EE0B97">
        <w:rPr>
          <w:rFonts w:asciiTheme="minorHAnsi" w:hAnsiTheme="minorHAnsi"/>
        </w:rPr>
        <w:lastRenderedPageBreak/>
        <w:t xml:space="preserve">Each of these societies </w:t>
      </w:r>
      <w:r w:rsidR="00F575F7" w:rsidRPr="00EE0B97">
        <w:rPr>
          <w:rFonts w:asciiTheme="minorHAnsi" w:hAnsiTheme="minorHAnsi"/>
        </w:rPr>
        <w:t>addresses</w:t>
      </w:r>
      <w:r w:rsidRPr="00EE0B97">
        <w:rPr>
          <w:rFonts w:asciiTheme="minorHAnsi" w:hAnsiTheme="minorHAnsi"/>
        </w:rPr>
        <w:t xml:space="preserve"> some perceived need. Each has had success when initially applied. </w:t>
      </w:r>
      <w:r w:rsidR="00180CB4" w:rsidRPr="00EE0B97">
        <w:rPr>
          <w:rFonts w:asciiTheme="minorHAnsi" w:hAnsiTheme="minorHAnsi"/>
        </w:rPr>
        <w:t>However,</w:t>
      </w:r>
      <w:r w:rsidRPr="00EE0B97">
        <w:rPr>
          <w:rFonts w:asciiTheme="minorHAnsi" w:hAnsiTheme="minorHAnsi"/>
        </w:rPr>
        <w:t xml:space="preserve"> </w:t>
      </w:r>
      <w:r w:rsidR="00CC0B11" w:rsidRPr="00EE0B97">
        <w:rPr>
          <w:rFonts w:asciiTheme="minorHAnsi" w:hAnsiTheme="minorHAnsi"/>
        </w:rPr>
        <w:t>a</w:t>
      </w:r>
      <w:r w:rsidRPr="00EE0B97">
        <w:rPr>
          <w:rFonts w:asciiTheme="minorHAnsi" w:hAnsiTheme="minorHAnsi"/>
        </w:rPr>
        <w:t>s time passed, flaws appeared</w:t>
      </w:r>
      <w:r w:rsidR="004D6831" w:rsidRPr="00EE0B97">
        <w:rPr>
          <w:rFonts w:asciiTheme="minorHAnsi" w:hAnsiTheme="minorHAnsi"/>
        </w:rPr>
        <w:t>,</w:t>
      </w:r>
      <w:r w:rsidRPr="00EE0B97">
        <w:rPr>
          <w:rFonts w:asciiTheme="minorHAnsi" w:hAnsiTheme="minorHAnsi"/>
        </w:rPr>
        <w:t xml:space="preserve"> revealing </w:t>
      </w:r>
      <w:r w:rsidR="004D6831" w:rsidRPr="00EE0B97">
        <w:rPr>
          <w:rFonts w:asciiTheme="minorHAnsi" w:hAnsiTheme="minorHAnsi"/>
        </w:rPr>
        <w:t xml:space="preserve">that </w:t>
      </w:r>
      <w:r w:rsidRPr="00EE0B97">
        <w:rPr>
          <w:rFonts w:asciiTheme="minorHAnsi" w:hAnsiTheme="minorHAnsi"/>
        </w:rPr>
        <w:t xml:space="preserve">these societies </w:t>
      </w:r>
      <w:r w:rsidR="004D6831" w:rsidRPr="00EE0B97">
        <w:rPr>
          <w:rFonts w:asciiTheme="minorHAnsi" w:hAnsiTheme="minorHAnsi"/>
        </w:rPr>
        <w:t>were</w:t>
      </w:r>
      <w:r w:rsidRPr="00EE0B97">
        <w:rPr>
          <w:rFonts w:asciiTheme="minorHAnsi" w:hAnsiTheme="minorHAnsi"/>
        </w:rPr>
        <w:t xml:space="preserve"> not as perfect as people hoped they’d</w:t>
      </w:r>
      <w:r w:rsidR="00DD4CAA" w:rsidRPr="00EE0B97">
        <w:rPr>
          <w:rFonts w:asciiTheme="minorHAnsi" w:hAnsiTheme="minorHAnsi"/>
        </w:rPr>
        <w:t xml:space="preserve"> be.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I’ve just returned from Aipotu and </w:t>
      </w:r>
      <w:r w:rsidR="004D6831" w:rsidRPr="00EE0B97">
        <w:rPr>
          <w:rFonts w:asciiTheme="minorHAnsi" w:hAnsiTheme="minorHAnsi"/>
        </w:rPr>
        <w:t xml:space="preserve">I </w:t>
      </w:r>
      <w:r w:rsidRPr="00EE0B97">
        <w:rPr>
          <w:rFonts w:asciiTheme="minorHAnsi" w:hAnsiTheme="minorHAnsi"/>
        </w:rPr>
        <w:t xml:space="preserve">would like to share my experiences with you. In the chapters that follow, I’ll describe how their society is set up. Perhaps we can apply some of these principles to our own </w:t>
      </w:r>
      <w:r w:rsidR="009C7160" w:rsidRPr="00EE0B97">
        <w:rPr>
          <w:rFonts w:asciiTheme="minorHAnsi" w:hAnsiTheme="minorHAnsi"/>
        </w:rPr>
        <w:t>society.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 suggest you go to this country and experience it for </w:t>
      </w:r>
      <w:r w:rsidR="009C7160" w:rsidRPr="00EE0B97">
        <w:rPr>
          <w:rFonts w:asciiTheme="minorHAnsi" w:hAnsiTheme="minorHAnsi"/>
        </w:rPr>
        <w:t>yourself</w:t>
      </w:r>
      <w:r w:rsidRPr="00EE0B97">
        <w:rPr>
          <w:rFonts w:asciiTheme="minorHAnsi" w:hAnsiTheme="minorHAnsi"/>
        </w:rPr>
        <w:t xml:space="preserve">. I’m sure I’ve made mistakes while jotting down this information. If this is true, please don’t hesitate to let me know. The more people who </w:t>
      </w:r>
      <w:r w:rsidR="004D347C" w:rsidRPr="00EE0B97">
        <w:rPr>
          <w:rFonts w:asciiTheme="minorHAnsi" w:hAnsiTheme="minorHAnsi"/>
        </w:rPr>
        <w:t>investigate</w:t>
      </w:r>
      <w:r w:rsidRPr="00EE0B97">
        <w:rPr>
          <w:rFonts w:asciiTheme="minorHAnsi" w:hAnsiTheme="minorHAnsi"/>
        </w:rPr>
        <w:t xml:space="preserve"> the matter, the better our understanding of that society will be… </w:t>
      </w:r>
      <w:r w:rsidR="004D347C" w:rsidRPr="00EE0B97">
        <w:rPr>
          <w:rFonts w:asciiTheme="minorHAnsi" w:hAnsiTheme="minorHAnsi"/>
        </w:rPr>
        <w:t>So,</w:t>
      </w:r>
      <w:r w:rsidRPr="00EE0B97">
        <w:rPr>
          <w:rFonts w:asciiTheme="minorHAnsi" w:hAnsiTheme="minorHAnsi"/>
        </w:rPr>
        <w:t xml:space="preserve"> let’s proceed to the guts of the book.</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Before we begin, I’d like to make a comment. People say they don</w:t>
      </w:r>
      <w:r w:rsidR="002E6B90" w:rsidRPr="00EE0B97">
        <w:rPr>
          <w:rFonts w:asciiTheme="minorHAnsi" w:hAnsiTheme="minorHAnsi"/>
        </w:rPr>
        <w:t>’</w:t>
      </w:r>
      <w:r w:rsidRPr="00EE0B97">
        <w:rPr>
          <w:rFonts w:asciiTheme="minorHAnsi" w:hAnsiTheme="minorHAnsi"/>
        </w:rPr>
        <w:t xml:space="preserve">t want to live in a utopia because such a world would be boring. The fact that what you’re talking about is boring is proof that it’s </w:t>
      </w:r>
      <w:r w:rsidRPr="00EE0B97">
        <w:rPr>
          <w:rFonts w:asciiTheme="minorHAnsi" w:hAnsiTheme="minorHAnsi"/>
          <w:i/>
        </w:rPr>
        <w:t>not</w:t>
      </w:r>
      <w:r w:rsidRPr="00EE0B97">
        <w:rPr>
          <w:rFonts w:asciiTheme="minorHAnsi" w:hAnsiTheme="minorHAnsi"/>
        </w:rPr>
        <w:t xml:space="preserve"> a utopia.</w:t>
      </w:r>
    </w:p>
    <w:p w:rsidR="004904FD" w:rsidRPr="00EE0B97" w:rsidRDefault="004904FD">
      <w:pPr>
        <w:rPr>
          <w:rFonts w:asciiTheme="minorHAnsi" w:hAnsiTheme="minorHAnsi"/>
        </w:rPr>
      </w:pPr>
    </w:p>
    <w:p w:rsidR="004904FD" w:rsidRPr="00EE0B97" w:rsidRDefault="00DD4CAA">
      <w:pPr>
        <w:rPr>
          <w:rFonts w:asciiTheme="minorHAnsi" w:hAnsiTheme="minorHAnsi"/>
        </w:rPr>
      </w:pPr>
      <w:r w:rsidRPr="00EE0B97">
        <w:rPr>
          <w:rFonts w:asciiTheme="minorHAnsi" w:hAnsiTheme="minorHAnsi"/>
        </w:rPr>
        <w:t>P</w:t>
      </w:r>
      <w:r w:rsidR="00665477" w:rsidRPr="00EE0B97">
        <w:rPr>
          <w:rFonts w:asciiTheme="minorHAnsi" w:hAnsiTheme="minorHAnsi"/>
        </w:rPr>
        <w:t xml:space="preserve">eople </w:t>
      </w:r>
      <w:r w:rsidRPr="00EE0B97">
        <w:rPr>
          <w:rFonts w:asciiTheme="minorHAnsi" w:hAnsiTheme="minorHAnsi"/>
        </w:rPr>
        <w:t>have claimed</w:t>
      </w:r>
      <w:r w:rsidR="00665477" w:rsidRPr="00EE0B97">
        <w:rPr>
          <w:rFonts w:asciiTheme="minorHAnsi" w:hAnsiTheme="minorHAnsi"/>
        </w:rPr>
        <w:t xml:space="preserve"> that suffering is important in the world. They claim that utopia is the worst thing that could happen to humanity. Have you noticed that these people are the ones who are usually living in the lap of luxury? It’s easy to say that suffering is good when you’re not the one doing the suffering.</w:t>
      </w:r>
    </w:p>
    <w:p w:rsidR="004904FD" w:rsidRPr="00EE0B97" w:rsidRDefault="004904FD">
      <w:pPr>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0316EA" w:rsidRPr="00EE0B97" w:rsidRDefault="000316EA">
      <w:pPr>
        <w:rPr>
          <w:rFonts w:asciiTheme="minorHAnsi" w:hAnsiTheme="minorHAnsi"/>
        </w:rPr>
      </w:pPr>
    </w:p>
    <w:p w:rsidR="00854E68" w:rsidRPr="00EE0B97" w:rsidRDefault="00854E68" w:rsidP="00854E68">
      <w:pPr>
        <w:rPr>
          <w:rFonts w:asciiTheme="minorHAnsi" w:hAnsiTheme="minorHAnsi"/>
        </w:rPr>
      </w:pPr>
    </w:p>
    <w:p w:rsidR="00854E68" w:rsidRPr="00EE0B97" w:rsidRDefault="00854E68" w:rsidP="00854E68">
      <w:pPr>
        <w:rPr>
          <w:rFonts w:asciiTheme="minorHAnsi" w:hAnsiTheme="minorHAnsi"/>
        </w:rPr>
        <w:sectPr w:rsidR="00854E68" w:rsidRPr="00EE0B97" w:rsidSect="00493BD2">
          <w:headerReference w:type="even" r:id="rId39"/>
          <w:headerReference w:type="default" r:id="rId40"/>
          <w:footerReference w:type="even" r:id="rId41"/>
          <w:footerReference w:type="default" r:id="rId42"/>
          <w:headerReference w:type="first" r:id="rId43"/>
          <w:footerReference w:type="first" r:id="rId44"/>
          <w:type w:val="continuous"/>
          <w:pgSz w:w="8640" w:h="12960" w:code="1"/>
          <w:pgMar w:top="720" w:right="720" w:bottom="720" w:left="720" w:header="288" w:footer="288" w:gutter="360"/>
          <w:pgNumType w:start="1"/>
          <w:cols w:space="709"/>
          <w:noEndnote/>
          <w:titlePg/>
          <w:docGrid w:linePitch="326"/>
        </w:sectPr>
      </w:pPr>
    </w:p>
    <w:p w:rsidR="005535D4" w:rsidRPr="00EE0B97" w:rsidRDefault="005535D4" w:rsidP="009E766A">
      <w:pPr>
        <w:jc w:val="left"/>
        <w:rPr>
          <w:rFonts w:asciiTheme="minorHAnsi" w:hAnsiTheme="minorHAnsi"/>
          <w:sz w:val="20"/>
        </w:rPr>
      </w:pPr>
      <w:r w:rsidRPr="00EE0B97">
        <w:rPr>
          <w:rFonts w:asciiTheme="minorHAnsi" w:hAnsiTheme="minorHAnsi"/>
          <w:sz w:val="20"/>
        </w:rPr>
        <w:lastRenderedPageBreak/>
        <w:br w:type="page"/>
      </w:r>
    </w:p>
    <w:p w:rsidR="005633E9" w:rsidRPr="00EE0B97" w:rsidRDefault="005535D4" w:rsidP="009E766A">
      <w:pPr>
        <w:jc w:val="left"/>
        <w:rPr>
          <w:rFonts w:asciiTheme="minorHAnsi" w:hAnsiTheme="minorHAnsi"/>
          <w:sz w:val="20"/>
        </w:rPr>
      </w:pPr>
      <w:r w:rsidRPr="00EE0B97">
        <w:rPr>
          <w:rFonts w:asciiTheme="minorHAnsi" w:hAnsiTheme="minorHAnsi"/>
          <w:sz w:val="20"/>
        </w:rPr>
        <w:lastRenderedPageBreak/>
        <w:br w:type="page"/>
      </w:r>
      <w:r w:rsidR="005633E9" w:rsidRPr="00EE0B97">
        <w:rPr>
          <w:rFonts w:asciiTheme="minorHAnsi" w:hAnsiTheme="minorHAnsi"/>
          <w:sz w:val="20"/>
        </w:rPr>
        <w:lastRenderedPageBreak/>
        <w:br w:type="page"/>
      </w:r>
    </w:p>
    <w:p w:rsidR="005535D4" w:rsidRPr="00EE0B97" w:rsidRDefault="005535D4" w:rsidP="009E766A"/>
    <w:p w:rsidR="001D4688" w:rsidRPr="00EE0B97" w:rsidRDefault="001D4688" w:rsidP="009E766A"/>
    <w:p w:rsidR="001D4688" w:rsidRPr="00EE0B97" w:rsidRDefault="001D4688" w:rsidP="009E766A"/>
    <w:p w:rsidR="001D4688" w:rsidRPr="00EE0B97" w:rsidRDefault="001D4688" w:rsidP="009E766A"/>
    <w:p w:rsidR="001D4688" w:rsidRPr="00EE0B97" w:rsidRDefault="001D4688" w:rsidP="009E766A"/>
    <w:p w:rsidR="000316EA" w:rsidRPr="00EE0B97" w:rsidRDefault="000316EA">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0316EA" w:rsidRPr="00EE0B97" w:rsidRDefault="000316EA">
      <w:pPr>
        <w:rPr>
          <w:rFonts w:asciiTheme="minorHAnsi" w:hAnsiTheme="minorHAnsi"/>
        </w:rPr>
      </w:pPr>
    </w:p>
    <w:p w:rsidR="000316EA" w:rsidRPr="00EE0B97" w:rsidRDefault="000316EA" w:rsidP="00351D7F">
      <w:pPr>
        <w:pStyle w:val="H1"/>
        <w:rPr>
          <w:rFonts w:asciiTheme="minorHAnsi" w:hAnsiTheme="minorHAnsi"/>
        </w:rPr>
      </w:pPr>
      <w:bookmarkStart w:id="10" w:name="_Toc290215045"/>
      <w:bookmarkStart w:id="11" w:name="_Toc383697505"/>
      <w:r w:rsidRPr="00EE0B97">
        <w:rPr>
          <w:rFonts w:asciiTheme="minorHAnsi" w:hAnsiTheme="minorHAnsi"/>
        </w:rPr>
        <w:t>PART 1</w:t>
      </w:r>
      <w:bookmarkEnd w:id="10"/>
      <w:bookmarkEnd w:id="11"/>
    </w:p>
    <w:p w:rsidR="000316EA" w:rsidRPr="00EE0B97" w:rsidRDefault="000316EA">
      <w:pPr>
        <w:rPr>
          <w:rFonts w:asciiTheme="minorHAnsi" w:hAnsiTheme="minorHAnsi"/>
        </w:rPr>
      </w:pPr>
    </w:p>
    <w:p w:rsidR="001D4688" w:rsidRPr="00EE0B97" w:rsidRDefault="00BD58B2" w:rsidP="001D4688">
      <w:pPr>
        <w:rPr>
          <w:rFonts w:asciiTheme="minorHAnsi" w:hAnsiTheme="minorHAnsi"/>
        </w:rPr>
      </w:pPr>
      <w:r w:rsidRPr="00EE0B97">
        <w:rPr>
          <w:rFonts w:asciiTheme="minorHAnsi" w:hAnsiTheme="minorHAnsi"/>
        </w:rPr>
        <w:t>“</w:t>
      </w:r>
      <w:r w:rsidR="001D4688" w:rsidRPr="00EE0B97">
        <w:rPr>
          <w:rFonts w:asciiTheme="minorHAnsi" w:hAnsiTheme="minorHAnsi"/>
        </w:rPr>
        <w:t xml:space="preserve">Intelligence sees the larger whole in which all things are connected. Cleverness is motivated by self-interest, and it is extremely short-lived. Most politicians and </w:t>
      </w:r>
      <w:r w:rsidR="004D347C" w:rsidRPr="00EE0B97">
        <w:rPr>
          <w:rFonts w:asciiTheme="minorHAnsi" w:hAnsiTheme="minorHAnsi"/>
        </w:rPr>
        <w:t>businesspeople</w:t>
      </w:r>
      <w:r w:rsidR="001D4688" w:rsidRPr="00EE0B97">
        <w:rPr>
          <w:rFonts w:asciiTheme="minorHAnsi" w:hAnsiTheme="minorHAnsi"/>
        </w:rPr>
        <w:t xml:space="preserve"> are clever. Very few are intelligent. Whatever is obtained through cleverness is short-lived and always turns out to be eventually self-defeating. Cleverness divides; intelligence includes.</w:t>
      </w:r>
      <w:r w:rsidRPr="00EE0B97">
        <w:rPr>
          <w:rFonts w:asciiTheme="minorHAnsi" w:hAnsiTheme="minorHAnsi"/>
        </w:rPr>
        <w:t>”</w:t>
      </w:r>
    </w:p>
    <w:p w:rsidR="001D4688" w:rsidRPr="00EE0B97" w:rsidRDefault="001D4688" w:rsidP="001D4688">
      <w:pPr>
        <w:pStyle w:val="quote2"/>
        <w:ind w:left="0"/>
        <w:rPr>
          <w:rFonts w:asciiTheme="minorHAnsi" w:hAnsiTheme="minorHAnsi"/>
        </w:rPr>
      </w:pPr>
      <w:r w:rsidRPr="00EE0B97">
        <w:rPr>
          <w:rFonts w:asciiTheme="minorHAnsi" w:hAnsiTheme="minorHAnsi"/>
        </w:rPr>
        <w:t xml:space="preserve">-- Eckhart Tolle, </w:t>
      </w:r>
      <w:r w:rsidRPr="00EE0B97">
        <w:rPr>
          <w:rFonts w:asciiTheme="minorHAnsi" w:hAnsiTheme="minorHAnsi"/>
          <w:i/>
        </w:rPr>
        <w:t>A New Earth, Awaking to Your Life’s Purpose</w:t>
      </w:r>
      <w:r w:rsidRPr="00EE0B97">
        <w:rPr>
          <w:rFonts w:asciiTheme="minorHAnsi" w:hAnsiTheme="minorHAnsi"/>
        </w:rPr>
        <w:t>, P. 112</w:t>
      </w:r>
    </w:p>
    <w:p w:rsidR="001D4688" w:rsidRPr="00EE0B97" w:rsidRDefault="001D4688">
      <w:pPr>
        <w:rPr>
          <w:rFonts w:asciiTheme="minorHAnsi" w:hAnsiTheme="minorHAnsi"/>
        </w:rPr>
      </w:pPr>
    </w:p>
    <w:p w:rsidR="00A262C7" w:rsidRPr="00EE0B97" w:rsidRDefault="00A262C7" w:rsidP="00A262C7">
      <w:pPr>
        <w:jc w:val="center"/>
        <w:rPr>
          <w:rFonts w:asciiTheme="minorHAnsi" w:hAnsiTheme="minorHAnsi"/>
          <w:sz w:val="144"/>
          <w:szCs w:val="144"/>
        </w:rPr>
      </w:pPr>
      <w:r w:rsidRPr="00EE0B97">
        <w:rPr>
          <w:rFonts w:asciiTheme="minorHAnsi" w:hAnsiTheme="minorHAnsi"/>
          <w:sz w:val="144"/>
          <w:szCs w:val="144"/>
        </w:rPr>
        <w:t>Φ</w:t>
      </w:r>
    </w:p>
    <w:p w:rsidR="001D4688" w:rsidRPr="00EE0B97" w:rsidRDefault="001D4688">
      <w:pPr>
        <w:rPr>
          <w:rFonts w:asciiTheme="minorHAnsi" w:hAnsiTheme="minorHAnsi"/>
        </w:rPr>
      </w:pPr>
    </w:p>
    <w:p w:rsidR="001D4688" w:rsidRPr="00EE0B97" w:rsidRDefault="001D4688" w:rsidP="009E766A"/>
    <w:p w:rsidR="00A75E57" w:rsidRPr="00EE0B97" w:rsidRDefault="00A75E57" w:rsidP="009E766A">
      <w:pPr>
        <w:jc w:val="left"/>
        <w:rPr>
          <w:rFonts w:asciiTheme="minorHAnsi" w:hAnsiTheme="minorHAnsi"/>
          <w:sz w:val="20"/>
        </w:rPr>
      </w:pPr>
      <w:r w:rsidRPr="00EE0B97">
        <w:rPr>
          <w:rFonts w:asciiTheme="minorHAnsi" w:hAnsiTheme="minorHAnsi"/>
          <w:sz w:val="20"/>
        </w:rPr>
        <w:br w:type="page"/>
      </w:r>
    </w:p>
    <w:p w:rsidR="000316EA" w:rsidRPr="00EE0B97" w:rsidRDefault="000316EA">
      <w:pPr>
        <w:rPr>
          <w:rFonts w:asciiTheme="minorHAnsi" w:hAnsiTheme="minorHAnsi"/>
        </w:rPr>
      </w:pPr>
    </w:p>
    <w:p w:rsidR="000316EA" w:rsidRPr="00EE0B97" w:rsidRDefault="000316EA">
      <w:pPr>
        <w:rPr>
          <w:rFonts w:asciiTheme="minorHAnsi" w:hAnsiTheme="minorHAnsi"/>
        </w:rPr>
      </w:pPr>
    </w:p>
    <w:p w:rsidR="000316EA" w:rsidRPr="00EE0B97" w:rsidRDefault="000316EA">
      <w:pPr>
        <w:rPr>
          <w:rFonts w:asciiTheme="minorHAnsi" w:hAnsiTheme="minorHAnsi"/>
        </w:rPr>
      </w:pPr>
    </w:p>
    <w:p w:rsidR="004904FD" w:rsidRPr="00EE0B97" w:rsidRDefault="004904FD">
      <w:pPr>
        <w:rPr>
          <w:rFonts w:asciiTheme="minorHAnsi" w:hAnsiTheme="minorHAnsi"/>
        </w:rPr>
      </w:pPr>
    </w:p>
    <w:p w:rsidR="004904FD" w:rsidRPr="00EE0B97" w:rsidRDefault="004904FD">
      <w:pPr>
        <w:rPr>
          <w:rFonts w:asciiTheme="minorHAnsi" w:hAnsiTheme="minorHAnsi"/>
        </w:rPr>
        <w:sectPr w:rsidR="004904FD" w:rsidRPr="00EE0B97" w:rsidSect="00493BD2">
          <w:headerReference w:type="even" r:id="rId45"/>
          <w:headerReference w:type="default" r:id="rId46"/>
          <w:footerReference w:type="even" r:id="rId47"/>
          <w:footerReference w:type="default" r:id="rId48"/>
          <w:headerReference w:type="first" r:id="rId49"/>
          <w:footerReference w:type="first" r:id="rId50"/>
          <w:type w:val="continuous"/>
          <w:pgSz w:w="8640" w:h="12960" w:code="1"/>
          <w:pgMar w:top="720" w:right="720" w:bottom="720" w:left="720" w:header="288" w:footer="288" w:gutter="360"/>
          <w:cols w:space="709"/>
          <w:noEndnote/>
          <w:titlePg/>
          <w:docGrid w:linePitch="326"/>
        </w:sectPr>
      </w:pPr>
    </w:p>
    <w:p w:rsidR="004904FD" w:rsidRPr="00EE0B97" w:rsidRDefault="00665477">
      <w:pPr>
        <w:pStyle w:val="H2"/>
        <w:rPr>
          <w:rFonts w:asciiTheme="minorHAnsi" w:hAnsiTheme="minorHAnsi"/>
          <w:bCs w:val="0"/>
          <w:szCs w:val="24"/>
        </w:rPr>
      </w:pPr>
      <w:bookmarkStart w:id="12" w:name="_Toc146731251"/>
      <w:bookmarkStart w:id="13" w:name="_Toc146731343"/>
      <w:bookmarkStart w:id="14" w:name="_Toc146731453"/>
      <w:bookmarkStart w:id="15" w:name="_Toc146732774"/>
      <w:bookmarkStart w:id="16" w:name="Ruling_Of_A_Nation"/>
      <w:bookmarkStart w:id="17" w:name="_Toc290215046"/>
      <w:bookmarkStart w:id="18" w:name="_Toc383697506"/>
      <w:r w:rsidRPr="00EE0B97">
        <w:rPr>
          <w:rFonts w:asciiTheme="minorHAnsi" w:hAnsiTheme="minorHAnsi"/>
          <w:bCs w:val="0"/>
          <w:szCs w:val="24"/>
        </w:rPr>
        <w:lastRenderedPageBreak/>
        <w:t>Ruling Of A Nation</w:t>
      </w:r>
      <w:bookmarkEnd w:id="12"/>
      <w:bookmarkEnd w:id="13"/>
      <w:bookmarkEnd w:id="14"/>
      <w:bookmarkEnd w:id="15"/>
      <w:bookmarkEnd w:id="16"/>
      <w:bookmarkEnd w:id="17"/>
      <w:bookmarkEnd w:id="18"/>
    </w:p>
    <w:p w:rsidR="004904FD" w:rsidRPr="00EE0B97" w:rsidRDefault="00665477">
      <w:pPr>
        <w:pStyle w:val="Quote1"/>
        <w:rPr>
          <w:rFonts w:asciiTheme="minorHAnsi" w:hAnsiTheme="minorHAnsi"/>
          <w:szCs w:val="24"/>
        </w:rPr>
      </w:pPr>
      <w:r w:rsidRPr="00EE0B97">
        <w:rPr>
          <w:rFonts w:asciiTheme="minorHAnsi" w:hAnsiTheme="minorHAnsi"/>
          <w:szCs w:val="24"/>
        </w:rPr>
        <w:t>The nation exists for the benefit of the individual,</w:t>
      </w:r>
      <w:r w:rsidRPr="00EE0B97">
        <w:rPr>
          <w:rFonts w:asciiTheme="minorHAnsi" w:hAnsiTheme="minorHAnsi"/>
          <w:szCs w:val="24"/>
        </w:rPr>
        <w:br/>
        <w:t>not the individual for the benefit of the nation.</w:t>
      </w:r>
      <w:r w:rsidRPr="00EE0B97">
        <w:rPr>
          <w:rFonts w:asciiTheme="minorHAnsi" w:hAnsiTheme="minorHAnsi"/>
          <w:szCs w:val="24"/>
        </w:rPr>
        <w:br/>
        <w:t>-- H. J. Eysenck, Glen Wilson</w:t>
      </w:r>
      <w:r w:rsidRPr="00EE0B97">
        <w:rPr>
          <w:rStyle w:val="FootnoteReference"/>
          <w:rFonts w:asciiTheme="minorHAnsi" w:hAnsiTheme="minorHAnsi"/>
          <w:szCs w:val="24"/>
        </w:rPr>
        <w:footnoteReference w:id="4"/>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The first responsibility of a leader is to define reality.</w:t>
      </w:r>
      <w:r w:rsidRPr="00EE0B97">
        <w:rPr>
          <w:rFonts w:asciiTheme="minorHAnsi" w:hAnsiTheme="minorHAnsi"/>
          <w:szCs w:val="24"/>
        </w:rPr>
        <w:br/>
        <w:t>The last is to say thank you.</w:t>
      </w:r>
      <w:r w:rsidRPr="00EE0B97">
        <w:rPr>
          <w:rFonts w:asciiTheme="minorHAnsi" w:hAnsiTheme="minorHAnsi"/>
          <w:szCs w:val="24"/>
        </w:rPr>
        <w:br/>
        <w:t>In between, the leader is a servant.</w:t>
      </w:r>
      <w:r w:rsidRPr="00EE0B97">
        <w:rPr>
          <w:rFonts w:asciiTheme="minorHAnsi" w:hAnsiTheme="minorHAnsi"/>
          <w:szCs w:val="24"/>
        </w:rPr>
        <w:br/>
        <w:t>-- Max Depree --</w:t>
      </w:r>
    </w:p>
    <w:p w:rsidR="00AF0D36" w:rsidRPr="00EE0B97" w:rsidRDefault="00AF0D36">
      <w:pPr>
        <w:pStyle w:val="Quote1"/>
        <w:rPr>
          <w:rFonts w:asciiTheme="minorHAnsi" w:hAnsiTheme="minorHAnsi"/>
          <w:szCs w:val="24"/>
        </w:rPr>
      </w:pPr>
    </w:p>
    <w:p w:rsidR="00AF0D36" w:rsidRPr="00EE0B97" w:rsidRDefault="00AF0D36">
      <w:pPr>
        <w:pStyle w:val="Quote1"/>
        <w:rPr>
          <w:rFonts w:asciiTheme="minorHAnsi" w:hAnsiTheme="minorHAnsi"/>
          <w:szCs w:val="24"/>
        </w:rPr>
      </w:pPr>
      <w:r w:rsidRPr="00EE0B97">
        <w:rPr>
          <w:rFonts w:asciiTheme="minorHAnsi" w:hAnsiTheme="minorHAnsi"/>
          <w:szCs w:val="24"/>
        </w:rPr>
        <w:t>In Aipotu, we are tolerant</w:t>
      </w:r>
      <w:r w:rsidR="0062623C">
        <w:rPr>
          <w:rFonts w:asciiTheme="minorHAnsi" w:hAnsiTheme="minorHAnsi"/>
          <w:szCs w:val="24"/>
        </w:rPr>
        <w:t xml:space="preserve"> </w:t>
      </w:r>
      <w:r w:rsidRPr="00EE0B97">
        <w:rPr>
          <w:rFonts w:asciiTheme="minorHAnsi" w:hAnsiTheme="minorHAnsi"/>
          <w:szCs w:val="24"/>
        </w:rPr>
        <w:t>of intolerant people</w:t>
      </w:r>
      <w:r w:rsidR="0062623C">
        <w:rPr>
          <w:rFonts w:asciiTheme="minorHAnsi" w:hAnsiTheme="minorHAnsi"/>
          <w:szCs w:val="24"/>
        </w:rPr>
        <w:br/>
        <w:t>– but we will not put them in positions of power</w:t>
      </w:r>
      <w:r w:rsidRPr="00EE0B97">
        <w:rPr>
          <w:rFonts w:asciiTheme="minorHAnsi" w:hAnsiTheme="minorHAnsi"/>
          <w:szCs w:val="24"/>
        </w:rPr>
        <w:t>.</w:t>
      </w:r>
      <w:r w:rsidRPr="00EE0B97">
        <w:rPr>
          <w:rFonts w:asciiTheme="minorHAnsi" w:hAnsiTheme="minorHAnsi"/>
          <w:szCs w:val="24"/>
        </w:rPr>
        <w:br/>
        <w:t>-- Unknown</w:t>
      </w:r>
      <w:r w:rsidR="00DA50CD" w:rsidRPr="00EE0B97">
        <w:rPr>
          <w:rFonts w:asciiTheme="minorHAnsi" w:hAnsiTheme="minorHAnsi"/>
          <w:szCs w:val="24"/>
        </w:rPr>
        <w:t xml:space="preserve"> Aipotu Patriot</w:t>
      </w:r>
      <w:r w:rsidRPr="00EE0B97">
        <w:rPr>
          <w:rFonts w:asciiTheme="minorHAnsi" w:hAnsiTheme="minorHAnsi"/>
          <w:szCs w:val="24"/>
        </w:rPr>
        <w:t xml:space="preserve"> --</w:t>
      </w:r>
    </w:p>
    <w:p w:rsidR="004904FD" w:rsidRPr="00EE0B97" w:rsidRDefault="00FE4705">
      <w:pPr>
        <w:widowControl w:val="0"/>
        <w:rPr>
          <w:rFonts w:asciiTheme="minorHAnsi" w:hAnsiTheme="minorHAnsi"/>
          <w:noProof/>
        </w:rPr>
      </w:pPr>
      <w:r>
        <w:rPr>
          <w:rFonts w:asciiTheme="minorHAnsi" w:hAnsiTheme="minorHAnsi"/>
          <w:noProof/>
        </w:rPr>
        <w:pict>
          <v:shape id="_x0000_s3154" type="#_x0000_t202" style="position:absolute;left:0;text-align:left;margin-left:-4.2pt;margin-top:10.25pt;width:38.65pt;height:29.95pt;z-index:-251515392;mso-wrap-edited:f;mso-wrap-distance-left:0;mso-wrap-distance-right:0" wrapcoords="-1350 0 -1350 21600 22950 21600 22950 0 -1350 0" stroked="f">
            <v:textbox style="mso-next-textbox:#_x0000_s3154" inset="0,0,0,0">
              <w:txbxContent>
                <w:p w:rsidR="00A154F0" w:rsidRPr="002773A9" w:rsidRDefault="00A154F0" w:rsidP="002773A9">
                  <w:pPr>
                    <w:jc w:val="right"/>
                    <w:rPr>
                      <w:rFonts w:ascii="Aharoni" w:hAnsi="Aharoni" w:cs="Aharoni"/>
                      <w:sz w:val="76"/>
                      <w:szCs w:val="76"/>
                    </w:rPr>
                  </w:pPr>
                  <w:r>
                    <w:rPr>
                      <w:rFonts w:ascii="Aharoni" w:hAnsi="Aharoni" w:cs="Aharoni"/>
                      <w:sz w:val="76"/>
                      <w:szCs w:val="76"/>
                    </w:rPr>
                    <w:t>W</w:t>
                  </w:r>
                </w:p>
              </w:txbxContent>
            </v:textbox>
            <w10:wrap type="tight"/>
          </v:shape>
        </w:pict>
      </w:r>
    </w:p>
    <w:p w:rsidR="00790788" w:rsidRPr="00EE0B97" w:rsidRDefault="00665477">
      <w:pPr>
        <w:widowControl w:val="0"/>
        <w:rPr>
          <w:rFonts w:asciiTheme="minorHAnsi" w:hAnsiTheme="minorHAnsi"/>
        </w:rPr>
      </w:pPr>
      <w:r w:rsidRPr="00EE0B97">
        <w:rPr>
          <w:rFonts w:asciiTheme="minorHAnsi" w:hAnsiTheme="minorHAnsi"/>
          <w:noProof/>
        </w:rPr>
        <w:t>henever groups of people come together, a strange entity is formed</w:t>
      </w:r>
      <w:r w:rsidRPr="00EE0B97">
        <w:rPr>
          <w:rFonts w:asciiTheme="minorHAnsi" w:hAnsiTheme="minorHAnsi"/>
        </w:rPr>
        <w:t>.</w:t>
      </w:r>
      <w:r w:rsidR="004605CC" w:rsidRPr="00EE0B97">
        <w:rPr>
          <w:rFonts w:asciiTheme="minorHAnsi" w:hAnsiTheme="minorHAnsi"/>
        </w:rPr>
        <w:t xml:space="preserve"> </w:t>
      </w:r>
      <w:r w:rsidR="00B648BC" w:rsidRPr="00EE0B97">
        <w:rPr>
          <w:rFonts w:asciiTheme="minorHAnsi" w:hAnsiTheme="minorHAnsi"/>
        </w:rPr>
        <w:t xml:space="preserve">This entity </w:t>
      </w:r>
      <w:r w:rsidR="00790788" w:rsidRPr="00EE0B97">
        <w:rPr>
          <w:rFonts w:asciiTheme="minorHAnsi" w:hAnsiTheme="minorHAnsi"/>
        </w:rPr>
        <w:t>appears</w:t>
      </w:r>
      <w:r w:rsidR="00B648BC" w:rsidRPr="00EE0B97">
        <w:rPr>
          <w:rFonts w:asciiTheme="minorHAnsi" w:hAnsiTheme="minorHAnsi"/>
        </w:rPr>
        <w:t xml:space="preserve"> in all societies and in all places where people come together to live and work. This entity</w:t>
      </w:r>
      <w:r w:rsidR="00790788" w:rsidRPr="00EE0B97">
        <w:rPr>
          <w:rFonts w:asciiTheme="minorHAnsi" w:hAnsiTheme="minorHAnsi"/>
        </w:rPr>
        <w:t xml:space="preserve"> grows as the population grows and as the challenges </w:t>
      </w:r>
      <w:r w:rsidR="00C21FEE" w:rsidRPr="00EE0B97">
        <w:rPr>
          <w:rFonts w:asciiTheme="minorHAnsi" w:hAnsiTheme="minorHAnsi"/>
        </w:rPr>
        <w:t>facing</w:t>
      </w:r>
      <w:r w:rsidR="00790788" w:rsidRPr="00EE0B97">
        <w:rPr>
          <w:rFonts w:asciiTheme="minorHAnsi" w:hAnsiTheme="minorHAnsi"/>
        </w:rPr>
        <w:t xml:space="preserve"> people increase. </w:t>
      </w:r>
      <w:r w:rsidRPr="00EE0B97">
        <w:rPr>
          <w:rFonts w:asciiTheme="minorHAnsi" w:hAnsiTheme="minorHAnsi"/>
        </w:rPr>
        <w:t>We call this entity</w:t>
      </w:r>
      <w:r w:rsidR="005D573B" w:rsidRPr="00EE0B97">
        <w:rPr>
          <w:rFonts w:asciiTheme="minorHAnsi" w:hAnsiTheme="minorHAnsi"/>
        </w:rPr>
        <w:t>,</w:t>
      </w:r>
      <w:r w:rsidRPr="00EE0B97">
        <w:rPr>
          <w:rFonts w:asciiTheme="minorHAnsi" w:hAnsiTheme="minorHAnsi"/>
        </w:rPr>
        <w:t xml:space="preserve"> government.</w:t>
      </w:r>
    </w:p>
    <w:p w:rsidR="004605CC" w:rsidRPr="00EE0B97" w:rsidRDefault="004605CC">
      <w:pPr>
        <w:widowControl w:val="0"/>
        <w:rPr>
          <w:rFonts w:asciiTheme="minorHAnsi" w:hAnsiTheme="minorHAnsi"/>
        </w:rPr>
      </w:pPr>
    </w:p>
    <w:p w:rsidR="00965AC8" w:rsidRPr="00EE0B97" w:rsidRDefault="00790788">
      <w:pPr>
        <w:widowControl w:val="0"/>
        <w:rPr>
          <w:rFonts w:asciiTheme="minorHAnsi" w:hAnsiTheme="minorHAnsi"/>
        </w:rPr>
      </w:pPr>
      <w:r w:rsidRPr="00EE0B97">
        <w:rPr>
          <w:rFonts w:asciiTheme="minorHAnsi" w:hAnsiTheme="minorHAnsi"/>
        </w:rPr>
        <w:t xml:space="preserve">In the </w:t>
      </w:r>
      <w:r w:rsidR="00180CB4" w:rsidRPr="00EE0B97">
        <w:rPr>
          <w:rFonts w:asciiTheme="minorHAnsi" w:hAnsiTheme="minorHAnsi"/>
        </w:rPr>
        <w:t>beginning,</w:t>
      </w:r>
      <w:r w:rsidRPr="00EE0B97">
        <w:rPr>
          <w:rFonts w:asciiTheme="minorHAnsi" w:hAnsiTheme="minorHAnsi"/>
        </w:rPr>
        <w:t xml:space="preserve"> there is a need to organize labor and divide chores so that everyone </w:t>
      </w:r>
      <w:r w:rsidR="000D573F" w:rsidRPr="00EE0B97">
        <w:rPr>
          <w:rFonts w:asciiTheme="minorHAnsi" w:hAnsiTheme="minorHAnsi"/>
        </w:rPr>
        <w:t>may</w:t>
      </w:r>
      <w:r w:rsidRPr="00EE0B97">
        <w:rPr>
          <w:rFonts w:asciiTheme="minorHAnsi" w:hAnsiTheme="minorHAnsi"/>
        </w:rPr>
        <w:t xml:space="preserve"> prosper. The more people there are in the group, the greater are </w:t>
      </w:r>
      <w:r w:rsidR="002931B5" w:rsidRPr="00EE0B97">
        <w:rPr>
          <w:rFonts w:asciiTheme="minorHAnsi" w:hAnsiTheme="minorHAnsi"/>
        </w:rPr>
        <w:t>the benefits to the individual.</w:t>
      </w:r>
      <w:r w:rsidR="00C915E2" w:rsidRPr="00EE0B97">
        <w:rPr>
          <w:rFonts w:asciiTheme="minorHAnsi" w:hAnsiTheme="minorHAnsi"/>
        </w:rPr>
        <w:t xml:space="preserve"> </w:t>
      </w:r>
      <w:r w:rsidR="00216846" w:rsidRPr="00EE0B97">
        <w:rPr>
          <w:rFonts w:asciiTheme="minorHAnsi" w:hAnsiTheme="minorHAnsi"/>
        </w:rPr>
        <w:t>These benefits include security, help in food production</w:t>
      </w:r>
      <w:r w:rsidR="00451F43" w:rsidRPr="00EE0B97">
        <w:rPr>
          <w:rFonts w:asciiTheme="minorHAnsi" w:hAnsiTheme="minorHAnsi"/>
        </w:rPr>
        <w:t>,</w:t>
      </w:r>
      <w:r w:rsidR="00216846" w:rsidRPr="00EE0B97">
        <w:rPr>
          <w:rFonts w:asciiTheme="minorHAnsi" w:hAnsiTheme="minorHAnsi"/>
        </w:rPr>
        <w:t xml:space="preserve"> </w:t>
      </w:r>
      <w:r w:rsidR="00DD4CAA" w:rsidRPr="00EE0B97">
        <w:rPr>
          <w:rFonts w:asciiTheme="minorHAnsi" w:hAnsiTheme="minorHAnsi"/>
        </w:rPr>
        <w:t xml:space="preserve">and </w:t>
      </w:r>
      <w:r w:rsidR="00216846" w:rsidRPr="00EE0B97">
        <w:rPr>
          <w:rFonts w:asciiTheme="minorHAnsi" w:hAnsiTheme="minorHAnsi"/>
        </w:rPr>
        <w:t>the manufacture of useful products</w:t>
      </w:r>
      <w:r w:rsidR="00451F43" w:rsidRPr="00EE0B97">
        <w:rPr>
          <w:rFonts w:asciiTheme="minorHAnsi" w:hAnsiTheme="minorHAnsi"/>
        </w:rPr>
        <w:t xml:space="preserve"> and services</w:t>
      </w:r>
      <w:r w:rsidR="00216846" w:rsidRPr="00EE0B97">
        <w:rPr>
          <w:rFonts w:asciiTheme="minorHAnsi" w:hAnsiTheme="minorHAnsi"/>
        </w:rPr>
        <w:t>.</w:t>
      </w:r>
    </w:p>
    <w:p w:rsidR="00965AC8" w:rsidRPr="00EE0B97" w:rsidRDefault="00965AC8">
      <w:pPr>
        <w:widowControl w:val="0"/>
        <w:rPr>
          <w:rFonts w:asciiTheme="minorHAnsi" w:hAnsiTheme="minorHAnsi"/>
        </w:rPr>
      </w:pPr>
    </w:p>
    <w:p w:rsidR="00DA37AD" w:rsidRPr="00EE0B97" w:rsidRDefault="00180CB4">
      <w:pPr>
        <w:widowControl w:val="0"/>
        <w:rPr>
          <w:rFonts w:asciiTheme="minorHAnsi" w:hAnsiTheme="minorHAnsi"/>
        </w:rPr>
      </w:pPr>
      <w:r w:rsidRPr="00EE0B97">
        <w:rPr>
          <w:rFonts w:asciiTheme="minorHAnsi" w:hAnsiTheme="minorHAnsi"/>
        </w:rPr>
        <w:t>However</w:t>
      </w:r>
      <w:r w:rsidR="00965AC8" w:rsidRPr="00EE0B97">
        <w:rPr>
          <w:rFonts w:asciiTheme="minorHAnsi" w:hAnsiTheme="minorHAnsi"/>
        </w:rPr>
        <w:t>, the more people there are in the group, the more anonymous an individual in the group becomes.</w:t>
      </w:r>
      <w:bookmarkStart w:id="19" w:name="_GoBack"/>
      <w:bookmarkEnd w:id="19"/>
    </w:p>
    <w:p w:rsidR="008E7A80" w:rsidRPr="00EE0B97" w:rsidRDefault="008E7A80">
      <w:pPr>
        <w:widowControl w:val="0"/>
        <w:rPr>
          <w:rFonts w:asciiTheme="minorHAnsi" w:hAnsiTheme="minorHAnsi"/>
        </w:rPr>
      </w:pPr>
    </w:p>
    <w:p w:rsidR="00216846" w:rsidRDefault="00965AC8">
      <w:pPr>
        <w:widowControl w:val="0"/>
        <w:rPr>
          <w:rFonts w:asciiTheme="minorHAnsi" w:hAnsiTheme="minorHAnsi"/>
        </w:rPr>
      </w:pPr>
      <w:r w:rsidRPr="00EE0B97">
        <w:rPr>
          <w:rFonts w:asciiTheme="minorHAnsi" w:hAnsiTheme="minorHAnsi"/>
        </w:rPr>
        <w:t xml:space="preserve">In a small </w:t>
      </w:r>
      <w:r w:rsidR="002E566D" w:rsidRPr="00EE0B97">
        <w:rPr>
          <w:rFonts w:asciiTheme="minorHAnsi" w:hAnsiTheme="minorHAnsi"/>
        </w:rPr>
        <w:t>society,</w:t>
      </w:r>
      <w:r w:rsidRPr="00EE0B97">
        <w:rPr>
          <w:rFonts w:asciiTheme="minorHAnsi" w:hAnsiTheme="minorHAnsi"/>
        </w:rPr>
        <w:t xml:space="preserve"> everyone knows everyone’s business. </w:t>
      </w:r>
      <w:r w:rsidR="00FC0337" w:rsidRPr="00EE0B97">
        <w:rPr>
          <w:rFonts w:asciiTheme="minorHAnsi" w:hAnsiTheme="minorHAnsi"/>
        </w:rPr>
        <w:t xml:space="preserve">In such </w:t>
      </w:r>
      <w:r w:rsidR="002E566D" w:rsidRPr="00EE0B97">
        <w:rPr>
          <w:rFonts w:asciiTheme="minorHAnsi" w:hAnsiTheme="minorHAnsi"/>
        </w:rPr>
        <w:t>societies,</w:t>
      </w:r>
      <w:r w:rsidR="00FC0337" w:rsidRPr="00EE0B97">
        <w:rPr>
          <w:rFonts w:asciiTheme="minorHAnsi" w:hAnsiTheme="minorHAnsi"/>
        </w:rPr>
        <w:t xml:space="preserve"> it’s hard to get away with anything. </w:t>
      </w:r>
      <w:r w:rsidRPr="00EE0B97">
        <w:rPr>
          <w:rFonts w:asciiTheme="minorHAnsi" w:hAnsiTheme="minorHAnsi"/>
        </w:rPr>
        <w:t>In a large society, many people will not know the existence of others. This anonymity affects how people behave towards one another. Anonymous people are less accountable and can act more freely to fulfill their desires</w:t>
      </w:r>
      <w:r w:rsidR="002E566D" w:rsidRPr="00EE0B97">
        <w:rPr>
          <w:rFonts w:asciiTheme="minorHAnsi" w:hAnsiTheme="minorHAnsi"/>
        </w:rPr>
        <w:t>, sometimes at the expense of others</w:t>
      </w:r>
      <w:r w:rsidR="00FC0337" w:rsidRPr="00EE0B97">
        <w:rPr>
          <w:rFonts w:asciiTheme="minorHAnsi" w:hAnsiTheme="minorHAnsi"/>
        </w:rPr>
        <w:t>.</w:t>
      </w:r>
    </w:p>
    <w:p w:rsidR="00FF14BA" w:rsidRDefault="00FF14BA">
      <w:pPr>
        <w:widowControl w:val="0"/>
        <w:rPr>
          <w:rFonts w:asciiTheme="minorHAnsi" w:hAnsiTheme="minorHAnsi"/>
        </w:rPr>
      </w:pPr>
    </w:p>
    <w:p w:rsidR="00FF14BA" w:rsidRPr="00EE0B97" w:rsidRDefault="00FF14BA">
      <w:pPr>
        <w:widowControl w:val="0"/>
        <w:rPr>
          <w:rFonts w:asciiTheme="minorHAnsi" w:hAnsiTheme="minorHAnsi"/>
        </w:rPr>
      </w:pPr>
      <w:r>
        <w:rPr>
          <w:rFonts w:asciiTheme="minorHAnsi" w:hAnsiTheme="minorHAnsi"/>
        </w:rPr>
        <w:t>Therefore, oppressive governments ensure their enforcement agents are anonymous.</w:t>
      </w:r>
    </w:p>
    <w:p w:rsidR="00216846" w:rsidRPr="00EE0B97" w:rsidRDefault="00216846">
      <w:pPr>
        <w:widowControl w:val="0"/>
        <w:rPr>
          <w:rFonts w:asciiTheme="minorHAnsi" w:hAnsiTheme="minorHAnsi"/>
        </w:rPr>
      </w:pPr>
    </w:p>
    <w:p w:rsidR="00D40497" w:rsidRPr="00EE0B97" w:rsidRDefault="00216846">
      <w:pPr>
        <w:widowControl w:val="0"/>
        <w:rPr>
          <w:rFonts w:asciiTheme="minorHAnsi" w:hAnsiTheme="minorHAnsi"/>
        </w:rPr>
      </w:pPr>
      <w:r w:rsidRPr="00EE0B97">
        <w:rPr>
          <w:rFonts w:asciiTheme="minorHAnsi" w:hAnsiTheme="minorHAnsi"/>
        </w:rPr>
        <w:lastRenderedPageBreak/>
        <w:t>To reap the benefits of government, people need to give up some of their freedoms.</w:t>
      </w:r>
      <w:r w:rsidR="00D40497" w:rsidRPr="00EE0B97">
        <w:rPr>
          <w:rFonts w:asciiTheme="minorHAnsi" w:hAnsiTheme="minorHAnsi"/>
        </w:rPr>
        <w:t xml:space="preserve"> Larger groups and greater challenges require more control and fewer individual </w:t>
      </w:r>
      <w:r w:rsidR="00451F43" w:rsidRPr="00EE0B97">
        <w:rPr>
          <w:rFonts w:asciiTheme="minorHAnsi" w:hAnsiTheme="minorHAnsi"/>
        </w:rPr>
        <w:t>freedoms. Most people are happy to obey reasonable</w:t>
      </w:r>
      <w:r w:rsidR="006644E8" w:rsidRPr="00EE0B97">
        <w:rPr>
          <w:rFonts w:asciiTheme="minorHAnsi" w:hAnsiTheme="minorHAnsi"/>
        </w:rPr>
        <w:t xml:space="preserve"> laws</w:t>
      </w:r>
      <w:r w:rsidR="00451F43" w:rsidRPr="00EE0B97">
        <w:rPr>
          <w:rFonts w:asciiTheme="minorHAnsi" w:hAnsiTheme="minorHAnsi"/>
        </w:rPr>
        <w:t>.</w:t>
      </w:r>
    </w:p>
    <w:p w:rsidR="00451F43" w:rsidRPr="00EE0B97" w:rsidRDefault="00451F43">
      <w:pPr>
        <w:widowControl w:val="0"/>
        <w:rPr>
          <w:rFonts w:asciiTheme="minorHAnsi" w:hAnsiTheme="minorHAnsi"/>
        </w:rPr>
      </w:pPr>
    </w:p>
    <w:p w:rsidR="00C915E2" w:rsidRPr="00EE0B97" w:rsidRDefault="002E566D">
      <w:pPr>
        <w:widowControl w:val="0"/>
        <w:rPr>
          <w:rFonts w:asciiTheme="minorHAnsi" w:hAnsiTheme="minorHAnsi"/>
        </w:rPr>
      </w:pPr>
      <w:r w:rsidRPr="00EE0B97">
        <w:rPr>
          <w:rFonts w:asciiTheme="minorHAnsi" w:hAnsiTheme="minorHAnsi"/>
        </w:rPr>
        <w:t>Unfortunately,</w:t>
      </w:r>
      <w:r w:rsidR="00451F43" w:rsidRPr="00EE0B97">
        <w:rPr>
          <w:rFonts w:asciiTheme="minorHAnsi" w:hAnsiTheme="minorHAnsi"/>
        </w:rPr>
        <w:t xml:space="preserve"> not all of us are reasonable.</w:t>
      </w:r>
    </w:p>
    <w:p w:rsidR="00451F43" w:rsidRPr="00EE0B97" w:rsidRDefault="00451F43">
      <w:pPr>
        <w:widowControl w:val="0"/>
        <w:rPr>
          <w:rFonts w:asciiTheme="minorHAnsi" w:hAnsiTheme="minorHAnsi"/>
        </w:rPr>
      </w:pPr>
    </w:p>
    <w:p w:rsidR="00451F43" w:rsidRPr="00EE0B97" w:rsidRDefault="00451F43">
      <w:pPr>
        <w:widowControl w:val="0"/>
        <w:rPr>
          <w:rFonts w:asciiTheme="minorHAnsi" w:hAnsiTheme="minorHAnsi"/>
        </w:rPr>
      </w:pPr>
      <w:r w:rsidRPr="00EE0B97">
        <w:rPr>
          <w:rFonts w:asciiTheme="minorHAnsi" w:hAnsiTheme="minorHAnsi"/>
        </w:rPr>
        <w:t>A sage once said, “The basis of all fear</w:t>
      </w:r>
      <w:r w:rsidR="000A3E17" w:rsidRPr="00EE0B97">
        <w:rPr>
          <w:rFonts w:asciiTheme="minorHAnsi" w:hAnsiTheme="minorHAnsi"/>
        </w:rPr>
        <w:t xml:space="preserve"> is the fear of Death”. To some, giving up the old and entering the new is like death. This fear colors all our thoughts and actions and wise are the ones who </w:t>
      </w:r>
      <w:r w:rsidR="000A3E17" w:rsidRPr="00FF14BA">
        <w:rPr>
          <w:rFonts w:asciiTheme="minorHAnsi" w:hAnsiTheme="minorHAnsi"/>
          <w:strike/>
        </w:rPr>
        <w:t>have freed themselves of this fear</w:t>
      </w:r>
      <w:r w:rsidR="00FF14BA">
        <w:rPr>
          <w:rFonts w:asciiTheme="minorHAnsi" w:hAnsiTheme="minorHAnsi"/>
        </w:rPr>
        <w:t xml:space="preserve"> understand this fear and are diligent against it</w:t>
      </w:r>
      <w:r w:rsidR="000A3E17" w:rsidRPr="00EE0B97">
        <w:rPr>
          <w:rFonts w:asciiTheme="minorHAnsi" w:hAnsiTheme="minorHAnsi"/>
        </w:rPr>
        <w:t>.</w:t>
      </w:r>
    </w:p>
    <w:p w:rsidR="000A3E17" w:rsidRPr="00EE0B97" w:rsidRDefault="000A3E17">
      <w:pPr>
        <w:widowControl w:val="0"/>
        <w:rPr>
          <w:rFonts w:asciiTheme="minorHAnsi" w:hAnsiTheme="minorHAnsi"/>
        </w:rPr>
      </w:pPr>
    </w:p>
    <w:p w:rsidR="004904FD" w:rsidRPr="00EE0B97" w:rsidRDefault="002931B5">
      <w:pPr>
        <w:widowControl w:val="0"/>
        <w:rPr>
          <w:rFonts w:asciiTheme="minorHAnsi" w:hAnsiTheme="minorHAnsi"/>
        </w:rPr>
      </w:pPr>
      <w:r w:rsidRPr="00EE0B97">
        <w:rPr>
          <w:rFonts w:asciiTheme="minorHAnsi" w:hAnsiTheme="minorHAnsi"/>
        </w:rPr>
        <w:t>One of the reasons g</w:t>
      </w:r>
      <w:r w:rsidR="00665477" w:rsidRPr="00EE0B97">
        <w:rPr>
          <w:rFonts w:asciiTheme="minorHAnsi" w:hAnsiTheme="minorHAnsi"/>
        </w:rPr>
        <w:t xml:space="preserve">overnments </w:t>
      </w:r>
      <w:r w:rsidR="002E566D" w:rsidRPr="00EE0B97">
        <w:rPr>
          <w:rFonts w:asciiTheme="minorHAnsi" w:hAnsiTheme="minorHAnsi"/>
        </w:rPr>
        <w:t>form</w:t>
      </w:r>
      <w:r w:rsidR="00665477" w:rsidRPr="00EE0B97">
        <w:rPr>
          <w:rFonts w:asciiTheme="minorHAnsi" w:hAnsiTheme="minorHAnsi"/>
        </w:rPr>
        <w:t xml:space="preserve"> </w:t>
      </w:r>
      <w:r w:rsidRPr="00EE0B97">
        <w:rPr>
          <w:rFonts w:asciiTheme="minorHAnsi" w:hAnsiTheme="minorHAnsi"/>
        </w:rPr>
        <w:t xml:space="preserve">is </w:t>
      </w:r>
      <w:r w:rsidR="00665477" w:rsidRPr="00EE0B97">
        <w:rPr>
          <w:rFonts w:asciiTheme="minorHAnsi" w:hAnsiTheme="minorHAnsi"/>
        </w:rPr>
        <w:t xml:space="preserve">because most people </w:t>
      </w:r>
      <w:r w:rsidR="00CA164D" w:rsidRPr="00EE0B97">
        <w:rPr>
          <w:rFonts w:asciiTheme="minorHAnsi" w:hAnsiTheme="minorHAnsi"/>
        </w:rPr>
        <w:t>hate</w:t>
      </w:r>
      <w:r w:rsidR="00665477" w:rsidRPr="00EE0B97">
        <w:rPr>
          <w:rFonts w:asciiTheme="minorHAnsi" w:hAnsiTheme="minorHAnsi"/>
        </w:rPr>
        <w:t xml:space="preserve"> </w:t>
      </w:r>
      <w:r w:rsidR="00284837" w:rsidRPr="00EE0B97">
        <w:rPr>
          <w:rFonts w:asciiTheme="minorHAnsi" w:hAnsiTheme="minorHAnsi"/>
        </w:rPr>
        <w:t>uncertainty in their lives</w:t>
      </w:r>
      <w:r w:rsidR="00665477" w:rsidRPr="00EE0B97">
        <w:rPr>
          <w:rFonts w:asciiTheme="minorHAnsi" w:hAnsiTheme="minorHAnsi"/>
        </w:rPr>
        <w:t xml:space="preserve">. </w:t>
      </w:r>
      <w:r w:rsidR="00284837" w:rsidRPr="00EE0B97">
        <w:rPr>
          <w:rFonts w:asciiTheme="minorHAnsi" w:hAnsiTheme="minorHAnsi"/>
        </w:rPr>
        <w:t>They want to be certain about their next meal. They want to be safe from attack. They want to be certain about the world and their place in the world. In short, t</w:t>
      </w:r>
      <w:r w:rsidR="00665477" w:rsidRPr="00EE0B97">
        <w:rPr>
          <w:rFonts w:asciiTheme="minorHAnsi" w:hAnsiTheme="minorHAnsi"/>
        </w:rPr>
        <w:t>hey want order and security and they don’t mind giving up some of their rights and freedoms in order to get it.</w:t>
      </w:r>
    </w:p>
    <w:p w:rsidR="00FE702A" w:rsidRPr="00EE0B97" w:rsidRDefault="00FE702A">
      <w:pPr>
        <w:widowControl w:val="0"/>
        <w:rPr>
          <w:rFonts w:asciiTheme="minorHAnsi" w:hAnsiTheme="minorHAnsi"/>
        </w:rPr>
      </w:pPr>
    </w:p>
    <w:p w:rsidR="006057D4" w:rsidRPr="00EE0B97" w:rsidRDefault="00665477">
      <w:pPr>
        <w:widowControl w:val="0"/>
        <w:rPr>
          <w:rFonts w:asciiTheme="minorHAnsi" w:hAnsiTheme="minorHAnsi"/>
        </w:rPr>
      </w:pPr>
      <w:r w:rsidRPr="00EE0B97">
        <w:rPr>
          <w:rFonts w:asciiTheme="minorHAnsi" w:hAnsiTheme="minorHAnsi"/>
        </w:rPr>
        <w:t xml:space="preserve">Taken to the extreme, this </w:t>
      </w:r>
      <w:r w:rsidR="00284837" w:rsidRPr="00EE0B97">
        <w:rPr>
          <w:rFonts w:asciiTheme="minorHAnsi" w:hAnsiTheme="minorHAnsi"/>
        </w:rPr>
        <w:t xml:space="preserve">inherent need </w:t>
      </w:r>
      <w:r w:rsidR="000A3E17" w:rsidRPr="00EE0B97">
        <w:rPr>
          <w:rFonts w:asciiTheme="minorHAnsi" w:hAnsiTheme="minorHAnsi"/>
        </w:rPr>
        <w:t xml:space="preserve">can </w:t>
      </w:r>
      <w:r w:rsidRPr="00EE0B97">
        <w:rPr>
          <w:rFonts w:asciiTheme="minorHAnsi" w:hAnsiTheme="minorHAnsi"/>
        </w:rPr>
        <w:t xml:space="preserve">lead to totalitarian regimes. </w:t>
      </w:r>
      <w:r w:rsidRPr="00EE0B97">
        <w:rPr>
          <w:rFonts w:asciiTheme="minorHAnsi" w:hAnsiTheme="minorHAnsi"/>
          <w:i/>
        </w:rPr>
        <w:t xml:space="preserve">When a people become afraid, they become ripe for </w:t>
      </w:r>
      <w:r w:rsidR="00FE702A" w:rsidRPr="00EE0B97">
        <w:rPr>
          <w:rFonts w:asciiTheme="minorHAnsi" w:hAnsiTheme="minorHAnsi"/>
          <w:i/>
        </w:rPr>
        <w:t>domination</w:t>
      </w:r>
      <w:r w:rsidRPr="00EE0B97">
        <w:rPr>
          <w:rFonts w:asciiTheme="minorHAnsi" w:hAnsiTheme="minorHAnsi"/>
        </w:rPr>
        <w:t>. This warning is so important that I’ll say it again.</w:t>
      </w:r>
    </w:p>
    <w:p w:rsidR="006057D4" w:rsidRPr="00EE0B97" w:rsidRDefault="006057D4">
      <w:pPr>
        <w:widowControl w:val="0"/>
        <w:rPr>
          <w:rFonts w:asciiTheme="minorHAnsi" w:hAnsiTheme="minorHAnsi"/>
        </w:rPr>
      </w:pPr>
    </w:p>
    <w:p w:rsidR="004904FD" w:rsidRPr="00EE0B97" w:rsidRDefault="00665477" w:rsidP="006057D4">
      <w:pPr>
        <w:pStyle w:val="quote2"/>
        <w:rPr>
          <w:i/>
        </w:rPr>
      </w:pPr>
      <w:r w:rsidRPr="00EE0B97">
        <w:rPr>
          <w:i/>
        </w:rPr>
        <w:t xml:space="preserve">When a people become afraid, they become ripe for </w:t>
      </w:r>
      <w:r w:rsidR="00FE702A" w:rsidRPr="00EE0B97">
        <w:rPr>
          <w:i/>
        </w:rPr>
        <w:t>domination</w:t>
      </w:r>
      <w:r w:rsidRPr="00EE0B97">
        <w:rPr>
          <w:i/>
        </w:rPr>
        <w:t>.</w:t>
      </w:r>
    </w:p>
    <w:p w:rsidR="004904FD" w:rsidRPr="00EE0B97" w:rsidRDefault="00665477">
      <w:pPr>
        <w:widowControl w:val="0"/>
        <w:rPr>
          <w:rFonts w:asciiTheme="minorHAnsi" w:hAnsiTheme="minorHAnsi"/>
        </w:rPr>
      </w:pPr>
      <w:r w:rsidRPr="00EE0B97">
        <w:rPr>
          <w:rFonts w:asciiTheme="minorHAnsi" w:hAnsiTheme="minorHAnsi"/>
        </w:rPr>
        <w:t xml:space="preserve">Don’t believe me? History is full of such examples. A classic example is when the Germans allowed the Nazis to </w:t>
      </w:r>
      <w:r w:rsidR="002931B5" w:rsidRPr="00EE0B97">
        <w:rPr>
          <w:rFonts w:asciiTheme="minorHAnsi" w:hAnsiTheme="minorHAnsi"/>
        </w:rPr>
        <w:t>enslave</w:t>
      </w:r>
      <w:r w:rsidRPr="00EE0B97">
        <w:rPr>
          <w:rFonts w:asciiTheme="minorHAnsi" w:hAnsiTheme="minorHAnsi"/>
        </w:rPr>
        <w:t xml:space="preserve"> them when they elected the Nazi party in a “free” election.</w:t>
      </w:r>
      <w:r w:rsidR="000849BE" w:rsidRPr="00EE0B97">
        <w:rPr>
          <w:rFonts w:asciiTheme="minorHAnsi" w:hAnsiTheme="minorHAnsi"/>
        </w:rPr>
        <w:t xml:space="preserve"> You can be certain fear was a driving force in the election.</w:t>
      </w:r>
    </w:p>
    <w:p w:rsidR="004904FD" w:rsidRPr="00EE0B97" w:rsidRDefault="004904FD">
      <w:pPr>
        <w:widowControl w:val="0"/>
        <w:rPr>
          <w:rFonts w:asciiTheme="minorHAnsi" w:hAnsiTheme="minorHAnsi"/>
        </w:rPr>
      </w:pPr>
    </w:p>
    <w:p w:rsidR="004904FD" w:rsidRPr="00EE0B97" w:rsidRDefault="00FE4705">
      <w:pPr>
        <w:widowControl w:val="0"/>
        <w:rPr>
          <w:rFonts w:asciiTheme="minorHAnsi" w:hAnsiTheme="minorHAnsi"/>
        </w:rPr>
      </w:pPr>
      <w:r>
        <w:rPr>
          <w:rFonts w:asciiTheme="minorHAnsi" w:hAnsiTheme="minorHAnsi"/>
          <w:noProof/>
        </w:rPr>
        <w:pict>
          <v:shapetype id="_x0000_t32" coordsize="21600,21600" o:spt="32" o:oned="t" path="m,l21600,21600e" filled="f">
            <v:path arrowok="t" fillok="f" o:connecttype="none"/>
            <o:lock v:ext="edit" shapetype="t"/>
          </v:shapetype>
          <v:shape id="_x0000_s1581" type="#_x0000_t32" style="position:absolute;left:0;text-align:left;margin-left:273.3pt;margin-top:17.8pt;width:39.2pt;height:7pt;flip:y;z-index:251796992" o:connectortype="straight" strokeweight="1pt"/>
        </w:pict>
      </w:r>
      <w:r w:rsidR="00665477" w:rsidRPr="00EE0B97">
        <w:rPr>
          <w:rFonts w:asciiTheme="minorHAnsi" w:hAnsiTheme="minorHAnsi"/>
        </w:rPr>
        <w:t xml:space="preserve">The Germans hated how </w:t>
      </w:r>
      <w:r w:rsidR="002E566D" w:rsidRPr="00EE0B97">
        <w:rPr>
          <w:rFonts w:asciiTheme="minorHAnsi" w:hAnsiTheme="minorHAnsi"/>
        </w:rPr>
        <w:t>the world treated them after World War I</w:t>
      </w:r>
      <w:r w:rsidR="00665477" w:rsidRPr="00EE0B97">
        <w:rPr>
          <w:rFonts w:asciiTheme="minorHAnsi" w:hAnsiTheme="minorHAnsi"/>
        </w:rPr>
        <w:t xml:space="preserve"> and </w:t>
      </w:r>
      <w:r w:rsidR="00D376E8" w:rsidRPr="00EE0B97">
        <w:rPr>
          <w:rFonts w:asciiTheme="minorHAnsi" w:hAnsiTheme="minorHAnsi"/>
        </w:rPr>
        <w:t xml:space="preserve">they </w:t>
      </w:r>
      <w:r w:rsidR="00665477" w:rsidRPr="00EE0B97">
        <w:rPr>
          <w:rFonts w:asciiTheme="minorHAnsi" w:hAnsiTheme="minorHAnsi"/>
        </w:rPr>
        <w:t>feared for their future. As a result, the Germans followed the Devil Hitler into World War II. They and the rest of the world paid a heavy price for those mistakes</w:t>
      </w:r>
      <w:r w:rsidR="002931B5" w:rsidRPr="00EE0B97">
        <w:rPr>
          <w:rFonts w:asciiTheme="minorHAnsi" w:hAnsiTheme="minorHAnsi"/>
        </w:rPr>
        <w:t>.</w:t>
      </w:r>
    </w:p>
    <w:p w:rsidR="000849BE" w:rsidRPr="00EE0B97" w:rsidRDefault="000849BE">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words of Eric Hoffer are</w:t>
      </w:r>
      <w:r w:rsidR="00C915E2" w:rsidRPr="00EE0B97">
        <w:rPr>
          <w:rFonts w:asciiTheme="minorHAnsi" w:hAnsiTheme="minorHAnsi"/>
        </w:rPr>
        <w:t xml:space="preserve"> </w:t>
      </w:r>
      <w:r w:rsidR="00FD0062" w:rsidRPr="00EE0B97">
        <w:rPr>
          <w:rFonts w:asciiTheme="minorHAnsi" w:hAnsiTheme="minorHAnsi"/>
        </w:rPr>
        <w:t>suitable</w:t>
      </w:r>
      <w:r w:rsidRPr="00EE0B97">
        <w:rPr>
          <w:rFonts w:asciiTheme="minorHAnsi" w:hAnsiTheme="minorHAnsi"/>
        </w:rPr>
        <w:t xml:space="preserve"> here:</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“There is a powerful craving in most of us to see ourselves as instruments in the hands of others and thus free ourselves from the responsibility for acts which are prompted by our own questionable inclinations and impulses. Both the strong and the weak grasp at this alibi. The latter hide their malevolence under the virtue of obedience: they acted dishonorably because they had to obey orders. The strong, too, claim absolution by proclaiming themselves the chosen instrument of a higher power - God, history, fate, nation or humanity.”</w:t>
      </w:r>
    </w:p>
    <w:p w:rsidR="004904FD" w:rsidRPr="00EE0B97" w:rsidRDefault="00FD0062">
      <w:pPr>
        <w:widowControl w:val="0"/>
        <w:rPr>
          <w:rFonts w:asciiTheme="minorHAnsi" w:hAnsiTheme="minorHAnsi"/>
        </w:rPr>
      </w:pPr>
      <w:r w:rsidRPr="00EE0B97">
        <w:rPr>
          <w:rFonts w:asciiTheme="minorHAnsi" w:hAnsiTheme="minorHAnsi"/>
        </w:rPr>
        <w:lastRenderedPageBreak/>
        <w:t>In symbiosis, a</w:t>
      </w:r>
      <w:r w:rsidR="00665477" w:rsidRPr="00EE0B97">
        <w:rPr>
          <w:rFonts w:asciiTheme="minorHAnsi" w:hAnsiTheme="minorHAnsi"/>
        </w:rPr>
        <w:t xml:space="preserve">s the population grows, </w:t>
      </w:r>
      <w:r w:rsidRPr="00EE0B97">
        <w:rPr>
          <w:rFonts w:asciiTheme="minorHAnsi" w:hAnsiTheme="minorHAnsi"/>
        </w:rPr>
        <w:t>the</w:t>
      </w:r>
      <w:r w:rsidR="00665477" w:rsidRPr="00EE0B97">
        <w:rPr>
          <w:rFonts w:asciiTheme="minorHAnsi" w:hAnsiTheme="minorHAnsi"/>
        </w:rPr>
        <w:t xml:space="preserve"> government grows along with it. It usually grows without conscious </w:t>
      </w:r>
      <w:r w:rsidRPr="00EE0B97">
        <w:rPr>
          <w:rFonts w:asciiTheme="minorHAnsi" w:hAnsiTheme="minorHAnsi"/>
        </w:rPr>
        <w:t>help.</w:t>
      </w:r>
      <w:r w:rsidR="00665477" w:rsidRPr="00EE0B97">
        <w:rPr>
          <w:rFonts w:asciiTheme="minorHAnsi" w:hAnsiTheme="minorHAnsi"/>
        </w:rPr>
        <w:t xml:space="preserve"> It grows like a weed in </w:t>
      </w:r>
      <w:r w:rsidRPr="00EE0B97">
        <w:rPr>
          <w:rFonts w:asciiTheme="minorHAnsi" w:hAnsiTheme="minorHAnsi"/>
        </w:rPr>
        <w:t>neglected</w:t>
      </w:r>
      <w:r w:rsidR="00665477" w:rsidRPr="00EE0B97">
        <w:rPr>
          <w:rFonts w:asciiTheme="minorHAnsi" w:hAnsiTheme="minorHAnsi"/>
        </w:rPr>
        <w:t xml:space="preserve"> soil. In due </w:t>
      </w:r>
      <w:r w:rsidR="009C0142" w:rsidRPr="00EE0B97">
        <w:rPr>
          <w:rFonts w:asciiTheme="minorHAnsi" w:hAnsiTheme="minorHAnsi"/>
        </w:rPr>
        <w:t>course,</w:t>
      </w:r>
      <w:r w:rsidR="00665477" w:rsidRPr="00EE0B97">
        <w:rPr>
          <w:rFonts w:asciiTheme="minorHAnsi" w:hAnsiTheme="minorHAnsi"/>
        </w:rPr>
        <w:t xml:space="preserve"> it becomes a monster that destroys everything it touches, until it</w:t>
      </w:r>
      <w:r w:rsidRPr="00EE0B97">
        <w:rPr>
          <w:rFonts w:asciiTheme="minorHAnsi" w:hAnsiTheme="minorHAnsi"/>
        </w:rPr>
        <w:t xml:space="preserve"> (the government)</w:t>
      </w:r>
      <w:r w:rsidR="00665477" w:rsidRPr="00EE0B97">
        <w:rPr>
          <w:rFonts w:asciiTheme="minorHAnsi" w:hAnsiTheme="minorHAnsi"/>
        </w:rPr>
        <w:t xml:space="preserve"> finally dies.</w:t>
      </w:r>
      <w:r w:rsidR="00937F86" w:rsidRPr="00EE0B97">
        <w:rPr>
          <w:rFonts w:asciiTheme="minorHAnsi" w:hAnsiTheme="minorHAnsi"/>
        </w:rPr>
        <w:t xml:space="preserve"> This usually happens in a revolution.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 can see this happen in our country. </w:t>
      </w:r>
      <w:r w:rsidR="00CA164D" w:rsidRPr="00EE0B97">
        <w:rPr>
          <w:rFonts w:asciiTheme="minorHAnsi" w:hAnsiTheme="minorHAnsi"/>
        </w:rPr>
        <w:t>Governments create countless laws to control every problem, no matter how small.</w:t>
      </w:r>
      <w:r w:rsidRPr="00EE0B97">
        <w:rPr>
          <w:rFonts w:asciiTheme="minorHAnsi" w:hAnsiTheme="minorHAnsi"/>
        </w:rPr>
        <w:t xml:space="preserve"> Bureaucracy flourishes where no one is responsible or accountable for anything. There’s a slavish tendency to follow rules. Corruption spreads unchecked by the lack of accountability.</w:t>
      </w:r>
    </w:p>
    <w:p w:rsidR="004904FD" w:rsidRPr="00EE0B97" w:rsidRDefault="004904FD">
      <w:pPr>
        <w:widowControl w:val="0"/>
        <w:rPr>
          <w:rFonts w:asciiTheme="minorHAnsi" w:hAnsiTheme="minorHAnsi"/>
        </w:rPr>
      </w:pPr>
    </w:p>
    <w:p w:rsidR="00BD111D" w:rsidRPr="00EE0B97" w:rsidRDefault="00BD111D">
      <w:pPr>
        <w:widowControl w:val="0"/>
        <w:rPr>
          <w:rFonts w:asciiTheme="minorHAnsi" w:hAnsiTheme="minorHAnsi"/>
        </w:rPr>
      </w:pPr>
      <w:r w:rsidRPr="00EE0B97">
        <w:rPr>
          <w:rFonts w:asciiTheme="minorHAnsi" w:hAnsiTheme="minorHAnsi"/>
        </w:rPr>
        <w:t xml:space="preserve">Then there are people </w:t>
      </w:r>
      <w:r w:rsidR="007469B1" w:rsidRPr="00EE0B97">
        <w:rPr>
          <w:rFonts w:asciiTheme="minorHAnsi" w:hAnsiTheme="minorHAnsi"/>
        </w:rPr>
        <w:t xml:space="preserve">who </w:t>
      </w:r>
      <w:r w:rsidRPr="00EE0B97">
        <w:rPr>
          <w:rFonts w:asciiTheme="minorHAnsi" w:hAnsiTheme="minorHAnsi"/>
        </w:rPr>
        <w:t xml:space="preserve">try to subvert the government and the constitutional laws of the country in order to gain greater political </w:t>
      </w:r>
      <w:r w:rsidR="006F39AD" w:rsidRPr="00EE0B97">
        <w:rPr>
          <w:rFonts w:asciiTheme="minorHAnsi" w:hAnsiTheme="minorHAnsi"/>
        </w:rPr>
        <w:t>and economic power</w:t>
      </w:r>
      <w:r w:rsidRPr="00EE0B97">
        <w:rPr>
          <w:rFonts w:asciiTheme="minorHAnsi" w:hAnsiTheme="minorHAnsi"/>
        </w:rPr>
        <w:t>. Every country and every government is vulnerable to this.</w:t>
      </w:r>
    </w:p>
    <w:p w:rsidR="00BD111D" w:rsidRPr="00EE0B97" w:rsidRDefault="00BD111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reason this happens is </w:t>
      </w:r>
      <w:r w:rsidR="009C0142" w:rsidRPr="00EE0B97">
        <w:rPr>
          <w:rFonts w:asciiTheme="minorHAnsi" w:hAnsiTheme="minorHAnsi"/>
        </w:rPr>
        <w:t>that</w:t>
      </w:r>
      <w:r w:rsidRPr="00EE0B97">
        <w:rPr>
          <w:rFonts w:asciiTheme="minorHAnsi" w:hAnsiTheme="minorHAnsi"/>
        </w:rPr>
        <w:t xml:space="preserve"> </w:t>
      </w:r>
      <w:r w:rsidR="009C0142" w:rsidRPr="00EE0B97">
        <w:rPr>
          <w:rFonts w:asciiTheme="minorHAnsi" w:hAnsiTheme="minorHAnsi"/>
        </w:rPr>
        <w:t xml:space="preserve">people ignore or forget </w:t>
      </w:r>
      <w:r w:rsidRPr="00EE0B97">
        <w:rPr>
          <w:rFonts w:asciiTheme="minorHAnsi" w:hAnsiTheme="minorHAnsi"/>
        </w:rPr>
        <w:t xml:space="preserve">the unspoken axioms of government. History is full of examples where </w:t>
      </w:r>
      <w:r w:rsidR="000D573F" w:rsidRPr="00EE0B97">
        <w:rPr>
          <w:rFonts w:asciiTheme="minorHAnsi" w:hAnsiTheme="minorHAnsi"/>
        </w:rPr>
        <w:t xml:space="preserve">the </w:t>
      </w:r>
      <w:r w:rsidR="00F519EE" w:rsidRPr="00EE0B97">
        <w:rPr>
          <w:rFonts w:asciiTheme="minorHAnsi" w:hAnsiTheme="minorHAnsi"/>
        </w:rPr>
        <w:t xml:space="preserve">people have forgotten </w:t>
      </w:r>
      <w:r w:rsidRPr="00EE0B97">
        <w:rPr>
          <w:rFonts w:asciiTheme="minorHAnsi" w:hAnsiTheme="minorHAnsi"/>
        </w:rPr>
        <w:t xml:space="preserve">these axioms and each time </w:t>
      </w:r>
      <w:r w:rsidR="00F519EE" w:rsidRPr="00EE0B97">
        <w:rPr>
          <w:rFonts w:asciiTheme="minorHAnsi" w:hAnsiTheme="minorHAnsi"/>
        </w:rPr>
        <w:t xml:space="preserve">their </w:t>
      </w:r>
      <w:r w:rsidRPr="00EE0B97">
        <w:rPr>
          <w:rFonts w:asciiTheme="minorHAnsi" w:hAnsiTheme="minorHAnsi"/>
        </w:rPr>
        <w:t xml:space="preserve">society was forcefully </w:t>
      </w:r>
      <w:r w:rsidR="00A63734" w:rsidRPr="00EE0B97">
        <w:rPr>
          <w:rFonts w:asciiTheme="minorHAnsi" w:hAnsiTheme="minorHAnsi"/>
        </w:rPr>
        <w:t>changed</w:t>
      </w:r>
      <w:r w:rsidRPr="00EE0B97">
        <w:rPr>
          <w:rFonts w:asciiTheme="minorHAnsi" w:hAnsiTheme="minorHAnsi"/>
        </w:rPr>
        <w:t xml:space="preserve">.  These axioms are so important that they are part of </w:t>
      </w:r>
      <w:proofErr w:type="spellStart"/>
      <w:r w:rsidR="00147A3C" w:rsidRPr="00EE0B97">
        <w:rPr>
          <w:rFonts w:asciiTheme="minorHAnsi" w:hAnsiTheme="minorHAnsi"/>
        </w:rPr>
        <w:t>Aipotu’s</w:t>
      </w:r>
      <w:proofErr w:type="spellEnd"/>
      <w:r w:rsidR="00147A3C" w:rsidRPr="00EE0B97">
        <w:rPr>
          <w:rFonts w:asciiTheme="minorHAnsi" w:hAnsiTheme="minorHAnsi"/>
        </w:rPr>
        <w:t xml:space="preserve"> </w:t>
      </w:r>
      <w:r w:rsidRPr="00EE0B97">
        <w:rPr>
          <w:rFonts w:asciiTheme="minorHAnsi" w:hAnsiTheme="minorHAnsi"/>
        </w:rPr>
        <w:t>constitution.</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Axiom A1:</w:t>
      </w:r>
      <w:r w:rsidR="006057D4" w:rsidRPr="00EE0B97">
        <w:rPr>
          <w:b/>
        </w:rPr>
        <w:tab/>
      </w:r>
      <w:r w:rsidRPr="00EE0B97">
        <w:t>The sole purpose of government is to ensure the maximum possible freedom for everyone.</w:t>
      </w:r>
    </w:p>
    <w:p w:rsidR="004904FD" w:rsidRPr="00EE0B97" w:rsidRDefault="004904FD">
      <w:pPr>
        <w:widowControl w:val="0"/>
        <w:rPr>
          <w:rFonts w:asciiTheme="minorHAnsi" w:hAnsiTheme="minorHAnsi"/>
        </w:rPr>
      </w:pPr>
    </w:p>
    <w:p w:rsidR="004904FD" w:rsidRPr="00EE0B97" w:rsidRDefault="009C0142">
      <w:pPr>
        <w:widowControl w:val="0"/>
        <w:rPr>
          <w:rFonts w:asciiTheme="minorHAnsi" w:hAnsiTheme="minorHAnsi"/>
        </w:rPr>
      </w:pPr>
      <w:r w:rsidRPr="00EE0B97">
        <w:rPr>
          <w:rFonts w:asciiTheme="minorHAnsi" w:hAnsiTheme="minorHAnsi"/>
        </w:rPr>
        <w:t>Everyone understands t</w:t>
      </w:r>
      <w:r w:rsidR="00665477" w:rsidRPr="00EE0B97">
        <w:rPr>
          <w:rFonts w:asciiTheme="minorHAnsi" w:hAnsiTheme="minorHAnsi"/>
        </w:rPr>
        <w:t xml:space="preserve">his axiom </w:t>
      </w:r>
      <w:r w:rsidRPr="00EE0B97">
        <w:rPr>
          <w:rFonts w:asciiTheme="minorHAnsi" w:hAnsiTheme="minorHAnsi"/>
        </w:rPr>
        <w:t>in their hearts</w:t>
      </w:r>
      <w:r w:rsidR="00665477" w:rsidRPr="00EE0B97">
        <w:rPr>
          <w:rFonts w:asciiTheme="minorHAnsi" w:hAnsiTheme="minorHAnsi"/>
        </w:rPr>
        <w:t xml:space="preserve">, but </w:t>
      </w:r>
      <w:r w:rsidR="00067390" w:rsidRPr="00EE0B97">
        <w:rPr>
          <w:rFonts w:asciiTheme="minorHAnsi" w:hAnsiTheme="minorHAnsi"/>
        </w:rPr>
        <w:t xml:space="preserve">people </w:t>
      </w:r>
      <w:r w:rsidR="00665477" w:rsidRPr="00EE0B97">
        <w:rPr>
          <w:rFonts w:asciiTheme="minorHAnsi" w:hAnsiTheme="minorHAnsi"/>
        </w:rPr>
        <w:t>often forgot</w:t>
      </w:r>
      <w:r w:rsidR="00067390" w:rsidRPr="00EE0B97">
        <w:rPr>
          <w:rFonts w:asciiTheme="minorHAnsi" w:hAnsiTheme="minorHAnsi"/>
        </w:rPr>
        <w:t xml:space="preserve"> it</w:t>
      </w:r>
      <w:r w:rsidR="00665477" w:rsidRPr="00EE0B97">
        <w:rPr>
          <w:rFonts w:asciiTheme="minorHAnsi" w:hAnsiTheme="minorHAnsi"/>
        </w:rPr>
        <w:t xml:space="preserve"> in the daily rush of events.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next axiom </w:t>
      </w:r>
      <w:r w:rsidR="00067390" w:rsidRPr="00EE0B97">
        <w:rPr>
          <w:rFonts w:asciiTheme="minorHAnsi" w:hAnsiTheme="minorHAnsi"/>
        </w:rPr>
        <w:t xml:space="preserve">gets a special </w:t>
      </w:r>
      <w:r w:rsidR="007164FF" w:rsidRPr="00EE0B97">
        <w:rPr>
          <w:rFonts w:asciiTheme="minorHAnsi" w:hAnsiTheme="minorHAnsi"/>
        </w:rPr>
        <w:t xml:space="preserve">place of </w:t>
      </w:r>
      <w:r w:rsidR="00067390" w:rsidRPr="00EE0B97">
        <w:rPr>
          <w:rFonts w:asciiTheme="minorHAnsi" w:hAnsiTheme="minorHAnsi"/>
        </w:rPr>
        <w:t>honor</w:t>
      </w:r>
      <w:r w:rsidRPr="00EE0B97">
        <w:rPr>
          <w:rFonts w:asciiTheme="minorHAnsi" w:hAnsiTheme="minorHAnsi"/>
        </w:rPr>
        <w:t xml:space="preserve"> above the doors of parliament and in </w:t>
      </w:r>
      <w:r w:rsidR="00067390" w:rsidRPr="00EE0B97">
        <w:rPr>
          <w:rFonts w:asciiTheme="minorHAnsi" w:hAnsiTheme="minorHAnsi"/>
        </w:rPr>
        <w:t xml:space="preserve">various </w:t>
      </w:r>
      <w:r w:rsidRPr="00EE0B97">
        <w:rPr>
          <w:rFonts w:asciiTheme="minorHAnsi" w:hAnsiTheme="minorHAnsi"/>
        </w:rPr>
        <w:t>government offices of the country.</w:t>
      </w:r>
    </w:p>
    <w:p w:rsidR="004904FD" w:rsidRPr="00EE0B97" w:rsidRDefault="004904FD">
      <w:pPr>
        <w:widowControl w:val="0"/>
        <w:rPr>
          <w:rFonts w:asciiTheme="minorHAnsi" w:hAnsiTheme="minorHAnsi"/>
        </w:rPr>
      </w:pPr>
    </w:p>
    <w:p w:rsidR="004904FD" w:rsidRPr="00EE0B97" w:rsidRDefault="00665477" w:rsidP="00CA0004">
      <w:pPr>
        <w:pStyle w:val="Laws"/>
      </w:pPr>
      <w:bookmarkStart w:id="20" w:name="Axiom_A2"/>
      <w:r w:rsidRPr="00EE0B97">
        <w:rPr>
          <w:b/>
        </w:rPr>
        <w:t>Axiom A2</w:t>
      </w:r>
      <w:bookmarkEnd w:id="20"/>
      <w:r w:rsidRPr="00EE0B97">
        <w:rPr>
          <w:b/>
        </w:rPr>
        <w:t>:</w:t>
      </w:r>
      <w:r w:rsidR="002773A9" w:rsidRPr="00EE0B97">
        <w:rPr>
          <w:b/>
        </w:rPr>
        <w:tab/>
      </w:r>
      <w:r w:rsidRPr="00EE0B97">
        <w:t xml:space="preserve">All political power comes from the people and to the people it must </w:t>
      </w:r>
      <w:r w:rsidR="00067390" w:rsidRPr="00EE0B97">
        <w:t>eventually</w:t>
      </w:r>
      <w:r w:rsidRPr="00EE0B97">
        <w:t xml:space="preserve"> return.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All governments stay in power because of the will of the people. Even dictatorships follow this rule. Given </w:t>
      </w:r>
      <w:r w:rsidR="00945FDC" w:rsidRPr="00EE0B97">
        <w:rPr>
          <w:rFonts w:asciiTheme="minorHAnsi" w:hAnsiTheme="minorHAnsi"/>
        </w:rPr>
        <w:t>enough</w:t>
      </w:r>
      <w:r w:rsidRPr="00EE0B97">
        <w:rPr>
          <w:rFonts w:asciiTheme="minorHAnsi" w:hAnsiTheme="minorHAnsi"/>
        </w:rPr>
        <w:t xml:space="preserve"> motivation, a population can topple even the most powerful government. One historic example is the French Revolution</w:t>
      </w:r>
      <w:r w:rsidR="00F8602E" w:rsidRPr="00EE0B97">
        <w:rPr>
          <w:rFonts w:asciiTheme="minorHAnsi" w:hAnsiTheme="minorHAnsi"/>
        </w:rPr>
        <w:t>,</w:t>
      </w:r>
      <w:r w:rsidRPr="00EE0B97">
        <w:rPr>
          <w:rFonts w:asciiTheme="minorHAnsi" w:hAnsiTheme="minorHAnsi"/>
        </w:rPr>
        <w:t xml:space="preserve"> where </w:t>
      </w:r>
      <w:r w:rsidR="00147A3C" w:rsidRPr="00EE0B97">
        <w:rPr>
          <w:rFonts w:asciiTheme="minorHAnsi" w:hAnsiTheme="minorHAnsi"/>
        </w:rPr>
        <w:t xml:space="preserve">the </w:t>
      </w:r>
      <w:r w:rsidR="007164FF" w:rsidRPr="00EE0B97">
        <w:rPr>
          <w:rFonts w:asciiTheme="minorHAnsi" w:hAnsiTheme="minorHAnsi"/>
        </w:rPr>
        <w:t xml:space="preserve">oppressed people of France </w:t>
      </w:r>
      <w:r w:rsidR="00067390" w:rsidRPr="00EE0B97">
        <w:rPr>
          <w:rFonts w:asciiTheme="minorHAnsi" w:hAnsiTheme="minorHAnsi"/>
        </w:rPr>
        <w:t xml:space="preserve">overthrew a </w:t>
      </w:r>
      <w:r w:rsidRPr="00EE0B97">
        <w:rPr>
          <w:rFonts w:asciiTheme="minorHAnsi" w:hAnsiTheme="minorHAnsi"/>
        </w:rPr>
        <w:t>monarchy. Another is the American Revolution</w:t>
      </w:r>
      <w:r w:rsidR="00F8602E" w:rsidRPr="00EE0B97">
        <w:rPr>
          <w:rFonts w:asciiTheme="minorHAnsi" w:hAnsiTheme="minorHAnsi"/>
        </w:rPr>
        <w:t>,</w:t>
      </w:r>
      <w:r w:rsidRPr="00EE0B97">
        <w:rPr>
          <w:rFonts w:asciiTheme="minorHAnsi" w:hAnsiTheme="minorHAnsi"/>
        </w:rPr>
        <w:t xml:space="preserve"> where a </w:t>
      </w:r>
      <w:r w:rsidR="00147A3C" w:rsidRPr="00EE0B97">
        <w:rPr>
          <w:rFonts w:asciiTheme="minorHAnsi" w:hAnsiTheme="minorHAnsi"/>
        </w:rPr>
        <w:t xml:space="preserve">people defied a </w:t>
      </w:r>
      <w:r w:rsidRPr="00EE0B97">
        <w:rPr>
          <w:rFonts w:asciiTheme="minorHAnsi" w:hAnsiTheme="minorHAnsi"/>
        </w:rPr>
        <w:t xml:space="preserve">foreign government </w:t>
      </w:r>
      <w:r w:rsidR="00147A3C" w:rsidRPr="00EE0B97">
        <w:rPr>
          <w:rFonts w:asciiTheme="minorHAnsi" w:hAnsiTheme="minorHAnsi"/>
        </w:rPr>
        <w:t xml:space="preserve">and </w:t>
      </w:r>
      <w:r w:rsidR="0088480A" w:rsidRPr="00EE0B97">
        <w:rPr>
          <w:rFonts w:asciiTheme="minorHAnsi" w:hAnsiTheme="minorHAnsi"/>
        </w:rPr>
        <w:t>forged</w:t>
      </w:r>
      <w:r w:rsidR="00147A3C" w:rsidRPr="00EE0B97">
        <w:rPr>
          <w:rFonts w:asciiTheme="minorHAnsi" w:hAnsiTheme="minorHAnsi"/>
        </w:rPr>
        <w:t xml:space="preserve"> a nation</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Accountability is the cornerstone of all good governments, as well as society, hence this axiom.</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Axiom A3:</w:t>
      </w:r>
      <w:r w:rsidR="002773A9" w:rsidRPr="00EE0B97">
        <w:rPr>
          <w:b/>
        </w:rPr>
        <w:tab/>
      </w:r>
      <w:r w:rsidR="00147A3C" w:rsidRPr="00EE0B97">
        <w:t xml:space="preserve">We can only achieve ‘Accountable government’ </w:t>
      </w:r>
      <w:r w:rsidRPr="00EE0B97">
        <w:t>when the individual, not the group, is assigned the accountability and responsibility of performing tasks.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What</w:t>
      </w:r>
      <w:r w:rsidR="00B657EC" w:rsidRPr="00EE0B97">
        <w:rPr>
          <w:rFonts w:asciiTheme="minorHAnsi" w:hAnsiTheme="minorHAnsi"/>
        </w:rPr>
        <w:t>’</w:t>
      </w:r>
      <w:r w:rsidRPr="00EE0B97">
        <w:rPr>
          <w:rFonts w:asciiTheme="minorHAnsi" w:hAnsiTheme="minorHAnsi"/>
        </w:rPr>
        <w:t>s the difference between a good government and a bad government? Answer: Its level of accountability.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Winston Churchill once said, “Democracy is the worst form of government except for all those others that have been tried.” Do you know why this is true? </w:t>
      </w:r>
      <w:r w:rsidR="00B657EC" w:rsidRPr="00EE0B97">
        <w:rPr>
          <w:rFonts w:asciiTheme="minorHAnsi" w:hAnsiTheme="minorHAnsi"/>
        </w:rPr>
        <w:t>It’s b</w:t>
      </w:r>
      <w:r w:rsidRPr="00EE0B97">
        <w:rPr>
          <w:rFonts w:asciiTheme="minorHAnsi" w:hAnsiTheme="minorHAnsi"/>
        </w:rPr>
        <w:t xml:space="preserve">ecause Democracy offers the greatest level of accountability. If the government screws up, </w:t>
      </w:r>
      <w:r w:rsidR="00067390" w:rsidRPr="00EE0B97">
        <w:rPr>
          <w:rFonts w:asciiTheme="minorHAnsi" w:hAnsiTheme="minorHAnsi"/>
        </w:rPr>
        <w:t xml:space="preserve">the people </w:t>
      </w:r>
      <w:r w:rsidRPr="00EE0B97">
        <w:rPr>
          <w:rFonts w:asciiTheme="minorHAnsi" w:hAnsiTheme="minorHAnsi"/>
        </w:rPr>
        <w:t xml:space="preserve">can replace </w:t>
      </w:r>
      <w:r w:rsidR="00067390" w:rsidRPr="00EE0B97">
        <w:rPr>
          <w:rFonts w:asciiTheme="minorHAnsi" w:hAnsiTheme="minorHAnsi"/>
        </w:rPr>
        <w:t xml:space="preserve">it </w:t>
      </w:r>
      <w:r w:rsidRPr="00EE0B97">
        <w:rPr>
          <w:rFonts w:asciiTheme="minorHAnsi" w:hAnsiTheme="minorHAnsi"/>
        </w:rPr>
        <w:t xml:space="preserve">come election time, provided there </w:t>
      </w:r>
      <w:r w:rsidR="004904FD" w:rsidRPr="00EE0B97">
        <w:rPr>
          <w:rFonts w:asciiTheme="minorHAnsi" w:hAnsiTheme="minorHAnsi"/>
          <w:iCs/>
        </w:rPr>
        <w:t>is</w:t>
      </w:r>
      <w:r w:rsidRPr="00EE0B97">
        <w:rPr>
          <w:rFonts w:asciiTheme="minorHAnsi" w:hAnsiTheme="minorHAnsi"/>
        </w:rPr>
        <w:t xml:space="preserve"> </w:t>
      </w:r>
      <w:r w:rsidRPr="00EE0B97">
        <w:rPr>
          <w:rFonts w:asciiTheme="minorHAnsi" w:hAnsiTheme="minorHAnsi"/>
          <w:i/>
        </w:rPr>
        <w:t>still</w:t>
      </w:r>
      <w:r w:rsidRPr="00EE0B97">
        <w:rPr>
          <w:rFonts w:asciiTheme="minorHAnsi" w:hAnsiTheme="minorHAnsi"/>
        </w:rPr>
        <w:t xml:space="preserve"> a country.</w:t>
      </w:r>
    </w:p>
    <w:p w:rsidR="004904FD" w:rsidRPr="00EE0B97" w:rsidRDefault="004904FD">
      <w:pPr>
        <w:widowControl w:val="0"/>
        <w:rPr>
          <w:rFonts w:asciiTheme="minorHAnsi" w:hAnsiTheme="minorHAnsi"/>
        </w:rPr>
      </w:pPr>
    </w:p>
    <w:p w:rsidR="004904FD" w:rsidRPr="00EE0B97" w:rsidRDefault="00665477" w:rsidP="00755E7F">
      <w:pPr>
        <w:pStyle w:val="Subtitle1"/>
      </w:pPr>
      <w:r w:rsidRPr="00EE0B97">
        <w:object w:dxaOrig="8999" w:dyaOrig="2955">
          <v:shape id="_x0000_i1026" type="#_x0000_t75" style="width:251.65pt;height:82.5pt" o:ole="">
            <v:imagedata r:id="rId51" o:title=""/>
          </v:shape>
          <o:OLEObject Type="Embed" ProgID="MSPhotoEd.3" ShapeID="_x0000_i1026" DrawAspect="Content" ObjectID="_1810631555" r:id="rId52"/>
        </w:object>
      </w:r>
      <w:r w:rsidRPr="00EE0B97">
        <w:br/>
        <w:t>Courtesy United Feature Syndicate</w:t>
      </w:r>
    </w:p>
    <w:p w:rsidR="005723D0" w:rsidRPr="00EE0B97" w:rsidRDefault="005723D0">
      <w:pPr>
        <w:widowControl w:val="0"/>
        <w:rPr>
          <w:rFonts w:asciiTheme="minorHAnsi" w:hAnsiTheme="minorHAnsi"/>
          <w:vanish/>
        </w:rPr>
      </w:pPr>
    </w:p>
    <w:p w:rsidR="004904FD" w:rsidRPr="00EE0B97" w:rsidRDefault="00665477">
      <w:pPr>
        <w:widowControl w:val="0"/>
        <w:rPr>
          <w:rFonts w:asciiTheme="minorHAnsi" w:hAnsiTheme="minorHAnsi"/>
        </w:rPr>
      </w:pPr>
      <w:r w:rsidRPr="00EE0B97">
        <w:rPr>
          <w:rFonts w:asciiTheme="minorHAnsi" w:hAnsiTheme="minorHAnsi"/>
        </w:rPr>
        <w:t xml:space="preserve">When </w:t>
      </w:r>
      <w:r w:rsidR="00A31FF7" w:rsidRPr="00EE0B97">
        <w:rPr>
          <w:rFonts w:asciiTheme="minorHAnsi" w:hAnsiTheme="minorHAnsi"/>
        </w:rPr>
        <w:t xml:space="preserve">we assign </w:t>
      </w:r>
      <w:r w:rsidRPr="00EE0B97">
        <w:rPr>
          <w:rFonts w:asciiTheme="minorHAnsi" w:hAnsiTheme="minorHAnsi"/>
        </w:rPr>
        <w:t>responsibilit</w:t>
      </w:r>
      <w:r w:rsidR="00067390" w:rsidRPr="00EE0B97">
        <w:rPr>
          <w:rFonts w:asciiTheme="minorHAnsi" w:hAnsiTheme="minorHAnsi"/>
        </w:rPr>
        <w:t>y to individuals</w:t>
      </w:r>
      <w:r w:rsidRPr="00EE0B97">
        <w:rPr>
          <w:rFonts w:asciiTheme="minorHAnsi" w:hAnsiTheme="minorHAnsi"/>
        </w:rPr>
        <w:t xml:space="preserve">, things </w:t>
      </w:r>
      <w:r w:rsidR="00067390" w:rsidRPr="00EE0B97">
        <w:rPr>
          <w:rFonts w:asciiTheme="minorHAnsi" w:hAnsiTheme="minorHAnsi"/>
        </w:rPr>
        <w:t>get</w:t>
      </w:r>
      <w:r w:rsidRPr="00EE0B97">
        <w:rPr>
          <w:rFonts w:asciiTheme="minorHAnsi" w:hAnsiTheme="minorHAnsi"/>
        </w:rPr>
        <w:t xml:space="preserve"> done</w:t>
      </w:r>
      <w:r w:rsidR="00067390" w:rsidRPr="00EE0B97">
        <w:rPr>
          <w:rFonts w:asciiTheme="minorHAnsi" w:hAnsiTheme="minorHAnsi"/>
        </w:rPr>
        <w:t xml:space="preserve">. </w:t>
      </w:r>
      <w:r w:rsidR="00D56FB4" w:rsidRPr="00EE0B97">
        <w:rPr>
          <w:rFonts w:asciiTheme="minorHAnsi" w:hAnsiTheme="minorHAnsi"/>
        </w:rPr>
        <w:t>However,</w:t>
      </w:r>
      <w:r w:rsidRPr="00EE0B97">
        <w:rPr>
          <w:rFonts w:asciiTheme="minorHAnsi" w:hAnsiTheme="minorHAnsi"/>
        </w:rPr>
        <w:t xml:space="preserve"> without accountability, what’s to prevent </w:t>
      </w:r>
      <w:r w:rsidR="00067390" w:rsidRPr="00EE0B97">
        <w:rPr>
          <w:rFonts w:asciiTheme="minorHAnsi" w:hAnsiTheme="minorHAnsi"/>
        </w:rPr>
        <w:t>incompetence, corruption,</w:t>
      </w:r>
      <w:r w:rsidR="007469B1" w:rsidRPr="00EE0B97">
        <w:rPr>
          <w:rFonts w:asciiTheme="minorHAnsi" w:hAnsiTheme="minorHAnsi"/>
        </w:rPr>
        <w:t xml:space="preserve"> and power mongering </w:t>
      </w:r>
      <w:r w:rsidR="00D56FB4" w:rsidRPr="00EE0B97">
        <w:rPr>
          <w:rFonts w:asciiTheme="minorHAnsi" w:hAnsiTheme="minorHAnsi"/>
        </w:rPr>
        <w:t xml:space="preserve">from </w:t>
      </w:r>
      <w:r w:rsidR="00924796" w:rsidRPr="00EE0B97">
        <w:rPr>
          <w:rFonts w:asciiTheme="minorHAnsi" w:hAnsiTheme="minorHAnsi"/>
        </w:rPr>
        <w:t>cree</w:t>
      </w:r>
      <w:r w:rsidR="00D56FB4" w:rsidRPr="00EE0B97">
        <w:rPr>
          <w:rFonts w:asciiTheme="minorHAnsi" w:hAnsiTheme="minorHAnsi"/>
        </w:rPr>
        <w:t>ping in</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personal responsibility and accountability extends to all aspects of </w:t>
      </w:r>
      <w:r w:rsidR="00D56FB4" w:rsidRPr="00EE0B97">
        <w:rPr>
          <w:rFonts w:asciiTheme="minorHAnsi" w:hAnsiTheme="minorHAnsi"/>
        </w:rPr>
        <w:t xml:space="preserve">Aipotunian </w:t>
      </w:r>
      <w:r w:rsidRPr="00EE0B97">
        <w:rPr>
          <w:rFonts w:asciiTheme="minorHAnsi" w:hAnsiTheme="minorHAnsi"/>
        </w:rPr>
        <w:t>society</w:t>
      </w:r>
      <w:r w:rsidR="00F8602E" w:rsidRPr="00EE0B97">
        <w:rPr>
          <w:rFonts w:asciiTheme="minorHAnsi" w:hAnsiTheme="minorHAnsi"/>
        </w:rPr>
        <w:t>. However, the active participation of a few is not enough, hence the next axiom.</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Axiom A4:</w:t>
      </w:r>
      <w:r w:rsidR="002773A9" w:rsidRPr="00EE0B97">
        <w:rPr>
          <w:b/>
        </w:rPr>
        <w:tab/>
      </w:r>
      <w:r w:rsidR="00D56FB4" w:rsidRPr="00EE0B97">
        <w:t xml:space="preserve">The active participation of every citizen in society is the only thing that can ensure freedom for </w:t>
      </w:r>
      <w:r w:rsidR="003A3D7E" w:rsidRPr="00EE0B97">
        <w:t>all</w:t>
      </w:r>
      <w:r w:rsidR="00D56FB4" w:rsidRPr="00EE0B97">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July of </w:t>
      </w:r>
      <w:r w:rsidR="00D56FB4" w:rsidRPr="00EE0B97">
        <w:rPr>
          <w:rFonts w:asciiTheme="minorHAnsi" w:hAnsiTheme="minorHAnsi"/>
        </w:rPr>
        <w:t>2006,</w:t>
      </w:r>
      <w:r w:rsidRPr="00EE0B97">
        <w:rPr>
          <w:rFonts w:asciiTheme="minorHAnsi" w:hAnsiTheme="minorHAnsi"/>
        </w:rPr>
        <w:t xml:space="preserve"> I was watching </w:t>
      </w:r>
      <w:r w:rsidR="002F0463" w:rsidRPr="00EE0B97">
        <w:rPr>
          <w:rFonts w:asciiTheme="minorHAnsi" w:hAnsiTheme="minorHAnsi"/>
        </w:rPr>
        <w:t xml:space="preserve">a show on </w:t>
      </w:r>
      <w:r w:rsidRPr="00EE0B97">
        <w:rPr>
          <w:rFonts w:asciiTheme="minorHAnsi" w:hAnsiTheme="minorHAnsi"/>
        </w:rPr>
        <w:t xml:space="preserve">PBS. They were talking about how </w:t>
      </w:r>
      <w:r w:rsidR="002F0463" w:rsidRPr="00EE0B97">
        <w:rPr>
          <w:rFonts w:asciiTheme="minorHAnsi" w:hAnsiTheme="minorHAnsi"/>
        </w:rPr>
        <w:t xml:space="preserve">various trends in the </w:t>
      </w:r>
      <w:r w:rsidRPr="00EE0B97">
        <w:rPr>
          <w:rFonts w:asciiTheme="minorHAnsi" w:hAnsiTheme="minorHAnsi"/>
        </w:rPr>
        <w:t>US w</w:t>
      </w:r>
      <w:r w:rsidR="002F0463" w:rsidRPr="00EE0B97">
        <w:rPr>
          <w:rFonts w:asciiTheme="minorHAnsi" w:hAnsiTheme="minorHAnsi"/>
        </w:rPr>
        <w:t>ere</w:t>
      </w:r>
      <w:r w:rsidRPr="00EE0B97">
        <w:rPr>
          <w:rFonts w:asciiTheme="minorHAnsi" w:hAnsiTheme="minorHAnsi"/>
        </w:rPr>
        <w:t xml:space="preserve"> polariz</w:t>
      </w:r>
      <w:r w:rsidR="002F0463" w:rsidRPr="00EE0B97">
        <w:rPr>
          <w:rFonts w:asciiTheme="minorHAnsi" w:hAnsiTheme="minorHAnsi"/>
        </w:rPr>
        <w:t>ing the political landscape</w:t>
      </w:r>
      <w:r w:rsidRPr="00EE0B97">
        <w:rPr>
          <w:rFonts w:asciiTheme="minorHAnsi" w:hAnsiTheme="minorHAnsi"/>
        </w:rPr>
        <w:t>. One person said that a good citizen should never question the President. Without realizing it, this person was expressing a strong communistic sentiment</w:t>
      </w:r>
      <w:r w:rsidR="001B2046" w:rsidRPr="00EE0B97">
        <w:rPr>
          <w:rFonts w:asciiTheme="minorHAnsi" w:hAnsiTheme="minorHAnsi"/>
        </w:rPr>
        <w:t>, hence the next axiom</w:t>
      </w:r>
      <w:r w:rsidR="006C62F2" w:rsidRPr="00EE0B97">
        <w:rPr>
          <w:rStyle w:val="FootnoteReference"/>
        </w:rPr>
        <w:footnoteReference w:id="5"/>
      </w:r>
      <w:r w:rsidR="0051088D"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Axiom A5:</w:t>
      </w:r>
      <w:r w:rsidR="002773A9" w:rsidRPr="00EE0B97">
        <w:rPr>
          <w:b/>
        </w:rPr>
        <w:tab/>
      </w:r>
      <w:r w:rsidRPr="00EE0B97">
        <w:t xml:space="preserve">It is the duty of every citizen to question authority when </w:t>
      </w:r>
      <w:r w:rsidR="003A3D7E" w:rsidRPr="00EE0B97">
        <w:t>they</w:t>
      </w:r>
      <w:r w:rsidRPr="00EE0B97">
        <w:t xml:space="preserve"> think that those in authority are wrong.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axiom best describes what democracy is all about. That is what the Founding Fathers of the United States of America fought and died </w:t>
      </w:r>
      <w:r w:rsidR="009E62F7" w:rsidRPr="00EE0B97">
        <w:rPr>
          <w:rFonts w:asciiTheme="minorHAnsi" w:hAnsiTheme="minorHAnsi"/>
        </w:rPr>
        <w:t>to protect</w:t>
      </w:r>
      <w:r w:rsidRPr="00EE0B97">
        <w:rPr>
          <w:rFonts w:asciiTheme="minorHAnsi" w:hAnsiTheme="minorHAnsi"/>
        </w:rPr>
        <w:t xml:space="preserve">. To not follow Axiom </w:t>
      </w:r>
      <w:r w:rsidR="00AB0476" w:rsidRPr="00EE0B97">
        <w:rPr>
          <w:rFonts w:asciiTheme="minorHAnsi" w:hAnsiTheme="minorHAnsi"/>
        </w:rPr>
        <w:t>A</w:t>
      </w:r>
      <w:r w:rsidRPr="00EE0B97">
        <w:rPr>
          <w:rFonts w:asciiTheme="minorHAnsi" w:hAnsiTheme="minorHAnsi"/>
        </w:rPr>
        <w:t>5 is to spit on their graves.</w:t>
      </w:r>
    </w:p>
    <w:p w:rsidR="00660E9C" w:rsidRPr="00EE0B97" w:rsidRDefault="00660E9C">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above axioms, along with the three laws of government (P. </w:t>
      </w:r>
      <w:fldSimple w:instr=" PAGEREF Law_And_Order  \* MERGEFORMAT ">
        <w:r w:rsidR="00660E9C" w:rsidRPr="00660E9C">
          <w:rPr>
            <w:rFonts w:asciiTheme="minorHAnsi" w:hAnsiTheme="minorHAnsi"/>
            <w:noProof/>
          </w:rPr>
          <w:t>17</w:t>
        </w:r>
      </w:fldSimple>
      <w:r w:rsidRPr="00EE0B97">
        <w:rPr>
          <w:rFonts w:asciiTheme="minorHAnsi" w:hAnsiTheme="minorHAnsi"/>
        </w:rPr>
        <w:t>), make up the heart and soul of the laws and government of Aipotu.</w:t>
      </w:r>
    </w:p>
    <w:p w:rsidR="004904FD" w:rsidRPr="00EE0B97" w:rsidRDefault="00665477">
      <w:pPr>
        <w:pStyle w:val="H3"/>
        <w:rPr>
          <w:rFonts w:asciiTheme="minorHAnsi" w:hAnsiTheme="minorHAnsi"/>
          <w:bCs w:val="0"/>
          <w:szCs w:val="24"/>
        </w:rPr>
      </w:pPr>
      <w:bookmarkStart w:id="21" w:name="_Toc146731454"/>
      <w:bookmarkStart w:id="22" w:name="_Toc146732775"/>
      <w:bookmarkStart w:id="23" w:name="_Toc383697507"/>
      <w:r w:rsidRPr="00EE0B97">
        <w:rPr>
          <w:rFonts w:asciiTheme="minorHAnsi" w:hAnsiTheme="minorHAnsi"/>
          <w:bCs w:val="0"/>
          <w:szCs w:val="24"/>
        </w:rPr>
        <w:t>Government</w:t>
      </w:r>
      <w:bookmarkEnd w:id="21"/>
      <w:bookmarkEnd w:id="22"/>
      <w:bookmarkEnd w:id="23"/>
    </w:p>
    <w:p w:rsidR="004904FD" w:rsidRPr="00EE0B97" w:rsidRDefault="00665477">
      <w:pPr>
        <w:pStyle w:val="Quote1"/>
        <w:rPr>
          <w:rFonts w:asciiTheme="minorHAnsi" w:hAnsiTheme="minorHAnsi"/>
          <w:szCs w:val="24"/>
        </w:rPr>
      </w:pPr>
      <w:r w:rsidRPr="00EE0B97">
        <w:rPr>
          <w:rFonts w:asciiTheme="minorHAnsi" w:hAnsiTheme="minorHAnsi"/>
          <w:szCs w:val="24"/>
        </w:rPr>
        <w:t>Government, even in its best state,</w:t>
      </w:r>
      <w:r w:rsidRPr="00EE0B97">
        <w:rPr>
          <w:rFonts w:asciiTheme="minorHAnsi" w:hAnsiTheme="minorHAnsi"/>
          <w:szCs w:val="24"/>
        </w:rPr>
        <w:br/>
        <w:t>is a necessary evil; in its worst state,</w:t>
      </w:r>
      <w:r w:rsidRPr="00EE0B97">
        <w:rPr>
          <w:rFonts w:asciiTheme="minorHAnsi" w:hAnsiTheme="minorHAnsi"/>
          <w:szCs w:val="24"/>
        </w:rPr>
        <w:br/>
        <w:t>an intolerable one.</w:t>
      </w:r>
      <w:r w:rsidRPr="00EE0B97">
        <w:rPr>
          <w:rFonts w:asciiTheme="minorHAnsi" w:hAnsiTheme="minorHAnsi"/>
          <w:szCs w:val="24"/>
        </w:rPr>
        <w:br/>
        <w:t>-- Thomas Paine, Common Sense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Those who desire to give up Freedom</w:t>
      </w:r>
      <w:r w:rsidRPr="00EE0B97">
        <w:rPr>
          <w:rFonts w:asciiTheme="minorHAnsi" w:hAnsiTheme="minorHAnsi"/>
          <w:szCs w:val="24"/>
        </w:rPr>
        <w:br/>
        <w:t>in order to gain Security,</w:t>
      </w:r>
      <w:r w:rsidRPr="00EE0B97">
        <w:rPr>
          <w:rFonts w:asciiTheme="minorHAnsi" w:hAnsiTheme="minorHAnsi"/>
          <w:szCs w:val="24"/>
        </w:rPr>
        <w:br/>
        <w:t>will not have, nor do they deserve, either one.</w:t>
      </w:r>
      <w:r w:rsidRPr="00EE0B97">
        <w:rPr>
          <w:rFonts w:asciiTheme="minorHAnsi" w:hAnsiTheme="minorHAnsi"/>
          <w:szCs w:val="24"/>
        </w:rPr>
        <w:br/>
        <w:t>-- Thomas Jefferson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Never attribute to malice</w:t>
      </w:r>
      <w:r w:rsidRPr="00EE0B97">
        <w:rPr>
          <w:rFonts w:asciiTheme="minorHAnsi" w:hAnsiTheme="minorHAnsi"/>
          <w:szCs w:val="24"/>
        </w:rPr>
        <w:br/>
        <w:t>that which is adequately explained by</w:t>
      </w:r>
      <w:r w:rsidRPr="00EE0B97">
        <w:rPr>
          <w:rFonts w:asciiTheme="minorHAnsi" w:hAnsiTheme="minorHAnsi"/>
          <w:szCs w:val="24"/>
        </w:rPr>
        <w:br/>
        <w:t>stupidity.</w:t>
      </w:r>
      <w:r w:rsidRPr="00EE0B97">
        <w:rPr>
          <w:rFonts w:asciiTheme="minorHAnsi" w:hAnsiTheme="minorHAnsi"/>
          <w:szCs w:val="24"/>
        </w:rPr>
        <w:br/>
        <w:t>-- Hanlon's Razor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government of any country, </w:t>
      </w:r>
      <w:r w:rsidR="0051088D" w:rsidRPr="00EE0B97">
        <w:rPr>
          <w:rFonts w:asciiTheme="minorHAnsi" w:hAnsiTheme="minorHAnsi"/>
        </w:rPr>
        <w:t>state</w:t>
      </w:r>
      <w:r w:rsidRPr="00EE0B97">
        <w:rPr>
          <w:rFonts w:asciiTheme="minorHAnsi" w:hAnsiTheme="minorHAnsi"/>
        </w:rPr>
        <w:t xml:space="preserve"> or city has many departments. Each department has its </w:t>
      </w:r>
      <w:r w:rsidR="0051088D" w:rsidRPr="00EE0B97">
        <w:rPr>
          <w:rFonts w:asciiTheme="minorHAnsi" w:hAnsiTheme="minorHAnsi"/>
        </w:rPr>
        <w:t xml:space="preserve">own </w:t>
      </w:r>
      <w:r w:rsidRPr="00EE0B97">
        <w:rPr>
          <w:rFonts w:asciiTheme="minorHAnsi" w:hAnsiTheme="minorHAnsi"/>
        </w:rPr>
        <w:t xml:space="preserve">field of activity. A minister heads each department. Ministers have people to help </w:t>
      </w:r>
      <w:r w:rsidR="0051088D" w:rsidRPr="00EE0B97">
        <w:rPr>
          <w:rFonts w:asciiTheme="minorHAnsi" w:hAnsiTheme="minorHAnsi"/>
        </w:rPr>
        <w:t xml:space="preserve">them </w:t>
      </w:r>
      <w:r w:rsidRPr="00EE0B97">
        <w:rPr>
          <w:rFonts w:asciiTheme="minorHAnsi" w:hAnsiTheme="minorHAnsi"/>
        </w:rPr>
        <w:t xml:space="preserve">in the </w:t>
      </w:r>
      <w:r w:rsidR="0051088D" w:rsidRPr="00EE0B97">
        <w:rPr>
          <w:rFonts w:asciiTheme="minorHAnsi" w:hAnsiTheme="minorHAnsi"/>
        </w:rPr>
        <w:t xml:space="preserve">daily </w:t>
      </w:r>
      <w:r w:rsidRPr="00EE0B97">
        <w:rPr>
          <w:rFonts w:asciiTheme="minorHAnsi" w:hAnsiTheme="minorHAnsi"/>
        </w:rPr>
        <w:t>running of the department.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In Aipotu, these helpers share the workload with the minister</w:t>
      </w:r>
      <w:r w:rsidR="00B70C13" w:rsidRPr="00EE0B97">
        <w:rPr>
          <w:rFonts w:asciiTheme="minorHAnsi" w:hAnsiTheme="minorHAnsi"/>
        </w:rPr>
        <w:t>,</w:t>
      </w:r>
      <w:r w:rsidRPr="00EE0B97">
        <w:rPr>
          <w:rFonts w:asciiTheme="minorHAnsi" w:hAnsiTheme="minorHAnsi"/>
        </w:rPr>
        <w:t xml:space="preserve"> as well as full responsibility</w:t>
      </w:r>
      <w:r w:rsidR="00B70C13" w:rsidRPr="00EE0B97">
        <w:rPr>
          <w:rFonts w:asciiTheme="minorHAnsi" w:hAnsiTheme="minorHAnsi"/>
        </w:rPr>
        <w:t xml:space="preserve"> for their actions</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1B2C41">
      <w:pPr>
        <w:widowControl w:val="0"/>
        <w:rPr>
          <w:rFonts w:asciiTheme="minorHAnsi" w:hAnsiTheme="minorHAnsi"/>
        </w:rPr>
      </w:pPr>
      <w:r w:rsidRPr="00EE0B97">
        <w:rPr>
          <w:rFonts w:asciiTheme="minorHAnsi" w:hAnsiTheme="minorHAnsi"/>
        </w:rPr>
        <w:t xml:space="preserve">The minister divides the </w:t>
      </w:r>
      <w:r w:rsidR="00665477" w:rsidRPr="00EE0B97">
        <w:rPr>
          <w:rFonts w:asciiTheme="minorHAnsi" w:hAnsiTheme="minorHAnsi"/>
        </w:rPr>
        <w:t xml:space="preserve">workload between enough people to do the job. Each person </w:t>
      </w:r>
      <w:r w:rsidR="003D1794" w:rsidRPr="00EE0B97">
        <w:rPr>
          <w:rFonts w:asciiTheme="minorHAnsi" w:hAnsiTheme="minorHAnsi"/>
        </w:rPr>
        <w:t>has</w:t>
      </w:r>
      <w:r w:rsidR="00665477" w:rsidRPr="00EE0B97">
        <w:rPr>
          <w:rFonts w:asciiTheme="minorHAnsi" w:hAnsiTheme="minorHAnsi"/>
        </w:rPr>
        <w:t xml:space="preserve"> the authority to run their piece of the pie in the best way they know how. They have the right to object to policy if they consider it to </w:t>
      </w:r>
      <w:r w:rsidR="00665477" w:rsidRPr="00EE0B97">
        <w:rPr>
          <w:rFonts w:asciiTheme="minorHAnsi" w:hAnsiTheme="minorHAnsi"/>
        </w:rPr>
        <w:lastRenderedPageBreak/>
        <w:t xml:space="preserve">be not in the best interest of the public, but they must justify themselves if they do so. They are accountable to the minister and the </w:t>
      </w:r>
      <w:r w:rsidR="003D1794" w:rsidRPr="00EE0B97">
        <w:rPr>
          <w:rFonts w:asciiTheme="minorHAnsi" w:hAnsiTheme="minorHAnsi"/>
        </w:rPr>
        <w:t>public</w:t>
      </w:r>
      <w:r w:rsidR="00665477" w:rsidRPr="00EE0B97">
        <w:rPr>
          <w:rFonts w:asciiTheme="minorHAnsi" w:hAnsiTheme="minorHAnsi"/>
        </w:rPr>
        <w:t xml:space="preserve"> for </w:t>
      </w:r>
      <w:r w:rsidR="00820614" w:rsidRPr="00EE0B97">
        <w:rPr>
          <w:rFonts w:asciiTheme="minorHAnsi" w:hAnsiTheme="minorHAnsi"/>
        </w:rPr>
        <w:t>all</w:t>
      </w:r>
      <w:r w:rsidR="00665477" w:rsidRPr="00EE0B97">
        <w:rPr>
          <w:rFonts w:asciiTheme="minorHAnsi" w:hAnsiTheme="minorHAnsi"/>
        </w:rPr>
        <w:t xml:space="preserve"> their work. The term</w:t>
      </w:r>
      <w:r w:rsidR="00523060" w:rsidRPr="00EE0B97">
        <w:rPr>
          <w:rFonts w:asciiTheme="minorHAnsi" w:hAnsiTheme="minorHAnsi"/>
        </w:rPr>
        <w:t>,</w:t>
      </w:r>
      <w:r w:rsidR="00665477" w:rsidRPr="00EE0B97">
        <w:rPr>
          <w:rFonts w:asciiTheme="minorHAnsi" w:hAnsiTheme="minorHAnsi"/>
        </w:rPr>
        <w:t xml:space="preserve"> ‘The buck stops here’</w:t>
      </w:r>
      <w:r w:rsidR="00523060" w:rsidRPr="00EE0B97">
        <w:rPr>
          <w:rFonts w:asciiTheme="minorHAnsi" w:hAnsiTheme="minorHAnsi"/>
        </w:rPr>
        <w:t>,</w:t>
      </w:r>
      <w:r w:rsidR="00665477" w:rsidRPr="00EE0B97">
        <w:rPr>
          <w:rFonts w:asciiTheme="minorHAnsi" w:hAnsiTheme="minorHAnsi"/>
        </w:rPr>
        <w:t xml:space="preserve"> applies to everyone.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Let’s take the ministry of transport</w:t>
      </w:r>
      <w:r w:rsidR="00A41BD0" w:rsidRPr="00EE0B97">
        <w:rPr>
          <w:rFonts w:asciiTheme="minorHAnsi" w:hAnsiTheme="minorHAnsi"/>
        </w:rPr>
        <w:t>ation,</w:t>
      </w:r>
      <w:r w:rsidRPr="00EE0B97">
        <w:rPr>
          <w:rFonts w:asciiTheme="minorHAnsi" w:hAnsiTheme="minorHAnsi"/>
        </w:rPr>
        <w:t xml:space="preserve"> for the city of Ytilibisnopser</w:t>
      </w:r>
      <w:r w:rsidR="00A41BD0" w:rsidRPr="00EE0B97">
        <w:rPr>
          <w:rFonts w:asciiTheme="minorHAnsi" w:hAnsiTheme="minorHAnsi"/>
        </w:rPr>
        <w:t>,</w:t>
      </w:r>
      <w:r w:rsidRPr="00EE0B97">
        <w:rPr>
          <w:rFonts w:asciiTheme="minorHAnsi" w:hAnsiTheme="minorHAnsi"/>
        </w:rPr>
        <w:t xml:space="preserve"> in the province of Modeerf</w:t>
      </w:r>
      <w:r w:rsidR="00A41BD0" w:rsidRPr="00EE0B97">
        <w:rPr>
          <w:rFonts w:asciiTheme="minorHAnsi" w:hAnsiTheme="minorHAnsi"/>
        </w:rPr>
        <w:t>,</w:t>
      </w:r>
      <w:r w:rsidRPr="00EE0B97">
        <w:rPr>
          <w:rFonts w:asciiTheme="minorHAnsi" w:hAnsiTheme="minorHAnsi"/>
        </w:rPr>
        <w:t xml:space="preserve"> as an example. The city </w:t>
      </w:r>
      <w:r w:rsidR="001B2C41" w:rsidRPr="00EE0B97">
        <w:rPr>
          <w:rFonts w:asciiTheme="minorHAnsi" w:hAnsiTheme="minorHAnsi"/>
        </w:rPr>
        <w:t>contains</w:t>
      </w:r>
      <w:r w:rsidRPr="00EE0B97">
        <w:rPr>
          <w:rFonts w:asciiTheme="minorHAnsi" w:hAnsiTheme="minorHAnsi"/>
        </w:rPr>
        <w:t xml:space="preserve"> twenty-seven </w:t>
      </w:r>
      <w:r w:rsidR="001B2C41" w:rsidRPr="00EE0B97">
        <w:rPr>
          <w:rFonts w:asciiTheme="minorHAnsi" w:hAnsiTheme="minorHAnsi"/>
        </w:rPr>
        <w:t>districts</w:t>
      </w:r>
      <w:r w:rsidRPr="00EE0B97">
        <w:rPr>
          <w:rFonts w:asciiTheme="minorHAnsi" w:hAnsiTheme="minorHAnsi"/>
        </w:rPr>
        <w:t xml:space="preserve">. In each area, an official </w:t>
      </w:r>
      <w:r w:rsidR="00820614" w:rsidRPr="00EE0B97">
        <w:rPr>
          <w:rFonts w:asciiTheme="minorHAnsi" w:hAnsiTheme="minorHAnsi"/>
        </w:rPr>
        <w:t>oversees</w:t>
      </w:r>
      <w:r w:rsidRPr="00EE0B97">
        <w:rPr>
          <w:rFonts w:asciiTheme="minorHAnsi" w:hAnsiTheme="minorHAnsi"/>
        </w:rPr>
        <w:t xml:space="preserve"> road maintenance, street sign repair, etc. This ensures responsibility and accountability in the management for the roads in that area. If a citizen has a problem with the roads, such as a safety issue, they go directly to the person in charge. This is how </w:t>
      </w:r>
      <w:r w:rsidR="001B2C41" w:rsidRPr="00EE0B97">
        <w:rPr>
          <w:rFonts w:asciiTheme="minorHAnsi" w:hAnsiTheme="minorHAnsi"/>
        </w:rPr>
        <w:t>they did things</w:t>
      </w:r>
      <w:r w:rsidR="00523060" w:rsidRPr="00EE0B97">
        <w:rPr>
          <w:rFonts w:asciiTheme="minorHAnsi" w:hAnsiTheme="minorHAnsi"/>
        </w:rPr>
        <w:t xml:space="preserve"> </w:t>
      </w:r>
      <w:r w:rsidRPr="00EE0B97">
        <w:rPr>
          <w:rFonts w:asciiTheme="minorHAnsi" w:hAnsiTheme="minorHAnsi"/>
        </w:rPr>
        <w:t>in the good old days</w:t>
      </w:r>
      <w:r w:rsidR="001B2C41" w:rsidRPr="00EE0B97">
        <w:rPr>
          <w:rFonts w:asciiTheme="minorHAnsi" w:hAnsiTheme="minorHAnsi"/>
        </w:rPr>
        <w:t>,</w:t>
      </w:r>
      <w:r w:rsidRPr="00EE0B97">
        <w:rPr>
          <w:rFonts w:asciiTheme="minorHAnsi" w:hAnsiTheme="minorHAnsi"/>
        </w:rPr>
        <w:t xml:space="preserve"> when towns were small.</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minister </w:t>
      </w:r>
      <w:r w:rsidR="00820614" w:rsidRPr="00EE0B97">
        <w:rPr>
          <w:rFonts w:asciiTheme="minorHAnsi" w:hAnsiTheme="minorHAnsi"/>
        </w:rPr>
        <w:t>oversees</w:t>
      </w:r>
      <w:r w:rsidRPr="00EE0B97">
        <w:rPr>
          <w:rFonts w:asciiTheme="minorHAnsi" w:hAnsiTheme="minorHAnsi"/>
        </w:rPr>
        <w:t xml:space="preserve"> the smooth operation of the entire ministry. As such</w:t>
      </w:r>
      <w:r w:rsidR="00A41BD0" w:rsidRPr="00EE0B97">
        <w:rPr>
          <w:rFonts w:asciiTheme="minorHAnsi" w:hAnsiTheme="minorHAnsi"/>
        </w:rPr>
        <w:t>,</w:t>
      </w:r>
      <w:r w:rsidRPr="00EE0B97">
        <w:rPr>
          <w:rFonts w:asciiTheme="minorHAnsi" w:hAnsiTheme="minorHAnsi"/>
        </w:rPr>
        <w:t xml:space="preserve"> the minister acts like the captain of a smoothly running team.</w:t>
      </w:r>
    </w:p>
    <w:p w:rsidR="004904FD" w:rsidRPr="00EE0B97" w:rsidRDefault="00665477">
      <w:pPr>
        <w:pStyle w:val="H3"/>
        <w:rPr>
          <w:rFonts w:asciiTheme="minorHAnsi" w:hAnsiTheme="minorHAnsi"/>
          <w:bCs w:val="0"/>
          <w:szCs w:val="24"/>
        </w:rPr>
      </w:pPr>
      <w:bookmarkStart w:id="24" w:name="_Toc146731455"/>
      <w:bookmarkStart w:id="25" w:name="_Toc146732776"/>
      <w:bookmarkStart w:id="26" w:name="_Toc383697508"/>
      <w:r w:rsidRPr="00EE0B97">
        <w:rPr>
          <w:rFonts w:asciiTheme="minorHAnsi" w:hAnsiTheme="minorHAnsi"/>
          <w:bCs w:val="0"/>
          <w:szCs w:val="24"/>
        </w:rPr>
        <w:t xml:space="preserve">Cities, </w:t>
      </w:r>
      <w:r w:rsidR="00E04BBE" w:rsidRPr="00EE0B97">
        <w:rPr>
          <w:rFonts w:asciiTheme="minorHAnsi" w:hAnsiTheme="minorHAnsi"/>
          <w:bCs w:val="0"/>
          <w:szCs w:val="24"/>
        </w:rPr>
        <w:t>state</w:t>
      </w:r>
      <w:r w:rsidRPr="00EE0B97">
        <w:rPr>
          <w:rFonts w:asciiTheme="minorHAnsi" w:hAnsiTheme="minorHAnsi"/>
          <w:bCs w:val="0"/>
          <w:szCs w:val="24"/>
        </w:rPr>
        <w:t xml:space="preserve">s </w:t>
      </w:r>
      <w:r w:rsidR="00FF1C21" w:rsidRPr="00EE0B97">
        <w:rPr>
          <w:rFonts w:asciiTheme="minorHAnsi" w:hAnsiTheme="minorHAnsi"/>
          <w:bCs w:val="0"/>
          <w:szCs w:val="24"/>
        </w:rPr>
        <w:t>and</w:t>
      </w:r>
      <w:r w:rsidRPr="00EE0B97">
        <w:rPr>
          <w:rFonts w:asciiTheme="minorHAnsi" w:hAnsiTheme="minorHAnsi"/>
          <w:bCs w:val="0"/>
          <w:szCs w:val="24"/>
        </w:rPr>
        <w:t xml:space="preserve"> Country</w:t>
      </w:r>
      <w:bookmarkEnd w:id="24"/>
      <w:bookmarkEnd w:id="25"/>
      <w:bookmarkEnd w:id="26"/>
    </w:p>
    <w:p w:rsidR="004904FD" w:rsidRPr="00EE0B97" w:rsidRDefault="00665477">
      <w:pPr>
        <w:pStyle w:val="Quote1"/>
        <w:rPr>
          <w:rFonts w:asciiTheme="minorHAnsi" w:hAnsiTheme="minorHAnsi"/>
          <w:szCs w:val="24"/>
        </w:rPr>
      </w:pPr>
      <w:r w:rsidRPr="00EE0B97">
        <w:rPr>
          <w:rFonts w:asciiTheme="minorHAnsi" w:hAnsiTheme="minorHAnsi"/>
          <w:szCs w:val="24"/>
        </w:rPr>
        <w:t>Freedom is not license, Beloved ones!</w:t>
      </w:r>
      <w:r w:rsidRPr="00EE0B97">
        <w:rPr>
          <w:rFonts w:asciiTheme="minorHAnsi" w:hAnsiTheme="minorHAnsi"/>
          <w:szCs w:val="24"/>
        </w:rPr>
        <w:br/>
        <w:t>Freedom is the Greatest Consideration</w:t>
      </w:r>
      <w:r w:rsidRPr="00EE0B97">
        <w:rPr>
          <w:rFonts w:asciiTheme="minorHAnsi" w:hAnsiTheme="minorHAnsi"/>
          <w:szCs w:val="24"/>
        </w:rPr>
        <w:br/>
        <w:t>for the Rights and Blessings of others…</w:t>
      </w:r>
      <w:r w:rsidRPr="00EE0B97">
        <w:rPr>
          <w:rFonts w:asciiTheme="minorHAnsi" w:hAnsiTheme="minorHAnsi"/>
          <w:szCs w:val="24"/>
        </w:rPr>
        <w:br/>
        <w:t>-- Godfré Ray King</w:t>
      </w:r>
      <w:r w:rsidRPr="00EE0B97">
        <w:rPr>
          <w:rStyle w:val="FootnoteReference"/>
          <w:rFonts w:asciiTheme="minorHAnsi" w:hAnsiTheme="minorHAnsi"/>
          <w:szCs w:val="24"/>
        </w:rPr>
        <w:footnoteReference w:id="6"/>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No man is good enough to govern</w:t>
      </w:r>
      <w:r w:rsidRPr="00EE0B97">
        <w:rPr>
          <w:rFonts w:asciiTheme="minorHAnsi" w:hAnsiTheme="minorHAnsi"/>
          <w:szCs w:val="24"/>
        </w:rPr>
        <w:br/>
        <w:t>another man without that other's consent.</w:t>
      </w:r>
      <w:r w:rsidRPr="00EE0B97">
        <w:rPr>
          <w:rFonts w:asciiTheme="minorHAnsi" w:hAnsiTheme="minorHAnsi"/>
          <w:szCs w:val="24"/>
        </w:rPr>
        <w:br/>
        <w:t>-- Abraham Lincoln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For every action, there is an equal</w:t>
      </w:r>
      <w:r w:rsidRPr="00EE0B97">
        <w:rPr>
          <w:rFonts w:asciiTheme="minorHAnsi" w:hAnsiTheme="minorHAnsi"/>
          <w:szCs w:val="24"/>
        </w:rPr>
        <w:br/>
        <w:t>and opposite government program.</w:t>
      </w:r>
      <w:r w:rsidRPr="00EE0B97">
        <w:rPr>
          <w:rFonts w:asciiTheme="minorHAnsi" w:hAnsiTheme="minorHAnsi"/>
          <w:szCs w:val="24"/>
        </w:rPr>
        <w:br/>
        <w:t>-- Bob Wells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country of Aipotu </w:t>
      </w:r>
      <w:r w:rsidR="00106CEE" w:rsidRPr="00EE0B97">
        <w:rPr>
          <w:rFonts w:asciiTheme="minorHAnsi" w:hAnsiTheme="minorHAnsi"/>
        </w:rPr>
        <w:t>has</w:t>
      </w:r>
      <w:r w:rsidRPr="00EE0B97">
        <w:rPr>
          <w:rFonts w:asciiTheme="minorHAnsi" w:hAnsiTheme="minorHAnsi"/>
        </w:rPr>
        <w:t xml:space="preserve"> five </w:t>
      </w:r>
      <w:r w:rsidR="00E04BBE" w:rsidRPr="00EE0B97">
        <w:rPr>
          <w:rFonts w:asciiTheme="minorHAnsi" w:hAnsiTheme="minorHAnsi"/>
        </w:rPr>
        <w:t>states</w:t>
      </w:r>
      <w:r w:rsidRPr="00EE0B97">
        <w:rPr>
          <w:rFonts w:asciiTheme="minorHAnsi" w:hAnsiTheme="minorHAnsi"/>
        </w:rPr>
        <w:t xml:space="preserve">. Each </w:t>
      </w:r>
      <w:r w:rsidR="00E04BBE" w:rsidRPr="00EE0B97">
        <w:rPr>
          <w:rFonts w:asciiTheme="minorHAnsi" w:hAnsiTheme="minorHAnsi"/>
        </w:rPr>
        <w:t>state</w:t>
      </w:r>
      <w:r w:rsidRPr="00EE0B97">
        <w:rPr>
          <w:rFonts w:asciiTheme="minorHAnsi" w:hAnsiTheme="minorHAnsi"/>
        </w:rPr>
        <w:t xml:space="preserve"> contains cities, </w:t>
      </w:r>
      <w:r w:rsidR="00E04BBE" w:rsidRPr="00EE0B97">
        <w:rPr>
          <w:rFonts w:asciiTheme="minorHAnsi" w:hAnsiTheme="minorHAnsi"/>
        </w:rPr>
        <w:t>state</w:t>
      </w:r>
      <w:r w:rsidRPr="00EE0B97">
        <w:rPr>
          <w:rFonts w:asciiTheme="minorHAnsi" w:hAnsiTheme="minorHAnsi"/>
        </w:rPr>
        <w:t xml:space="preserve"> parks, private lands, public lands and farms.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federal government is responsible for the overall running of the country. It also deals with other countries. The federal government does not interfere in the affairs of the </w:t>
      </w:r>
      <w:r w:rsidR="00E04BBE" w:rsidRPr="00EE0B97">
        <w:rPr>
          <w:rFonts w:asciiTheme="minorHAnsi" w:hAnsiTheme="minorHAnsi"/>
        </w:rPr>
        <w:t>state</w:t>
      </w:r>
      <w:r w:rsidRPr="00EE0B97">
        <w:rPr>
          <w:rFonts w:asciiTheme="minorHAnsi" w:hAnsiTheme="minorHAnsi"/>
        </w:rPr>
        <w:t xml:space="preserve">s except to make sure they get along with their neighbors and to ensure </w:t>
      </w:r>
      <w:r w:rsidR="00106CEE" w:rsidRPr="00EE0B97">
        <w:rPr>
          <w:rFonts w:asciiTheme="minorHAnsi" w:hAnsiTheme="minorHAnsi"/>
        </w:rPr>
        <w:t>a unified</w:t>
      </w:r>
      <w:r w:rsidRPr="00EE0B97">
        <w:rPr>
          <w:rFonts w:asciiTheme="minorHAnsi" w:hAnsiTheme="minorHAnsi"/>
        </w:rPr>
        <w:t xml:space="preserve"> country.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w:t>
      </w:r>
      <w:r w:rsidR="00E04BBE" w:rsidRPr="00EE0B97">
        <w:rPr>
          <w:rFonts w:asciiTheme="minorHAnsi" w:hAnsiTheme="minorHAnsi"/>
        </w:rPr>
        <w:t>state</w:t>
      </w:r>
      <w:r w:rsidRPr="00EE0B97">
        <w:rPr>
          <w:rFonts w:asciiTheme="minorHAnsi" w:hAnsiTheme="minorHAnsi"/>
        </w:rPr>
        <w:t xml:space="preserve"> government takes care of the needs of the </w:t>
      </w:r>
      <w:r w:rsidR="00E04BBE" w:rsidRPr="00EE0B97">
        <w:rPr>
          <w:rFonts w:asciiTheme="minorHAnsi" w:hAnsiTheme="minorHAnsi"/>
        </w:rPr>
        <w:t>state</w:t>
      </w:r>
      <w:r w:rsidRPr="00EE0B97">
        <w:rPr>
          <w:rFonts w:asciiTheme="minorHAnsi" w:hAnsiTheme="minorHAnsi"/>
        </w:rPr>
        <w:t xml:space="preserve"> parks, private </w:t>
      </w:r>
      <w:r w:rsidRPr="00EE0B97">
        <w:rPr>
          <w:rFonts w:asciiTheme="minorHAnsi" w:hAnsiTheme="minorHAnsi"/>
        </w:rPr>
        <w:lastRenderedPageBreak/>
        <w:t xml:space="preserve">lands, public lands and farms. The </w:t>
      </w:r>
      <w:r w:rsidR="00E04BBE" w:rsidRPr="00EE0B97">
        <w:rPr>
          <w:rFonts w:asciiTheme="minorHAnsi" w:hAnsiTheme="minorHAnsi"/>
        </w:rPr>
        <w:t>state</w:t>
      </w:r>
      <w:r w:rsidRPr="00EE0B97">
        <w:rPr>
          <w:rFonts w:asciiTheme="minorHAnsi" w:hAnsiTheme="minorHAnsi"/>
        </w:rPr>
        <w:t xml:space="preserve"> government does not interfere in the affairs of the cities except to make sure </w:t>
      </w:r>
      <w:r w:rsidR="000D43BC" w:rsidRPr="00EE0B97">
        <w:rPr>
          <w:rFonts w:asciiTheme="minorHAnsi" w:hAnsiTheme="minorHAnsi"/>
        </w:rPr>
        <w:t xml:space="preserve">that </w:t>
      </w:r>
      <w:r w:rsidRPr="00EE0B97">
        <w:rPr>
          <w:rFonts w:asciiTheme="minorHAnsi" w:hAnsiTheme="minorHAnsi"/>
        </w:rPr>
        <w:t>they play nice with their neighbors and th</w:t>
      </w:r>
      <w:r w:rsidR="00106CEE" w:rsidRPr="00EE0B97">
        <w:rPr>
          <w:rFonts w:asciiTheme="minorHAnsi" w:hAnsiTheme="minorHAnsi"/>
        </w:rPr>
        <w:t xml:space="preserve">e environment and to ensure a unified </w:t>
      </w:r>
      <w:r w:rsidR="00E04BBE" w:rsidRPr="00EE0B97">
        <w:rPr>
          <w:rFonts w:asciiTheme="minorHAnsi" w:hAnsiTheme="minorHAnsi"/>
        </w:rPr>
        <w:t>state</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City governments are responsible for the proper running of cities.</w:t>
      </w:r>
    </w:p>
    <w:p w:rsidR="004904FD" w:rsidRPr="00EE0B97" w:rsidRDefault="00665477">
      <w:pPr>
        <w:pStyle w:val="H3"/>
        <w:rPr>
          <w:rFonts w:asciiTheme="minorHAnsi" w:hAnsiTheme="minorHAnsi"/>
          <w:bCs w:val="0"/>
          <w:szCs w:val="24"/>
        </w:rPr>
      </w:pPr>
      <w:bookmarkStart w:id="27" w:name="Elections"/>
      <w:bookmarkStart w:id="28" w:name="_Toc146731456"/>
      <w:bookmarkStart w:id="29" w:name="_Toc146732777"/>
      <w:bookmarkStart w:id="30" w:name="_Toc383697509"/>
      <w:r w:rsidRPr="00EE0B97">
        <w:rPr>
          <w:rFonts w:asciiTheme="minorHAnsi" w:hAnsiTheme="minorHAnsi"/>
          <w:bCs w:val="0"/>
          <w:szCs w:val="24"/>
        </w:rPr>
        <w:t>Elections</w:t>
      </w:r>
      <w:bookmarkEnd w:id="27"/>
      <w:bookmarkEnd w:id="28"/>
      <w:bookmarkEnd w:id="29"/>
      <w:bookmarkEnd w:id="30"/>
    </w:p>
    <w:p w:rsidR="004904FD" w:rsidRPr="00EE0B97" w:rsidRDefault="00665477">
      <w:pPr>
        <w:pStyle w:val="Quote1"/>
        <w:rPr>
          <w:rFonts w:asciiTheme="minorHAnsi" w:hAnsiTheme="minorHAnsi"/>
          <w:szCs w:val="24"/>
        </w:rPr>
      </w:pPr>
      <w:r w:rsidRPr="00EE0B97">
        <w:rPr>
          <w:rFonts w:asciiTheme="minorHAnsi" w:hAnsiTheme="minorHAnsi"/>
          <w:szCs w:val="24"/>
        </w:rPr>
        <w:t>Anyone who is capable of getting themselves</w:t>
      </w:r>
      <w:r w:rsidRPr="00EE0B97">
        <w:rPr>
          <w:rFonts w:asciiTheme="minorHAnsi" w:hAnsiTheme="minorHAnsi"/>
          <w:szCs w:val="24"/>
        </w:rPr>
        <w:br/>
        <w:t>made President should on no account</w:t>
      </w:r>
      <w:r w:rsidRPr="00EE0B97">
        <w:rPr>
          <w:rFonts w:asciiTheme="minorHAnsi" w:hAnsiTheme="minorHAnsi"/>
          <w:szCs w:val="24"/>
        </w:rPr>
        <w:br/>
        <w:t>be allowed to do the job.</w:t>
      </w:r>
      <w:r w:rsidRPr="00EE0B97">
        <w:rPr>
          <w:rFonts w:asciiTheme="minorHAnsi" w:hAnsiTheme="minorHAnsi"/>
          <w:szCs w:val="24"/>
        </w:rPr>
        <w:br/>
        <w:t>-- Douglas Adams</w:t>
      </w:r>
      <w:r w:rsidRPr="00EE0B97">
        <w:rPr>
          <w:rStyle w:val="FootnoteReference"/>
          <w:rFonts w:asciiTheme="minorHAnsi" w:hAnsiTheme="minorHAnsi"/>
          <w:szCs w:val="24"/>
        </w:rPr>
        <w:footnoteReference w:id="7"/>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6830C3" w:rsidRPr="00EE0B97" w:rsidRDefault="006830C3">
      <w:pPr>
        <w:pStyle w:val="Quote1"/>
        <w:rPr>
          <w:rFonts w:asciiTheme="minorHAnsi" w:hAnsiTheme="minorHAnsi"/>
          <w:szCs w:val="24"/>
        </w:rPr>
      </w:pPr>
      <w:r w:rsidRPr="00EE0B97">
        <w:rPr>
          <w:rFonts w:asciiTheme="minorHAnsi" w:hAnsiTheme="minorHAnsi"/>
          <w:szCs w:val="24"/>
        </w:rPr>
        <w:t>In politics we presume that everyone who knows how to get votes knows how to administer a city or a state. When we are ill... we do not ask for the handsomest physician, or the most eloquent one.</w:t>
      </w:r>
      <w:r w:rsidRPr="00EE0B97">
        <w:rPr>
          <w:rFonts w:asciiTheme="minorHAnsi" w:hAnsiTheme="minorHAnsi"/>
          <w:szCs w:val="24"/>
        </w:rPr>
        <w:br/>
        <w:t>-- Plato --</w:t>
      </w:r>
    </w:p>
    <w:p w:rsidR="006830C3" w:rsidRPr="00EE0B97" w:rsidRDefault="006830C3">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Have you noticed that when a politician</w:t>
      </w:r>
      <w:r w:rsidRPr="00EE0B97">
        <w:rPr>
          <w:rFonts w:asciiTheme="minorHAnsi" w:hAnsiTheme="minorHAnsi"/>
          <w:szCs w:val="24"/>
        </w:rPr>
        <w:br/>
        <w:t>wins an election or passes something they want,</w:t>
      </w:r>
      <w:r w:rsidRPr="00EE0B97">
        <w:rPr>
          <w:rFonts w:asciiTheme="minorHAnsi" w:hAnsiTheme="minorHAnsi"/>
          <w:szCs w:val="24"/>
        </w:rPr>
        <w:br/>
        <w:t>they always say that it is democracy in action?</w:t>
      </w:r>
      <w:r w:rsidRPr="00EE0B97">
        <w:rPr>
          <w:rFonts w:asciiTheme="minorHAnsi" w:hAnsiTheme="minorHAnsi"/>
          <w:szCs w:val="24"/>
        </w:rPr>
        <w:br/>
        <w:t>It’s only democracy if you win.</w:t>
      </w:r>
      <w:r w:rsidRPr="00EE0B97">
        <w:rPr>
          <w:rFonts w:asciiTheme="minorHAnsi" w:hAnsiTheme="minorHAnsi"/>
          <w:szCs w:val="24"/>
        </w:rPr>
        <w:br/>
        <w:t>-- Unknown Evil Genius --</w:t>
      </w:r>
    </w:p>
    <w:p w:rsidR="004904FD" w:rsidRPr="00EE0B97" w:rsidRDefault="004904FD">
      <w:pPr>
        <w:widowControl w:val="0"/>
        <w:rPr>
          <w:rFonts w:asciiTheme="minorHAnsi" w:hAnsiTheme="minorHAnsi"/>
        </w:rPr>
      </w:pPr>
    </w:p>
    <w:p w:rsidR="002B6B1A" w:rsidRPr="00EE0B97" w:rsidRDefault="00665477">
      <w:pPr>
        <w:widowControl w:val="0"/>
        <w:rPr>
          <w:rFonts w:asciiTheme="minorHAnsi" w:hAnsiTheme="minorHAnsi"/>
        </w:rPr>
      </w:pPr>
      <w:r w:rsidRPr="00EE0B97">
        <w:rPr>
          <w:rFonts w:asciiTheme="minorHAnsi" w:hAnsiTheme="minorHAnsi"/>
        </w:rPr>
        <w:t xml:space="preserve">Like all things in Aipotu, the </w:t>
      </w:r>
      <w:r w:rsidR="00106CEE" w:rsidRPr="00EE0B97">
        <w:rPr>
          <w:rFonts w:asciiTheme="minorHAnsi" w:hAnsiTheme="minorHAnsi"/>
        </w:rPr>
        <w:t xml:space="preserve">people run the </w:t>
      </w:r>
      <w:r w:rsidRPr="00EE0B97">
        <w:rPr>
          <w:rFonts w:asciiTheme="minorHAnsi" w:hAnsiTheme="minorHAnsi"/>
        </w:rPr>
        <w:t xml:space="preserve">government like </w:t>
      </w:r>
      <w:r w:rsidR="000D43BC" w:rsidRPr="00EE0B97">
        <w:rPr>
          <w:rFonts w:asciiTheme="minorHAnsi" w:hAnsiTheme="minorHAnsi"/>
        </w:rPr>
        <w:t xml:space="preserve">a </w:t>
      </w:r>
      <w:r w:rsidR="00106CEE" w:rsidRPr="00EE0B97">
        <w:rPr>
          <w:rFonts w:asciiTheme="minorHAnsi" w:hAnsiTheme="minorHAnsi"/>
        </w:rPr>
        <w:t>well-oiled</w:t>
      </w:r>
      <w:r w:rsidR="000D43BC" w:rsidRPr="00EE0B97">
        <w:rPr>
          <w:rFonts w:asciiTheme="minorHAnsi" w:hAnsiTheme="minorHAnsi"/>
        </w:rPr>
        <w:t xml:space="preserve"> </w:t>
      </w:r>
      <w:r w:rsidRPr="00EE0B97">
        <w:rPr>
          <w:rFonts w:asciiTheme="minorHAnsi" w:hAnsiTheme="minorHAnsi"/>
        </w:rPr>
        <w:t>business. This extends to the election of government officials. The citizens act like shareholders in a corporation and every independent citizen</w:t>
      </w:r>
      <w:r w:rsidRPr="00EE0B97">
        <w:rPr>
          <w:rStyle w:val="FootnoteReference"/>
          <w:rFonts w:asciiTheme="minorHAnsi" w:hAnsiTheme="minorHAnsi"/>
        </w:rPr>
        <w:footnoteReference w:id="8"/>
      </w:r>
      <w:r w:rsidRPr="00EE0B97">
        <w:rPr>
          <w:rFonts w:asciiTheme="minorHAnsi" w:hAnsiTheme="minorHAnsi"/>
        </w:rPr>
        <w:t xml:space="preserve"> has </w:t>
      </w:r>
      <w:r w:rsidR="002B6B1A" w:rsidRPr="00EE0B97">
        <w:rPr>
          <w:rFonts w:asciiTheme="minorHAnsi" w:hAnsiTheme="minorHAnsi"/>
        </w:rPr>
        <w:t>100</w:t>
      </w:r>
      <w:r w:rsidR="0025317D" w:rsidRPr="00EE0B97">
        <w:rPr>
          <w:rFonts w:asciiTheme="minorHAnsi" w:hAnsiTheme="minorHAnsi"/>
        </w:rPr>
        <w:t>0</w:t>
      </w:r>
      <w:r w:rsidR="002B6B1A" w:rsidRPr="00EE0B97">
        <w:rPr>
          <w:rFonts w:asciiTheme="minorHAnsi" w:hAnsiTheme="minorHAnsi"/>
        </w:rPr>
        <w:t xml:space="preserve"> votes</w:t>
      </w:r>
      <w:r w:rsidRPr="00EE0B97">
        <w:rPr>
          <w:rFonts w:asciiTheme="minorHAnsi" w:hAnsiTheme="minorHAnsi"/>
        </w:rPr>
        <w:t>.</w:t>
      </w:r>
      <w:r w:rsidR="0025317D" w:rsidRPr="00EE0B97">
        <w:rPr>
          <w:rFonts w:asciiTheme="minorHAnsi" w:hAnsiTheme="minorHAnsi"/>
        </w:rPr>
        <w:t xml:space="preserve"> There has been talk of allowing people who are socially active to get more votes, but that wasn’t resolved when I left the country.</w:t>
      </w:r>
    </w:p>
    <w:p w:rsidR="004904FD" w:rsidRPr="00EE0B97" w:rsidRDefault="00665477">
      <w:pPr>
        <w:pStyle w:val="H4"/>
        <w:rPr>
          <w:rFonts w:asciiTheme="minorHAnsi" w:hAnsiTheme="minorHAnsi"/>
        </w:rPr>
      </w:pPr>
      <w:bookmarkStart w:id="31" w:name="_Toc146732778"/>
      <w:r w:rsidRPr="00EE0B97">
        <w:rPr>
          <w:rFonts w:asciiTheme="minorHAnsi" w:hAnsiTheme="minorHAnsi"/>
        </w:rPr>
        <w:t>Political Parties</w:t>
      </w:r>
      <w:bookmarkEnd w:id="31"/>
    </w:p>
    <w:p w:rsidR="004904FD" w:rsidRPr="00EE0B97" w:rsidRDefault="00665477">
      <w:pPr>
        <w:widowControl w:val="0"/>
        <w:rPr>
          <w:rFonts w:asciiTheme="minorHAnsi" w:hAnsiTheme="minorHAnsi"/>
        </w:rPr>
      </w:pPr>
      <w:r w:rsidRPr="00EE0B97">
        <w:rPr>
          <w:rFonts w:asciiTheme="minorHAnsi" w:hAnsiTheme="minorHAnsi"/>
        </w:rPr>
        <w:t>Unlike many democratic countries, there is no such thing as political parties</w:t>
      </w:r>
      <w:r w:rsidR="000D201D" w:rsidRPr="00EE0B97">
        <w:rPr>
          <w:rFonts w:asciiTheme="minorHAnsi" w:hAnsiTheme="minorHAnsi"/>
        </w:rPr>
        <w:t xml:space="preserve"> in Aipotu</w:t>
      </w:r>
      <w:r w:rsidRPr="00EE0B97">
        <w:rPr>
          <w:rFonts w:asciiTheme="minorHAnsi" w:hAnsiTheme="minorHAnsi"/>
        </w:rPr>
        <w:t>. Instead, each candidate must run for the specific ministry they wish to head.</w:t>
      </w:r>
    </w:p>
    <w:p w:rsidR="004904FD" w:rsidRPr="00EE0B97" w:rsidRDefault="004904FD">
      <w:pPr>
        <w:widowControl w:val="0"/>
        <w:rPr>
          <w:rFonts w:asciiTheme="minorHAnsi" w:hAnsiTheme="minorHAnsi"/>
        </w:rPr>
      </w:pPr>
    </w:p>
    <w:p w:rsidR="000B384A" w:rsidRPr="00EE0B97" w:rsidRDefault="00665477">
      <w:pPr>
        <w:widowControl w:val="0"/>
        <w:rPr>
          <w:rFonts w:asciiTheme="minorHAnsi" w:hAnsiTheme="minorHAnsi"/>
        </w:rPr>
      </w:pPr>
      <w:r w:rsidRPr="00EE0B97">
        <w:rPr>
          <w:rFonts w:asciiTheme="minorHAnsi" w:hAnsiTheme="minorHAnsi"/>
        </w:rPr>
        <w:lastRenderedPageBreak/>
        <w:t xml:space="preserve">In the political party world, if you’re a member of a party, you must behave in a certain way and formulate policy in a certain way. </w:t>
      </w:r>
      <w:r w:rsidR="001B2C41" w:rsidRPr="00EE0B97">
        <w:rPr>
          <w:rFonts w:asciiTheme="minorHAnsi" w:hAnsiTheme="minorHAnsi"/>
        </w:rPr>
        <w:t>The system punishes a</w:t>
      </w:r>
      <w:r w:rsidRPr="00EE0B97">
        <w:rPr>
          <w:rFonts w:asciiTheme="minorHAnsi" w:hAnsiTheme="minorHAnsi"/>
        </w:rPr>
        <w:t>nyone who st</w:t>
      </w:r>
      <w:r w:rsidR="001B2C41" w:rsidRPr="00EE0B97">
        <w:rPr>
          <w:rFonts w:asciiTheme="minorHAnsi" w:hAnsiTheme="minorHAnsi"/>
        </w:rPr>
        <w:t>eps outside of these boundaries</w:t>
      </w:r>
      <w:r w:rsidRPr="00EE0B97">
        <w:rPr>
          <w:rFonts w:asciiTheme="minorHAnsi" w:hAnsiTheme="minorHAnsi"/>
        </w:rPr>
        <w:t xml:space="preserve">. As a result, </w:t>
      </w:r>
      <w:r w:rsidR="000B384A" w:rsidRPr="00EE0B97">
        <w:rPr>
          <w:rFonts w:asciiTheme="minorHAnsi" w:hAnsiTheme="minorHAnsi"/>
        </w:rPr>
        <w:t xml:space="preserve">people </w:t>
      </w:r>
      <w:r w:rsidR="004613F4" w:rsidRPr="00EE0B97">
        <w:rPr>
          <w:rFonts w:asciiTheme="minorHAnsi" w:hAnsiTheme="minorHAnsi"/>
        </w:rPr>
        <w:t xml:space="preserve">get so wrapped-up in </w:t>
      </w:r>
      <w:r w:rsidR="001C48CC" w:rsidRPr="00EE0B97">
        <w:rPr>
          <w:rFonts w:asciiTheme="minorHAnsi" w:hAnsiTheme="minorHAnsi"/>
        </w:rPr>
        <w:t xml:space="preserve">party policies </w:t>
      </w:r>
      <w:r w:rsidR="000B384A" w:rsidRPr="00EE0B97">
        <w:rPr>
          <w:rFonts w:asciiTheme="minorHAnsi" w:hAnsiTheme="minorHAnsi"/>
        </w:rPr>
        <w:t>that they can’t do their work.</w:t>
      </w:r>
    </w:p>
    <w:p w:rsidR="000B384A" w:rsidRPr="00EE0B97" w:rsidRDefault="000B384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By getting rid of political parties, you remove the problems associated with party politics. The elected leaders don’t have to worry about conforming to party rules since there are no parties. </w:t>
      </w:r>
      <w:r w:rsidR="000B384A" w:rsidRPr="00EE0B97">
        <w:rPr>
          <w:rFonts w:asciiTheme="minorHAnsi" w:hAnsiTheme="minorHAnsi"/>
        </w:rPr>
        <w:t>Instead,</w:t>
      </w:r>
      <w:r w:rsidRPr="00EE0B97">
        <w:rPr>
          <w:rFonts w:asciiTheme="minorHAnsi" w:hAnsiTheme="minorHAnsi"/>
        </w:rPr>
        <w:t xml:space="preserve"> leaders are free to focus on the relevant issues. </w:t>
      </w:r>
      <w:r w:rsidR="000B384A" w:rsidRPr="00EE0B97">
        <w:rPr>
          <w:rFonts w:asciiTheme="minorHAnsi" w:hAnsiTheme="minorHAnsi"/>
        </w:rPr>
        <w:t>In addition</w:t>
      </w:r>
      <w:r w:rsidRPr="00EE0B97">
        <w:rPr>
          <w:rFonts w:asciiTheme="minorHAnsi" w:hAnsiTheme="minorHAnsi"/>
        </w:rPr>
        <w:t>, this ensures greater accountability</w:t>
      </w:r>
      <w:r w:rsidR="00466827" w:rsidRPr="00EE0B97">
        <w:rPr>
          <w:rFonts w:asciiTheme="minorHAnsi" w:hAnsiTheme="minorHAnsi"/>
        </w:rPr>
        <w:t>,</w:t>
      </w:r>
      <w:r w:rsidRPr="00EE0B97">
        <w:rPr>
          <w:rFonts w:asciiTheme="minorHAnsi" w:hAnsiTheme="minorHAnsi"/>
        </w:rPr>
        <w:t xml:space="preserve"> because officials can’t say they were only following party rules.</w:t>
      </w:r>
    </w:p>
    <w:p w:rsidR="004904FD" w:rsidRPr="00EE0B97" w:rsidRDefault="00665477">
      <w:pPr>
        <w:pStyle w:val="H4"/>
        <w:rPr>
          <w:rFonts w:asciiTheme="minorHAnsi" w:hAnsiTheme="minorHAnsi"/>
        </w:rPr>
      </w:pPr>
      <w:bookmarkStart w:id="32" w:name="_Toc146732779"/>
      <w:r w:rsidRPr="00EE0B97">
        <w:rPr>
          <w:rFonts w:asciiTheme="minorHAnsi" w:hAnsiTheme="minorHAnsi"/>
        </w:rPr>
        <w:t>Mandate</w:t>
      </w:r>
      <w:bookmarkEnd w:id="32"/>
    </w:p>
    <w:p w:rsidR="004904FD" w:rsidRPr="00EE0B97" w:rsidRDefault="000B384A">
      <w:pPr>
        <w:widowControl w:val="0"/>
        <w:rPr>
          <w:rFonts w:asciiTheme="minorHAnsi" w:hAnsiTheme="minorHAnsi"/>
        </w:rPr>
      </w:pPr>
      <w:r w:rsidRPr="00EE0B97">
        <w:rPr>
          <w:rFonts w:asciiTheme="minorHAnsi" w:hAnsiTheme="minorHAnsi"/>
        </w:rPr>
        <w:t>Ministers are responsible for the operation of their elected</w:t>
      </w:r>
      <w:r w:rsidR="00665477" w:rsidRPr="00EE0B97">
        <w:rPr>
          <w:rFonts w:asciiTheme="minorHAnsi" w:hAnsiTheme="minorHAnsi"/>
        </w:rPr>
        <w:t xml:space="preserve"> ministry. This includes the creation and maintenance of laws and regulations that pertain to that aspect of the running of the country.</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an example, the minister of the environment for the </w:t>
      </w:r>
      <w:r w:rsidR="00E04BBE" w:rsidRPr="00EE0B97">
        <w:rPr>
          <w:rFonts w:asciiTheme="minorHAnsi" w:hAnsiTheme="minorHAnsi"/>
        </w:rPr>
        <w:t>state</w:t>
      </w:r>
      <w:r w:rsidRPr="00EE0B97">
        <w:rPr>
          <w:rFonts w:asciiTheme="minorHAnsi" w:hAnsiTheme="minorHAnsi"/>
        </w:rPr>
        <w:t xml:space="preserve"> of </w:t>
      </w:r>
      <w:proofErr w:type="spellStart"/>
      <w:r w:rsidRPr="00EE0B97">
        <w:rPr>
          <w:rFonts w:asciiTheme="minorHAnsi" w:hAnsiTheme="minorHAnsi"/>
        </w:rPr>
        <w:t>Ecitsuj</w:t>
      </w:r>
      <w:proofErr w:type="spellEnd"/>
      <w:r w:rsidRPr="00EE0B97">
        <w:rPr>
          <w:rFonts w:asciiTheme="minorHAnsi" w:hAnsiTheme="minorHAnsi"/>
        </w:rPr>
        <w:t xml:space="preserve"> is personally responsible for the welfare of the environment in </w:t>
      </w:r>
      <w:proofErr w:type="spellStart"/>
      <w:r w:rsidRPr="00EE0B97">
        <w:rPr>
          <w:rFonts w:asciiTheme="minorHAnsi" w:hAnsiTheme="minorHAnsi"/>
        </w:rPr>
        <w:t>Ecitsuj</w:t>
      </w:r>
      <w:proofErr w:type="spellEnd"/>
      <w:r w:rsidRPr="00EE0B97">
        <w:rPr>
          <w:rFonts w:asciiTheme="minorHAnsi" w:hAnsiTheme="minorHAnsi"/>
        </w:rPr>
        <w:t xml:space="preserve">. That minister has the authority to create laws and regulations to protect the environment in </w:t>
      </w:r>
      <w:proofErr w:type="spellStart"/>
      <w:r w:rsidRPr="00EE0B97">
        <w:rPr>
          <w:rFonts w:asciiTheme="minorHAnsi" w:hAnsiTheme="minorHAnsi"/>
        </w:rPr>
        <w:t>Ecitsuj</w:t>
      </w:r>
      <w:proofErr w:type="spellEnd"/>
      <w:r w:rsidRPr="00EE0B97">
        <w:rPr>
          <w:rFonts w:asciiTheme="minorHAnsi" w:hAnsiTheme="minorHAnsi"/>
        </w:rPr>
        <w:t xml:space="preserve">. The same thing is true for all ministries. The president </w:t>
      </w:r>
      <w:r w:rsidR="00820614" w:rsidRPr="00EE0B97">
        <w:rPr>
          <w:rFonts w:asciiTheme="minorHAnsi" w:hAnsiTheme="minorHAnsi"/>
        </w:rPr>
        <w:t>oversees</w:t>
      </w:r>
      <w:r w:rsidRPr="00EE0B97">
        <w:rPr>
          <w:rFonts w:asciiTheme="minorHAnsi" w:hAnsiTheme="minorHAnsi"/>
        </w:rPr>
        <w:t xml:space="preserve"> the overall operation of the country and its dealings with other countries.</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1465580" cy="2010410"/>
            <wp:effectExtent l="1905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srcRect/>
                    <a:stretch>
                      <a:fillRect/>
                    </a:stretch>
                  </pic:blipFill>
                  <pic:spPr bwMode="auto">
                    <a:xfrm>
                      <a:off x="0" y="0"/>
                      <a:ext cx="1465580" cy="2010410"/>
                    </a:xfrm>
                    <a:prstGeom prst="rect">
                      <a:avLst/>
                    </a:prstGeom>
                    <a:noFill/>
                    <a:ln w="9525">
                      <a:noFill/>
                      <a:miter lim="800000"/>
                      <a:headEnd/>
                      <a:tailEnd/>
                    </a:ln>
                  </pic:spPr>
                </pic:pic>
              </a:graphicData>
            </a:graphic>
          </wp:inline>
        </w:drawing>
      </w:r>
      <w:r w:rsidR="00665477" w:rsidRPr="00EE0B97">
        <w:br/>
        <w:t>Courtesy United Feature Syndicate</w:t>
      </w:r>
    </w:p>
    <w:p w:rsidR="004904FD" w:rsidRDefault="004904FD">
      <w:pPr>
        <w:widowControl w:val="0"/>
        <w:rPr>
          <w:rFonts w:asciiTheme="minorHAnsi" w:hAnsiTheme="minorHAnsi"/>
        </w:rPr>
      </w:pPr>
    </w:p>
    <w:p w:rsidR="005723D0" w:rsidRPr="00EE0B97" w:rsidRDefault="005723D0">
      <w:pPr>
        <w:widowControl w:val="0"/>
        <w:rPr>
          <w:rFonts w:asciiTheme="minorHAnsi" w:hAnsiTheme="minorHAnsi"/>
          <w:vanish/>
        </w:rPr>
      </w:pPr>
    </w:p>
    <w:p w:rsidR="004904FD" w:rsidRPr="00EE0B97" w:rsidRDefault="00665477">
      <w:pPr>
        <w:widowControl w:val="0"/>
        <w:rPr>
          <w:rFonts w:asciiTheme="minorHAnsi" w:hAnsiTheme="minorHAnsi"/>
        </w:rPr>
      </w:pPr>
      <w:r w:rsidRPr="00EE0B97">
        <w:rPr>
          <w:rFonts w:asciiTheme="minorHAnsi" w:hAnsiTheme="minorHAnsi"/>
        </w:rPr>
        <w:t>Normally ministers remain in office until they retire, die or get fired. If you think that Aipotu isn’t a real democracy, you’re right. Accountability and competence are more important to the Aipotunian people than ideology.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 major problem with the election system of </w:t>
      </w:r>
      <w:r w:rsidR="00C47E7A" w:rsidRPr="00EE0B97">
        <w:rPr>
          <w:rFonts w:asciiTheme="minorHAnsi" w:hAnsiTheme="minorHAnsi"/>
        </w:rPr>
        <w:t>some</w:t>
      </w:r>
      <w:r w:rsidRPr="00EE0B97">
        <w:rPr>
          <w:rFonts w:asciiTheme="minorHAnsi" w:hAnsiTheme="minorHAnsi"/>
        </w:rPr>
        <w:t xml:space="preserve"> countr</w:t>
      </w:r>
      <w:r w:rsidR="00C47E7A" w:rsidRPr="00EE0B97">
        <w:rPr>
          <w:rFonts w:asciiTheme="minorHAnsi" w:hAnsiTheme="minorHAnsi"/>
        </w:rPr>
        <w:t>ies</w:t>
      </w:r>
      <w:r w:rsidRPr="00EE0B97">
        <w:rPr>
          <w:rFonts w:asciiTheme="minorHAnsi" w:hAnsiTheme="minorHAnsi"/>
        </w:rPr>
        <w:t xml:space="preserve"> is that government officials spend too much time worrying about getting re-elected and not enough time doing their jobs. This is not a worry in Aipotu for the above reason.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Instead of </w:t>
      </w:r>
      <w:r w:rsidR="00C47E7A" w:rsidRPr="00EE0B97">
        <w:rPr>
          <w:rFonts w:asciiTheme="minorHAnsi" w:hAnsiTheme="minorHAnsi"/>
        </w:rPr>
        <w:t xml:space="preserve">relying on </w:t>
      </w:r>
      <w:r w:rsidRPr="00EE0B97">
        <w:rPr>
          <w:rFonts w:asciiTheme="minorHAnsi" w:hAnsiTheme="minorHAnsi"/>
        </w:rPr>
        <w:t>elections</w:t>
      </w:r>
      <w:r w:rsidR="00C47E7A" w:rsidRPr="00EE0B97">
        <w:rPr>
          <w:rFonts w:asciiTheme="minorHAnsi" w:hAnsiTheme="minorHAnsi"/>
        </w:rPr>
        <w:t xml:space="preserve"> to keep them honest</w:t>
      </w:r>
      <w:r w:rsidRPr="00EE0B97">
        <w:rPr>
          <w:rFonts w:asciiTheme="minorHAnsi" w:hAnsiTheme="minorHAnsi"/>
        </w:rPr>
        <w:t xml:space="preserve">, the president and ministers in Aipotu must take a performance review each year, to ensure </w:t>
      </w:r>
      <w:r w:rsidR="001D3D83" w:rsidRPr="00EE0B97">
        <w:rPr>
          <w:rFonts w:asciiTheme="minorHAnsi" w:hAnsiTheme="minorHAnsi"/>
        </w:rPr>
        <w:t xml:space="preserve">that </w:t>
      </w:r>
      <w:r w:rsidRPr="00EE0B97">
        <w:rPr>
          <w:rFonts w:asciiTheme="minorHAnsi" w:hAnsiTheme="minorHAnsi"/>
        </w:rPr>
        <w:t>they are doing a good job. This is just like any corporation</w:t>
      </w:r>
      <w:r w:rsidR="00466827" w:rsidRPr="00EE0B97">
        <w:rPr>
          <w:rFonts w:asciiTheme="minorHAnsi" w:hAnsiTheme="minorHAnsi"/>
        </w:rPr>
        <w:t>,</w:t>
      </w:r>
      <w:r w:rsidRPr="00EE0B97">
        <w:rPr>
          <w:rFonts w:asciiTheme="minorHAnsi" w:hAnsiTheme="minorHAnsi"/>
        </w:rPr>
        <w:t xml:space="preserve"> where </w:t>
      </w:r>
      <w:r w:rsidR="00106CEE" w:rsidRPr="00EE0B97">
        <w:rPr>
          <w:rFonts w:asciiTheme="minorHAnsi" w:hAnsiTheme="minorHAnsi"/>
        </w:rPr>
        <w:t xml:space="preserve">supervisors, co-workers, and customers evaluate the </w:t>
      </w:r>
      <w:r w:rsidRPr="00EE0B97">
        <w:rPr>
          <w:rFonts w:asciiTheme="minorHAnsi" w:hAnsiTheme="minorHAnsi"/>
        </w:rPr>
        <w:t>performance of each employee. The Evaluation Committee, a branch of the Department Of Departments</w:t>
      </w:r>
      <w:r w:rsidR="000B384A" w:rsidRPr="00EE0B97">
        <w:rPr>
          <w:rFonts w:asciiTheme="minorHAnsi" w:hAnsiTheme="minorHAnsi"/>
        </w:rPr>
        <w:t xml:space="preserve"> DOD</w:t>
      </w:r>
      <w:r w:rsidRPr="00EE0B97">
        <w:rPr>
          <w:rFonts w:asciiTheme="minorHAnsi" w:hAnsiTheme="minorHAnsi"/>
        </w:rPr>
        <w:t xml:space="preserve"> (P. </w:t>
      </w:r>
      <w:fldSimple w:instr=" PAGEREF Department_Of_Departments  \* MERGEFORMAT ">
        <w:r w:rsidR="00DA37AD" w:rsidRPr="00EE0B97">
          <w:rPr>
            <w:rFonts w:asciiTheme="minorHAnsi" w:hAnsiTheme="minorHAnsi"/>
            <w:noProof/>
          </w:rPr>
          <w:t>36</w:t>
        </w:r>
      </w:fldSimple>
      <w:r w:rsidRPr="00EE0B97">
        <w:rPr>
          <w:rFonts w:asciiTheme="minorHAnsi" w:hAnsiTheme="minorHAnsi"/>
        </w:rPr>
        <w:t>), is responsible for this task. As expected, the results of the evaluations are available to the public. In addition, any citizen can question what a minister is doing. However</w:t>
      </w:r>
      <w:r w:rsidR="00466827" w:rsidRPr="00EE0B97">
        <w:rPr>
          <w:rFonts w:asciiTheme="minorHAnsi" w:hAnsiTheme="minorHAnsi"/>
        </w:rPr>
        <w:t>,</w:t>
      </w:r>
      <w:r w:rsidRPr="00EE0B97">
        <w:rPr>
          <w:rFonts w:asciiTheme="minorHAnsi" w:hAnsiTheme="minorHAnsi"/>
        </w:rPr>
        <w:t xml:space="preserve"> a citizen cannot force a minister to do or not do something. The reason is </w:t>
      </w:r>
      <w:r w:rsidR="001C48CC" w:rsidRPr="00EE0B97">
        <w:rPr>
          <w:rFonts w:asciiTheme="minorHAnsi" w:hAnsiTheme="minorHAnsi"/>
        </w:rPr>
        <w:t>because</w:t>
      </w:r>
      <w:r w:rsidRPr="00EE0B97">
        <w:rPr>
          <w:rFonts w:asciiTheme="minorHAnsi" w:hAnsiTheme="minorHAnsi"/>
        </w:rPr>
        <w:t xml:space="preserve"> the needs of the </w:t>
      </w:r>
      <w:r w:rsidRPr="00EE0B97">
        <w:rPr>
          <w:rFonts w:asciiTheme="minorHAnsi" w:hAnsiTheme="minorHAnsi"/>
        </w:rPr>
        <w:lastRenderedPageBreak/>
        <w:t>peop</w:t>
      </w:r>
      <w:r w:rsidR="009D5549" w:rsidRPr="00EE0B97">
        <w:rPr>
          <w:rFonts w:asciiTheme="minorHAnsi" w:hAnsiTheme="minorHAnsi"/>
        </w:rPr>
        <w:t>le and the needs of a group can</w:t>
      </w:r>
      <w:r w:rsidRPr="00EE0B97">
        <w:rPr>
          <w:rFonts w:asciiTheme="minorHAnsi" w:hAnsiTheme="minorHAnsi"/>
        </w:rPr>
        <w:t xml:space="preserve"> differ</w:t>
      </w:r>
      <w:r w:rsidR="00466827" w:rsidRPr="00EE0B97">
        <w:rPr>
          <w:rFonts w:asciiTheme="minorHAnsi" w:hAnsiTheme="minorHAnsi"/>
        </w:rPr>
        <w:t>.</w:t>
      </w:r>
      <w:r w:rsidRPr="00EE0B97">
        <w:rPr>
          <w:rFonts w:asciiTheme="minorHAnsi" w:hAnsiTheme="minorHAnsi"/>
        </w:rPr>
        <w:t xml:space="preserve"> </w:t>
      </w:r>
      <w:r w:rsidR="00466827" w:rsidRPr="00EE0B97">
        <w:rPr>
          <w:rFonts w:asciiTheme="minorHAnsi" w:hAnsiTheme="minorHAnsi"/>
        </w:rPr>
        <w:t>I</w:t>
      </w:r>
      <w:r w:rsidRPr="00EE0B97">
        <w:rPr>
          <w:rFonts w:asciiTheme="minorHAnsi" w:hAnsiTheme="minorHAnsi"/>
        </w:rPr>
        <w:t>t</w:t>
      </w:r>
      <w:r w:rsidR="005D25FF" w:rsidRPr="00EE0B97">
        <w:rPr>
          <w:rFonts w:asciiTheme="minorHAnsi" w:hAnsiTheme="minorHAnsi"/>
        </w:rPr>
        <w:t xml:space="preserve"> i</w:t>
      </w:r>
      <w:r w:rsidRPr="00EE0B97">
        <w:rPr>
          <w:rFonts w:asciiTheme="minorHAnsi" w:hAnsiTheme="minorHAnsi"/>
        </w:rPr>
        <w:t>s the job of the minister to juggle these needs without interference.</w:t>
      </w:r>
    </w:p>
    <w:p w:rsidR="004904FD" w:rsidRPr="00EE0B97" w:rsidRDefault="004904FD">
      <w:pPr>
        <w:widowControl w:val="0"/>
        <w:rPr>
          <w:rFonts w:asciiTheme="minorHAnsi" w:hAnsiTheme="minorHAnsi"/>
        </w:rPr>
      </w:pPr>
    </w:p>
    <w:p w:rsidR="004904FD" w:rsidRPr="00EE0B97" w:rsidRDefault="002A4D65">
      <w:pPr>
        <w:widowControl w:val="0"/>
        <w:rPr>
          <w:rFonts w:asciiTheme="minorHAnsi" w:hAnsiTheme="minorHAnsi"/>
        </w:rPr>
      </w:pPr>
      <w:r w:rsidRPr="00EE0B97">
        <w:rPr>
          <w:rFonts w:asciiTheme="minorHAnsi" w:hAnsiTheme="minorHAnsi"/>
        </w:rPr>
        <w:t>The jobs of the president and the ministers aren’t guaranteed for life. They can lose their jobs for various reasons</w:t>
      </w:r>
      <w:r w:rsidR="00665477" w:rsidRPr="00EE0B97">
        <w:rPr>
          <w:rFonts w:asciiTheme="minorHAnsi" w:hAnsiTheme="minorHAnsi"/>
        </w:rPr>
        <w:t>. Some reasons for dismissal are corruption and incompetence.</w:t>
      </w:r>
      <w:r w:rsidR="00440800" w:rsidRPr="00EE0B97">
        <w:rPr>
          <w:rFonts w:asciiTheme="minorHAnsi" w:hAnsiTheme="minorHAnsi"/>
        </w:rPr>
        <w:t xml:space="preserve"> In addition, the president or a minister can be removed from office if their approval rating falls below </w:t>
      </w:r>
      <w:r w:rsidR="000B384A" w:rsidRPr="00EE0B97">
        <w:rPr>
          <w:rFonts w:asciiTheme="minorHAnsi" w:hAnsiTheme="minorHAnsi"/>
        </w:rPr>
        <w:t>3</w:t>
      </w:r>
      <w:r w:rsidR="00440800" w:rsidRPr="00EE0B97">
        <w:rPr>
          <w:rFonts w:asciiTheme="minorHAnsi" w:hAnsiTheme="minorHAnsi"/>
        </w:rPr>
        <w:t>0% for more than 6 months.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Once </w:t>
      </w:r>
      <w:r w:rsidR="000B384A" w:rsidRPr="00EE0B97">
        <w:rPr>
          <w:rFonts w:asciiTheme="minorHAnsi" w:hAnsiTheme="minorHAnsi"/>
        </w:rPr>
        <w:t xml:space="preserve">the DOD obtains </w:t>
      </w:r>
      <w:r w:rsidRPr="00EE0B97">
        <w:rPr>
          <w:rFonts w:asciiTheme="minorHAnsi" w:hAnsiTheme="minorHAnsi"/>
        </w:rPr>
        <w:t xml:space="preserve">proof </w:t>
      </w:r>
      <w:r w:rsidR="005D25FF" w:rsidRPr="00EE0B97">
        <w:rPr>
          <w:rFonts w:asciiTheme="minorHAnsi" w:hAnsiTheme="minorHAnsi"/>
        </w:rPr>
        <w:t>of unworthiness</w:t>
      </w:r>
      <w:r w:rsidRPr="00EE0B97">
        <w:rPr>
          <w:rFonts w:asciiTheme="minorHAnsi" w:hAnsiTheme="minorHAnsi"/>
        </w:rPr>
        <w:t xml:space="preserve">, a competency hearing takes place. The citizens then vote on whether the minister should </w:t>
      </w:r>
      <w:r w:rsidR="00BA49D4" w:rsidRPr="00EE0B97">
        <w:rPr>
          <w:rFonts w:asciiTheme="minorHAnsi" w:hAnsiTheme="minorHAnsi"/>
        </w:rPr>
        <w:t>stay</w:t>
      </w:r>
      <w:r w:rsidRPr="00EE0B97">
        <w:rPr>
          <w:rFonts w:asciiTheme="minorHAnsi" w:hAnsiTheme="minorHAnsi"/>
        </w:rPr>
        <w:t xml:space="preserve">. </w:t>
      </w:r>
      <w:r w:rsidR="000B384A" w:rsidRPr="00EE0B97">
        <w:rPr>
          <w:rFonts w:asciiTheme="minorHAnsi" w:hAnsiTheme="minorHAnsi"/>
        </w:rPr>
        <w:t>Once</w:t>
      </w:r>
      <w:r w:rsidRPr="00EE0B97">
        <w:rPr>
          <w:rFonts w:asciiTheme="minorHAnsi" w:hAnsiTheme="minorHAnsi"/>
        </w:rPr>
        <w:t xml:space="preserve"> fired, </w:t>
      </w:r>
      <w:r w:rsidR="000B384A" w:rsidRPr="00EE0B97">
        <w:rPr>
          <w:rFonts w:asciiTheme="minorHAnsi" w:hAnsiTheme="minorHAnsi"/>
        </w:rPr>
        <w:t xml:space="preserve">the elections office rounds up </w:t>
      </w:r>
      <w:r w:rsidRPr="00EE0B97">
        <w:rPr>
          <w:rFonts w:asciiTheme="minorHAnsi" w:hAnsiTheme="minorHAnsi"/>
        </w:rPr>
        <w:t xml:space="preserve">new candidates </w:t>
      </w:r>
      <w:r w:rsidR="000B384A" w:rsidRPr="00EE0B97">
        <w:rPr>
          <w:rFonts w:asciiTheme="minorHAnsi" w:hAnsiTheme="minorHAnsi"/>
        </w:rPr>
        <w:t>for the</w:t>
      </w:r>
      <w:r w:rsidRPr="00EE0B97">
        <w:rPr>
          <w:rFonts w:asciiTheme="minorHAnsi" w:hAnsiTheme="minorHAnsi"/>
        </w:rPr>
        <w:t xml:space="preserve"> now vacant position.</w:t>
      </w:r>
    </w:p>
    <w:p w:rsidR="004904FD" w:rsidRPr="00EE0B97" w:rsidRDefault="00665477">
      <w:pPr>
        <w:pStyle w:val="H4"/>
        <w:rPr>
          <w:rFonts w:asciiTheme="minorHAnsi" w:hAnsiTheme="minorHAnsi"/>
        </w:rPr>
      </w:pPr>
      <w:bookmarkStart w:id="33" w:name="_Toc146732780"/>
      <w:r w:rsidRPr="00EE0B97">
        <w:rPr>
          <w:rFonts w:asciiTheme="minorHAnsi" w:hAnsiTheme="minorHAnsi"/>
        </w:rPr>
        <w:t>Vot</w:t>
      </w:r>
      <w:bookmarkEnd w:id="33"/>
      <w:r w:rsidR="0013788E" w:rsidRPr="00EE0B97">
        <w:rPr>
          <w:rFonts w:asciiTheme="minorHAnsi" w:hAnsiTheme="minorHAnsi"/>
        </w:rPr>
        <w:t>ing</w:t>
      </w:r>
    </w:p>
    <w:p w:rsidR="004904FD" w:rsidRDefault="00665477" w:rsidP="005723D0">
      <w:r w:rsidRPr="00EE0B97">
        <w:t xml:space="preserve">I was in Aipotu when they had an election. </w:t>
      </w:r>
      <w:r w:rsidR="00106CEE" w:rsidRPr="00EE0B97">
        <w:t xml:space="preserve">They needed to fill the position of </w:t>
      </w:r>
      <w:r w:rsidRPr="00EE0B97">
        <w:t xml:space="preserve">president of Aipotu. The previous president </w:t>
      </w:r>
      <w:r w:rsidR="00106CEE" w:rsidRPr="00EE0B97">
        <w:t>died</w:t>
      </w:r>
      <w:r w:rsidRPr="00EE0B97">
        <w:t xml:space="preserve"> in a fishing accident. My friend Sampson explained the process to me.</w:t>
      </w:r>
    </w:p>
    <w:p w:rsidR="004904FD" w:rsidRPr="00EE0B97" w:rsidRDefault="004904FD">
      <w:pPr>
        <w:widowControl w:val="0"/>
        <w:rPr>
          <w:rFonts w:asciiTheme="minorHAnsi" w:hAnsiTheme="minorHAnsi"/>
          <w:vanish/>
        </w:rPr>
      </w:pPr>
    </w:p>
    <w:p w:rsidR="002547AC" w:rsidRPr="005723D0" w:rsidRDefault="002547AC" w:rsidP="005723D0">
      <w:pPr>
        <w:pStyle w:val="Quote1"/>
        <w:rPr>
          <w:vanish/>
        </w:rPr>
      </w:pPr>
      <w:r w:rsidRPr="005723D0">
        <w:rPr>
          <w:vanish/>
        </w:rPr>
        <w:drawing>
          <wp:inline distT="0" distB="0" distL="0" distR="0">
            <wp:extent cx="1746262" cy="2090057"/>
            <wp:effectExtent l="19050" t="0" r="6338" b="0"/>
            <wp:docPr id="6" name="Picture 5" descr="Bizarro 2008-04-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zarro 2008-04-01.gif"/>
                    <pic:cNvPicPr/>
                  </pic:nvPicPr>
                  <pic:blipFill>
                    <a:blip r:embed="rId54" cstate="print"/>
                    <a:stretch>
                      <a:fillRect/>
                    </a:stretch>
                  </pic:blipFill>
                  <pic:spPr>
                    <a:xfrm>
                      <a:off x="0" y="0"/>
                      <a:ext cx="1747388" cy="2091405"/>
                    </a:xfrm>
                    <a:prstGeom prst="rect">
                      <a:avLst/>
                    </a:prstGeom>
                  </pic:spPr>
                </pic:pic>
              </a:graphicData>
            </a:graphic>
          </wp:inline>
        </w:drawing>
      </w:r>
      <w:r w:rsidRPr="005723D0">
        <w:rPr>
          <w:vanish/>
        </w:rPr>
        <w:br/>
        <w:t>Courtesy United Feature Syndicate</w:t>
      </w:r>
    </w:p>
    <w:p w:rsidR="00926306" w:rsidRPr="00EE0B97" w:rsidRDefault="00926306">
      <w:pPr>
        <w:widowControl w:val="0"/>
        <w:rPr>
          <w:rFonts w:asciiTheme="minorHAnsi" w:hAnsiTheme="minorHAnsi"/>
        </w:rPr>
      </w:pPr>
    </w:p>
    <w:p w:rsidR="007B1615" w:rsidRPr="00EE0B97" w:rsidRDefault="007B1615">
      <w:pPr>
        <w:widowControl w:val="0"/>
        <w:rPr>
          <w:rFonts w:asciiTheme="minorHAnsi" w:hAnsiTheme="minorHAnsi"/>
        </w:rPr>
      </w:pPr>
      <w:r w:rsidRPr="00EE0B97">
        <w:rPr>
          <w:rFonts w:asciiTheme="minorHAnsi" w:hAnsiTheme="minorHAnsi"/>
        </w:rPr>
        <w:t>During the election period, candidates present themselves to the public in scheduled live interviews.</w:t>
      </w:r>
      <w:r w:rsidR="00F76F74" w:rsidRPr="00EE0B97">
        <w:rPr>
          <w:rFonts w:asciiTheme="minorHAnsi" w:hAnsiTheme="minorHAnsi"/>
        </w:rPr>
        <w:t xml:space="preserve"> </w:t>
      </w:r>
      <w:r w:rsidRPr="00EE0B97">
        <w:rPr>
          <w:rFonts w:asciiTheme="minorHAnsi" w:hAnsiTheme="minorHAnsi"/>
        </w:rPr>
        <w:t xml:space="preserve">The candidates also use internet technologies such as blogging and social networks such as </w:t>
      </w:r>
      <w:r w:rsidRPr="00EE0B97">
        <w:rPr>
          <w:rFonts w:asciiTheme="minorHAnsi" w:hAnsiTheme="minorHAnsi"/>
          <w:i/>
        </w:rPr>
        <w:t>YouTube</w:t>
      </w:r>
      <w:r w:rsidRPr="00EE0B97">
        <w:rPr>
          <w:rFonts w:asciiTheme="minorHAnsi" w:hAnsiTheme="minorHAnsi"/>
        </w:rPr>
        <w:t xml:space="preserve">. The only criterion for contact with the public is that the candidates and their supporters </w:t>
      </w:r>
      <w:r w:rsidR="00820614" w:rsidRPr="00EE0B97">
        <w:rPr>
          <w:rFonts w:asciiTheme="minorHAnsi" w:hAnsiTheme="minorHAnsi"/>
        </w:rPr>
        <w:t>do not spend</w:t>
      </w:r>
      <w:r w:rsidRPr="00EE0B97">
        <w:rPr>
          <w:rFonts w:asciiTheme="minorHAnsi" w:hAnsiTheme="minorHAnsi"/>
        </w:rPr>
        <w:t xml:space="preserve"> money </w:t>
      </w:r>
      <w:r w:rsidR="00F76F74" w:rsidRPr="00EE0B97">
        <w:rPr>
          <w:rFonts w:asciiTheme="minorHAnsi" w:hAnsiTheme="minorHAnsi"/>
        </w:rPr>
        <w:t xml:space="preserve">for </w:t>
      </w:r>
      <w:r w:rsidR="00471893" w:rsidRPr="00EE0B97">
        <w:rPr>
          <w:rFonts w:asciiTheme="minorHAnsi" w:hAnsiTheme="minorHAnsi"/>
        </w:rPr>
        <w:t>advertising</w:t>
      </w:r>
      <w:r w:rsidRPr="00EE0B97">
        <w:rPr>
          <w:rStyle w:val="FootnoteReference"/>
          <w:rFonts w:asciiTheme="minorHAnsi" w:hAnsiTheme="minorHAnsi"/>
        </w:rPr>
        <w:footnoteReference w:id="9"/>
      </w:r>
      <w:r w:rsidRPr="00EE0B97">
        <w:rPr>
          <w:rFonts w:asciiTheme="minorHAnsi" w:hAnsiTheme="minorHAnsi"/>
        </w:rPr>
        <w:t>.</w:t>
      </w:r>
    </w:p>
    <w:p w:rsidR="0013788E" w:rsidRPr="00EE0B97" w:rsidRDefault="0013788E">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During the interviews</w:t>
      </w:r>
      <w:r w:rsidR="00820614">
        <w:rPr>
          <w:rFonts w:asciiTheme="minorHAnsi" w:hAnsiTheme="minorHAnsi"/>
        </w:rPr>
        <w:t>,</w:t>
      </w:r>
      <w:r w:rsidRPr="00EE0B97">
        <w:rPr>
          <w:rFonts w:asciiTheme="minorHAnsi" w:hAnsiTheme="minorHAnsi"/>
        </w:rPr>
        <w:t xml:space="preserve"> citizens can phone in and question candidates. Voting begins at the end of the interview period.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lastRenderedPageBreak/>
        <w:t xml:space="preserve">Sampson placed his citizenship card in the card reader of his </w:t>
      </w:r>
      <w:r w:rsidR="00820614" w:rsidRPr="00EE0B97">
        <w:rPr>
          <w:rFonts w:asciiTheme="minorHAnsi" w:hAnsiTheme="minorHAnsi"/>
        </w:rPr>
        <w:t>computer,</w:t>
      </w:r>
      <w:r w:rsidRPr="00EE0B97">
        <w:rPr>
          <w:rFonts w:asciiTheme="minorHAnsi" w:hAnsiTheme="minorHAnsi"/>
        </w:rPr>
        <w:t xml:space="preserve"> and we logged onto the secured election web site.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We looked at the resumes of the applicants. There were six candidates for </w:t>
      </w:r>
      <w:r w:rsidR="009D5549" w:rsidRPr="00EE0B97">
        <w:rPr>
          <w:rFonts w:asciiTheme="minorHAnsi" w:hAnsiTheme="minorHAnsi"/>
        </w:rPr>
        <w:t>the position of President</w:t>
      </w:r>
      <w:r w:rsidRPr="00EE0B97">
        <w:rPr>
          <w:rFonts w:asciiTheme="minorHAnsi" w:hAnsiTheme="minorHAnsi"/>
        </w:rPr>
        <w:t xml:space="preserve">. </w:t>
      </w:r>
      <w:r w:rsidR="003B4D68" w:rsidRPr="00EE0B97">
        <w:rPr>
          <w:rFonts w:asciiTheme="minorHAnsi" w:hAnsiTheme="minorHAnsi"/>
        </w:rPr>
        <w:t>Each</w:t>
      </w:r>
      <w:r w:rsidRPr="00EE0B97">
        <w:rPr>
          <w:rFonts w:asciiTheme="minorHAnsi" w:hAnsiTheme="minorHAnsi"/>
        </w:rPr>
        <w:t xml:space="preserve"> resume included the candidate’s experience, </w:t>
      </w:r>
      <w:r w:rsidR="00820614">
        <w:rPr>
          <w:rFonts w:asciiTheme="minorHAnsi" w:hAnsiTheme="minorHAnsi"/>
        </w:rPr>
        <w:t>their f</w:t>
      </w:r>
      <w:r w:rsidRPr="00EE0B97">
        <w:rPr>
          <w:rFonts w:asciiTheme="minorHAnsi" w:hAnsiTheme="minorHAnsi"/>
        </w:rPr>
        <w:t xml:space="preserve">uture </w:t>
      </w:r>
      <w:r w:rsidR="00820614">
        <w:rPr>
          <w:rFonts w:asciiTheme="minorHAnsi" w:hAnsiTheme="minorHAnsi"/>
        </w:rPr>
        <w:t xml:space="preserve">plans </w:t>
      </w:r>
      <w:r w:rsidRPr="00EE0B97">
        <w:rPr>
          <w:rFonts w:asciiTheme="minorHAnsi" w:hAnsiTheme="minorHAnsi"/>
        </w:rPr>
        <w:t xml:space="preserve">and how they planned to bring it about. The National Placement Service (P. </w:t>
      </w:r>
      <w:fldSimple w:instr=" PAGEREF Employment  \* MERGEFORMAT ">
        <w:r w:rsidR="00DA37AD" w:rsidRPr="00EE0B97">
          <w:rPr>
            <w:rFonts w:asciiTheme="minorHAnsi" w:hAnsiTheme="minorHAnsi"/>
            <w:noProof/>
          </w:rPr>
          <w:t>51</w:t>
        </w:r>
      </w:fldSimple>
      <w:r w:rsidRPr="00EE0B97">
        <w:rPr>
          <w:rFonts w:asciiTheme="minorHAnsi" w:hAnsiTheme="minorHAnsi"/>
        </w:rPr>
        <w:t>) certified e</w:t>
      </w:r>
      <w:r w:rsidR="00800B8A" w:rsidRPr="00EE0B97">
        <w:rPr>
          <w:rFonts w:asciiTheme="minorHAnsi" w:hAnsiTheme="minorHAnsi"/>
        </w:rPr>
        <w:t>ach resume as being accurate.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advantage of this system is that it ensures</w:t>
      </w:r>
      <w:r w:rsidR="002F6A60" w:rsidRPr="00EE0B97">
        <w:rPr>
          <w:rFonts w:asciiTheme="minorHAnsi" w:hAnsiTheme="minorHAnsi"/>
        </w:rPr>
        <w:t xml:space="preserve"> </w:t>
      </w:r>
      <w:r w:rsidRPr="00EE0B97">
        <w:rPr>
          <w:rFonts w:asciiTheme="minorHAnsi" w:hAnsiTheme="minorHAnsi"/>
        </w:rPr>
        <w:t xml:space="preserve">community leaders have the type of experience needed to do their jobs. Contrast this to some countries, where people </w:t>
      </w:r>
      <w:r w:rsidR="00471893" w:rsidRPr="00EE0B97">
        <w:rPr>
          <w:rFonts w:asciiTheme="minorHAnsi" w:hAnsiTheme="minorHAnsi"/>
        </w:rPr>
        <w:t>get</w:t>
      </w:r>
      <w:r w:rsidRPr="00EE0B97">
        <w:rPr>
          <w:rFonts w:asciiTheme="minorHAnsi" w:hAnsiTheme="minorHAnsi"/>
        </w:rPr>
        <w:t xml:space="preserve"> positions of power for political reasons, not because they are competent.</w:t>
      </w:r>
      <w:r w:rsidR="00471893" w:rsidRPr="00EE0B97">
        <w:rPr>
          <w:rFonts w:asciiTheme="minorHAnsi" w:hAnsiTheme="minorHAnsi"/>
        </w:rPr>
        <w:t xml:space="preserve"> </w:t>
      </w:r>
    </w:p>
    <w:p w:rsidR="004904FD" w:rsidRPr="00EE0B97" w:rsidRDefault="004904FD">
      <w:pPr>
        <w:widowControl w:val="0"/>
        <w:rPr>
          <w:rFonts w:asciiTheme="minorHAnsi" w:hAnsiTheme="minorHAnsi"/>
        </w:rPr>
      </w:pPr>
    </w:p>
    <w:p w:rsidR="00502D35" w:rsidRPr="00EE0B97" w:rsidRDefault="00665477">
      <w:pPr>
        <w:widowControl w:val="0"/>
        <w:rPr>
          <w:rFonts w:asciiTheme="minorHAnsi" w:hAnsiTheme="minorHAnsi"/>
        </w:rPr>
      </w:pPr>
      <w:r w:rsidRPr="00EE0B97">
        <w:rPr>
          <w:rFonts w:asciiTheme="minorHAnsi" w:hAnsiTheme="minorHAnsi"/>
        </w:rPr>
        <w:t>After reading each resume, Sampson acknowled</w:t>
      </w:r>
      <w:r w:rsidR="00052ECB" w:rsidRPr="00EE0B97">
        <w:rPr>
          <w:rFonts w:asciiTheme="minorHAnsi" w:hAnsiTheme="minorHAnsi"/>
        </w:rPr>
        <w:t>ged he had read it by pressing the</w:t>
      </w:r>
      <w:r w:rsidRPr="00EE0B97">
        <w:rPr>
          <w:rFonts w:asciiTheme="minorHAnsi" w:hAnsiTheme="minorHAnsi"/>
        </w:rPr>
        <w:t xml:space="preserve"> </w:t>
      </w:r>
      <w:r w:rsidR="00052ECB" w:rsidRPr="00EE0B97">
        <w:rPr>
          <w:rFonts w:asciiTheme="minorHAnsi" w:hAnsiTheme="minorHAnsi"/>
        </w:rPr>
        <w:t xml:space="preserve">“Acknowledge” </w:t>
      </w:r>
      <w:r w:rsidRPr="00EE0B97">
        <w:rPr>
          <w:rFonts w:asciiTheme="minorHAnsi" w:hAnsiTheme="minorHAnsi"/>
        </w:rPr>
        <w:t>button on the screen.</w:t>
      </w:r>
      <w:r w:rsidR="00077D2F" w:rsidRPr="00EE0B97">
        <w:rPr>
          <w:rFonts w:asciiTheme="minorHAnsi" w:hAnsiTheme="minorHAnsi"/>
        </w:rPr>
        <w:t xml:space="preserve"> </w:t>
      </w:r>
      <w:r w:rsidR="00121434" w:rsidRPr="00EE0B97">
        <w:rPr>
          <w:rFonts w:asciiTheme="minorHAnsi" w:hAnsiTheme="minorHAnsi"/>
        </w:rPr>
        <w:t xml:space="preserve">Many people don’t bother to read the resumes, but just press the </w:t>
      </w:r>
      <w:r w:rsidR="003F3E91" w:rsidRPr="00EE0B97">
        <w:rPr>
          <w:rFonts w:asciiTheme="minorHAnsi" w:hAnsiTheme="minorHAnsi"/>
        </w:rPr>
        <w:t>“Acknowledge” button</w:t>
      </w:r>
      <w:r w:rsidR="000A2465" w:rsidRPr="00EE0B97">
        <w:rPr>
          <w:rFonts w:asciiTheme="minorHAnsi" w:hAnsiTheme="minorHAnsi"/>
        </w:rPr>
        <w:t xml:space="preserve"> on each resume</w:t>
      </w:r>
      <w:r w:rsidR="003F3E91" w:rsidRPr="00EE0B97">
        <w:rPr>
          <w:rFonts w:asciiTheme="minorHAnsi" w:hAnsiTheme="minorHAnsi"/>
        </w:rPr>
        <w:t>. That’s okay.</w:t>
      </w:r>
    </w:p>
    <w:p w:rsidR="00502D35" w:rsidRPr="00EE0B97" w:rsidRDefault="00502D35" w:rsidP="00502D35">
      <w:pPr>
        <w:pStyle w:val="H4"/>
        <w:rPr>
          <w:rFonts w:asciiTheme="minorHAnsi" w:hAnsiTheme="minorHAnsi"/>
        </w:rPr>
      </w:pPr>
      <w:r w:rsidRPr="00EE0B97">
        <w:rPr>
          <w:rFonts w:asciiTheme="minorHAnsi" w:hAnsiTheme="minorHAnsi"/>
        </w:rPr>
        <w:t>The Process</w:t>
      </w:r>
    </w:p>
    <w:p w:rsidR="000A2465" w:rsidRPr="00EE0B97" w:rsidRDefault="000A2465" w:rsidP="00121434">
      <w:pPr>
        <w:widowControl w:val="0"/>
        <w:rPr>
          <w:rFonts w:asciiTheme="minorHAnsi" w:hAnsiTheme="minorHAnsi"/>
        </w:rPr>
      </w:pPr>
      <w:r w:rsidRPr="00EE0B97">
        <w:rPr>
          <w:rFonts w:asciiTheme="minorHAnsi" w:hAnsiTheme="minorHAnsi"/>
        </w:rPr>
        <w:t xml:space="preserve">Each voting citizen gets 1000$ (votes) to spend on </w:t>
      </w:r>
      <w:r w:rsidR="00636A28" w:rsidRPr="00EE0B97">
        <w:rPr>
          <w:rFonts w:asciiTheme="minorHAnsi" w:hAnsiTheme="minorHAnsi"/>
        </w:rPr>
        <w:t xml:space="preserve">the </w:t>
      </w:r>
      <w:r w:rsidRPr="00EE0B97">
        <w:rPr>
          <w:rFonts w:asciiTheme="minorHAnsi" w:hAnsiTheme="minorHAnsi"/>
        </w:rPr>
        <w:t xml:space="preserve">candidates </w:t>
      </w:r>
      <w:r w:rsidR="00636A28" w:rsidRPr="00EE0B97">
        <w:rPr>
          <w:rFonts w:asciiTheme="minorHAnsi" w:hAnsiTheme="minorHAnsi"/>
        </w:rPr>
        <w:t>of their choice</w:t>
      </w:r>
      <w:r w:rsidRPr="00EE0B97">
        <w:rPr>
          <w:rFonts w:asciiTheme="minorHAnsi" w:hAnsiTheme="minorHAnsi"/>
        </w:rPr>
        <w:t>. For instance, you can spend 500$ on candidate #1, 300$ on candidate #2 and 200$ on candidate #5.</w:t>
      </w:r>
    </w:p>
    <w:p w:rsidR="00502D35" w:rsidRPr="00EE0B97" w:rsidRDefault="00502D35">
      <w:pPr>
        <w:widowControl w:val="0"/>
        <w:rPr>
          <w:rFonts w:asciiTheme="minorHAnsi" w:hAnsiTheme="minorHAnsi"/>
        </w:rPr>
      </w:pPr>
    </w:p>
    <w:p w:rsidR="00121434" w:rsidRPr="00EE0B97" w:rsidRDefault="00121434">
      <w:pPr>
        <w:widowControl w:val="0"/>
        <w:rPr>
          <w:rFonts w:asciiTheme="minorHAnsi" w:hAnsiTheme="minorHAnsi"/>
        </w:rPr>
      </w:pPr>
      <w:r w:rsidRPr="00EE0B97">
        <w:rPr>
          <w:rFonts w:asciiTheme="minorHAnsi" w:hAnsiTheme="minorHAnsi"/>
        </w:rPr>
        <w:t>At the end</w:t>
      </w:r>
      <w:r w:rsidR="004B734D" w:rsidRPr="00EE0B97">
        <w:rPr>
          <w:rFonts w:asciiTheme="minorHAnsi" w:hAnsiTheme="minorHAnsi"/>
        </w:rPr>
        <w:t>,</w:t>
      </w:r>
      <w:r w:rsidRPr="00EE0B97">
        <w:rPr>
          <w:rFonts w:asciiTheme="minorHAnsi" w:hAnsiTheme="minorHAnsi"/>
        </w:rPr>
        <w:t xml:space="preserve"> the </w:t>
      </w:r>
      <w:r w:rsidR="00471893" w:rsidRPr="00EE0B97">
        <w:rPr>
          <w:rFonts w:asciiTheme="minorHAnsi" w:hAnsiTheme="minorHAnsi"/>
        </w:rPr>
        <w:t xml:space="preserve">winner is the </w:t>
      </w:r>
      <w:r w:rsidRPr="00EE0B97">
        <w:rPr>
          <w:rFonts w:asciiTheme="minorHAnsi" w:hAnsiTheme="minorHAnsi"/>
        </w:rPr>
        <w:t>candidate with the most money. The reason they use money to vote is because money is such a personal thing</w:t>
      </w:r>
      <w:r w:rsidR="003F3E91" w:rsidRPr="00EE0B97">
        <w:rPr>
          <w:rFonts w:asciiTheme="minorHAnsi" w:hAnsiTheme="minorHAnsi"/>
        </w:rPr>
        <w:t xml:space="preserve">. </w:t>
      </w:r>
      <w:r w:rsidR="004B734D" w:rsidRPr="00EE0B97">
        <w:rPr>
          <w:rFonts w:asciiTheme="minorHAnsi" w:hAnsiTheme="minorHAnsi"/>
        </w:rPr>
        <w:t>It reminds people that they’re voting on the future of their country</w:t>
      </w:r>
      <w:r w:rsidR="00736272" w:rsidRPr="00EE0B97">
        <w:rPr>
          <w:rFonts w:asciiTheme="minorHAnsi" w:hAnsiTheme="minorHAnsi"/>
        </w:rPr>
        <w:t>, as well as on their own future</w:t>
      </w:r>
      <w:r w:rsidR="004B734D" w:rsidRPr="00EE0B97">
        <w:rPr>
          <w:rFonts w:asciiTheme="minorHAnsi" w:hAnsiTheme="minorHAnsi"/>
        </w:rPr>
        <w:t>.</w:t>
      </w:r>
    </w:p>
    <w:p w:rsidR="004B734D" w:rsidRPr="00EE0B97" w:rsidRDefault="004B734D">
      <w:pPr>
        <w:widowControl w:val="0"/>
        <w:rPr>
          <w:rFonts w:asciiTheme="minorHAnsi" w:hAnsiTheme="minorHAnsi"/>
        </w:rPr>
      </w:pPr>
    </w:p>
    <w:p w:rsidR="001A5FD2" w:rsidRPr="00EE0B97" w:rsidRDefault="004B734D" w:rsidP="001A5FD2">
      <w:pPr>
        <w:widowControl w:val="0"/>
        <w:rPr>
          <w:rFonts w:asciiTheme="minorHAnsi" w:hAnsiTheme="minorHAnsi"/>
        </w:rPr>
      </w:pPr>
      <w:r w:rsidRPr="00EE0B97">
        <w:rPr>
          <w:rFonts w:asciiTheme="minorHAnsi" w:hAnsiTheme="minorHAnsi"/>
        </w:rPr>
        <w:t xml:space="preserve">What </w:t>
      </w:r>
      <w:r w:rsidR="00636A28" w:rsidRPr="00EE0B97">
        <w:rPr>
          <w:rFonts w:asciiTheme="minorHAnsi" w:hAnsiTheme="minorHAnsi"/>
        </w:rPr>
        <w:t xml:space="preserve">happens </w:t>
      </w:r>
      <w:r w:rsidRPr="00EE0B97">
        <w:rPr>
          <w:rFonts w:asciiTheme="minorHAnsi" w:hAnsiTheme="minorHAnsi"/>
        </w:rPr>
        <w:t xml:space="preserve">if you don’t like any of the candidates? In this </w:t>
      </w:r>
      <w:r w:rsidR="00077D2F" w:rsidRPr="00EE0B97">
        <w:rPr>
          <w:rFonts w:asciiTheme="minorHAnsi" w:hAnsiTheme="minorHAnsi"/>
        </w:rPr>
        <w:t>case,</w:t>
      </w:r>
      <w:r w:rsidRPr="00EE0B97">
        <w:rPr>
          <w:rFonts w:asciiTheme="minorHAnsi" w:hAnsiTheme="minorHAnsi"/>
        </w:rPr>
        <w:t xml:space="preserve"> you put your money on the </w:t>
      </w:r>
      <w:r w:rsidR="001A5FD2" w:rsidRPr="00EE0B97">
        <w:rPr>
          <w:rFonts w:asciiTheme="minorHAnsi" w:hAnsiTheme="minorHAnsi"/>
        </w:rPr>
        <w:t xml:space="preserve">“None of the above” choice. This </w:t>
      </w:r>
      <w:r w:rsidR="00665477" w:rsidRPr="00EE0B97">
        <w:rPr>
          <w:rFonts w:asciiTheme="minorHAnsi" w:hAnsiTheme="minorHAnsi"/>
        </w:rPr>
        <w:t>show</w:t>
      </w:r>
      <w:r w:rsidR="001A5FD2" w:rsidRPr="00EE0B97">
        <w:rPr>
          <w:rFonts w:asciiTheme="minorHAnsi" w:hAnsiTheme="minorHAnsi"/>
        </w:rPr>
        <w:t>s</w:t>
      </w:r>
      <w:r w:rsidR="00665477" w:rsidRPr="00EE0B97">
        <w:rPr>
          <w:rFonts w:asciiTheme="minorHAnsi" w:hAnsiTheme="minorHAnsi"/>
        </w:rPr>
        <w:t xml:space="preserve"> that you believe in the election process</w:t>
      </w:r>
      <w:r w:rsidR="001A5FD2" w:rsidRPr="00EE0B97">
        <w:rPr>
          <w:rFonts w:asciiTheme="minorHAnsi" w:hAnsiTheme="minorHAnsi"/>
        </w:rPr>
        <w:t>, even though you don’t like the current choices.</w:t>
      </w:r>
    </w:p>
    <w:p w:rsidR="001A5FD2" w:rsidRPr="00EE0B97" w:rsidRDefault="001A5FD2" w:rsidP="001A5FD2">
      <w:pPr>
        <w:widowControl w:val="0"/>
        <w:rPr>
          <w:rFonts w:asciiTheme="minorHAnsi" w:hAnsiTheme="minorHAnsi"/>
        </w:rPr>
      </w:pPr>
    </w:p>
    <w:p w:rsidR="004904FD" w:rsidRPr="00EE0B97" w:rsidRDefault="00665477" w:rsidP="001A5FD2">
      <w:pPr>
        <w:widowControl w:val="0"/>
        <w:rPr>
          <w:rFonts w:asciiTheme="minorHAnsi" w:hAnsiTheme="minorHAnsi"/>
        </w:rPr>
      </w:pPr>
      <w:r w:rsidRPr="00EE0B97">
        <w:rPr>
          <w:rFonts w:asciiTheme="minorHAnsi" w:hAnsiTheme="minorHAnsi"/>
        </w:rPr>
        <w:t xml:space="preserve">If the </w:t>
      </w:r>
      <w:r w:rsidR="00077D2F" w:rsidRPr="00EE0B97">
        <w:rPr>
          <w:rFonts w:asciiTheme="minorHAnsi" w:hAnsiTheme="minorHAnsi"/>
        </w:rPr>
        <w:t xml:space="preserve">voters place </w:t>
      </w:r>
      <w:r w:rsidR="00820614" w:rsidRPr="00EE0B97">
        <w:rPr>
          <w:rFonts w:asciiTheme="minorHAnsi" w:hAnsiTheme="minorHAnsi"/>
        </w:rPr>
        <w:t>most of</w:t>
      </w:r>
      <w:r w:rsidRPr="00EE0B97">
        <w:rPr>
          <w:rFonts w:asciiTheme="minorHAnsi" w:hAnsiTheme="minorHAnsi"/>
        </w:rPr>
        <w:t xml:space="preserve"> the </w:t>
      </w:r>
      <w:r w:rsidR="001A5FD2" w:rsidRPr="00EE0B97">
        <w:rPr>
          <w:rFonts w:asciiTheme="minorHAnsi" w:hAnsiTheme="minorHAnsi"/>
        </w:rPr>
        <w:t>money on the “None of the above” choice</w:t>
      </w:r>
      <w:r w:rsidRPr="00EE0B97">
        <w:rPr>
          <w:rFonts w:asciiTheme="minorHAnsi" w:hAnsiTheme="minorHAnsi"/>
        </w:rPr>
        <w:t xml:space="preserve">, </w:t>
      </w:r>
      <w:r w:rsidR="00077D2F" w:rsidRPr="00EE0B97">
        <w:rPr>
          <w:rFonts w:asciiTheme="minorHAnsi" w:hAnsiTheme="minorHAnsi"/>
        </w:rPr>
        <w:t>the</w:t>
      </w:r>
      <w:r w:rsidRPr="00EE0B97">
        <w:rPr>
          <w:rFonts w:asciiTheme="minorHAnsi" w:hAnsiTheme="minorHAnsi"/>
        </w:rPr>
        <w:t xml:space="preserve"> </w:t>
      </w:r>
      <w:r w:rsidR="00077D2F" w:rsidRPr="00EE0B97">
        <w:rPr>
          <w:rFonts w:asciiTheme="minorHAnsi" w:hAnsiTheme="minorHAnsi"/>
        </w:rPr>
        <w:t xml:space="preserve">elections office discards all </w:t>
      </w:r>
      <w:r w:rsidRPr="00EE0B97">
        <w:rPr>
          <w:rFonts w:asciiTheme="minorHAnsi" w:hAnsiTheme="minorHAnsi"/>
        </w:rPr>
        <w:t xml:space="preserve">the candidates </w:t>
      </w:r>
      <w:r w:rsidR="00077D2F" w:rsidRPr="00EE0B97">
        <w:rPr>
          <w:rFonts w:asciiTheme="minorHAnsi" w:hAnsiTheme="minorHAnsi"/>
        </w:rPr>
        <w:t xml:space="preserve">and rounds up a </w:t>
      </w:r>
      <w:r w:rsidRPr="00EE0B97">
        <w:rPr>
          <w:rFonts w:asciiTheme="minorHAnsi" w:hAnsiTheme="minorHAnsi"/>
        </w:rPr>
        <w:t>new set of candidates</w:t>
      </w:r>
      <w:r w:rsidR="001A5FD2" w:rsidRPr="00EE0B97">
        <w:rPr>
          <w:rFonts w:asciiTheme="minorHAnsi" w:hAnsiTheme="minorHAnsi"/>
        </w:rPr>
        <w:t>.</w:t>
      </w:r>
    </w:p>
    <w:p w:rsidR="004904FD" w:rsidRPr="00EE0B97" w:rsidRDefault="004904FD">
      <w:pPr>
        <w:widowControl w:val="0"/>
        <w:rPr>
          <w:rFonts w:asciiTheme="minorHAnsi" w:hAnsiTheme="minorHAnsi"/>
        </w:rPr>
      </w:pPr>
    </w:p>
    <w:p w:rsidR="00440800" w:rsidRPr="00EE0B97" w:rsidRDefault="00665477">
      <w:pPr>
        <w:widowControl w:val="0"/>
        <w:rPr>
          <w:rFonts w:asciiTheme="minorHAnsi" w:hAnsiTheme="minorHAnsi"/>
        </w:rPr>
      </w:pPr>
      <w:r w:rsidRPr="00EE0B97">
        <w:rPr>
          <w:rFonts w:asciiTheme="minorHAnsi" w:hAnsiTheme="minorHAnsi"/>
        </w:rPr>
        <w:t xml:space="preserve">The voting wasn’t easy </w:t>
      </w:r>
      <w:r w:rsidR="00636A28" w:rsidRPr="00EE0B97">
        <w:rPr>
          <w:rFonts w:asciiTheme="minorHAnsi" w:hAnsiTheme="minorHAnsi"/>
        </w:rPr>
        <w:t xml:space="preserve">for Sampson </w:t>
      </w:r>
      <w:r w:rsidRPr="00EE0B97">
        <w:rPr>
          <w:rFonts w:asciiTheme="minorHAnsi" w:hAnsiTheme="minorHAnsi"/>
        </w:rPr>
        <w:t xml:space="preserve">because all the candidates were extremely qualified. After the election, </w:t>
      </w:r>
      <w:r w:rsidR="00077D2F" w:rsidRPr="00EE0B97">
        <w:rPr>
          <w:rFonts w:asciiTheme="minorHAnsi" w:hAnsiTheme="minorHAnsi"/>
        </w:rPr>
        <w:t>the elections office reported that</w:t>
      </w:r>
      <w:r w:rsidRPr="00EE0B97">
        <w:rPr>
          <w:rFonts w:asciiTheme="minorHAnsi" w:hAnsiTheme="minorHAnsi"/>
        </w:rPr>
        <w:t xml:space="preserve"> only 27% of the population had voted. Most voters claimed it was too much trouble, all the while wondering why the country was going towards the infernal regions of the Earth (Hell) in a hand basket. </w:t>
      </w:r>
      <w:r w:rsidR="002F6A60" w:rsidRPr="00EE0B97">
        <w:rPr>
          <w:rFonts w:asciiTheme="minorHAnsi" w:hAnsiTheme="minorHAnsi"/>
        </w:rPr>
        <w:t>It goes to show</w:t>
      </w:r>
      <w:r w:rsidR="00820614">
        <w:rPr>
          <w:rFonts w:asciiTheme="minorHAnsi" w:hAnsiTheme="minorHAnsi"/>
        </w:rPr>
        <w:t>,</w:t>
      </w:r>
      <w:r w:rsidR="002F6A60" w:rsidRPr="00EE0B97">
        <w:rPr>
          <w:rFonts w:asciiTheme="minorHAnsi" w:hAnsiTheme="minorHAnsi"/>
        </w:rPr>
        <w:t xml:space="preserve"> people are the same wherever you go.</w:t>
      </w:r>
    </w:p>
    <w:p w:rsidR="004904FD" w:rsidRPr="00EE0B97" w:rsidRDefault="00665477">
      <w:pPr>
        <w:pStyle w:val="H3"/>
        <w:rPr>
          <w:rFonts w:asciiTheme="minorHAnsi" w:hAnsiTheme="minorHAnsi"/>
          <w:bCs w:val="0"/>
          <w:szCs w:val="24"/>
        </w:rPr>
      </w:pPr>
      <w:bookmarkStart w:id="34" w:name="_Toc146731457"/>
      <w:bookmarkStart w:id="35" w:name="_Toc146732781"/>
      <w:bookmarkStart w:id="36" w:name="_Toc383697510"/>
      <w:r w:rsidRPr="00EE0B97">
        <w:rPr>
          <w:rFonts w:asciiTheme="minorHAnsi" w:hAnsiTheme="minorHAnsi"/>
          <w:bCs w:val="0"/>
          <w:szCs w:val="24"/>
        </w:rPr>
        <w:lastRenderedPageBreak/>
        <w:t>Lobbying</w:t>
      </w:r>
      <w:bookmarkEnd w:id="34"/>
      <w:bookmarkEnd w:id="35"/>
      <w:bookmarkEnd w:id="36"/>
    </w:p>
    <w:p w:rsidR="004904FD" w:rsidRPr="00EE0B97" w:rsidRDefault="00665477">
      <w:pPr>
        <w:pStyle w:val="Quote1"/>
        <w:rPr>
          <w:rFonts w:asciiTheme="minorHAnsi" w:hAnsiTheme="minorHAnsi"/>
          <w:szCs w:val="24"/>
        </w:rPr>
      </w:pPr>
      <w:r w:rsidRPr="00EE0B97">
        <w:rPr>
          <w:rFonts w:asciiTheme="minorHAnsi" w:hAnsiTheme="minorHAnsi"/>
          <w:szCs w:val="24"/>
        </w:rPr>
        <w:t>Never doubt that a small group of thoughtful,</w:t>
      </w:r>
      <w:r w:rsidRPr="00EE0B97">
        <w:rPr>
          <w:rFonts w:asciiTheme="minorHAnsi" w:hAnsiTheme="minorHAnsi"/>
          <w:szCs w:val="24"/>
        </w:rPr>
        <w:br/>
        <w:t>committed citizens can change the world.</w:t>
      </w:r>
      <w:r w:rsidRPr="00EE0B97">
        <w:rPr>
          <w:rFonts w:asciiTheme="minorHAnsi" w:hAnsiTheme="minorHAnsi"/>
          <w:szCs w:val="24"/>
        </w:rPr>
        <w:br/>
        <w:t>Indeed, it is the only thing that ever has.</w:t>
      </w:r>
      <w:r w:rsidRPr="00EE0B97">
        <w:rPr>
          <w:rFonts w:asciiTheme="minorHAnsi" w:hAnsiTheme="minorHAnsi"/>
          <w:szCs w:val="24"/>
        </w:rPr>
        <w:br/>
        <w:t>-- Margaret Mead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Ten people who speak make more</w:t>
      </w:r>
      <w:r w:rsidRPr="00EE0B97">
        <w:rPr>
          <w:rFonts w:asciiTheme="minorHAnsi" w:hAnsiTheme="minorHAnsi"/>
          <w:szCs w:val="24"/>
        </w:rPr>
        <w:br/>
        <w:t>noise than ten thousand who are silent.</w:t>
      </w:r>
      <w:r w:rsidRPr="00EE0B97">
        <w:rPr>
          <w:rFonts w:asciiTheme="minorHAnsi" w:hAnsiTheme="minorHAnsi"/>
          <w:szCs w:val="24"/>
        </w:rPr>
        <w:br/>
        <w:t xml:space="preserve">-- Napoleon Bonaparte </w:t>
      </w:r>
      <w:r w:rsidR="00947DE1" w:rsidRPr="00EE0B97">
        <w:rPr>
          <w:rFonts w:asciiTheme="minorHAnsi" w:hAnsiTheme="minorHAnsi"/>
          <w:szCs w:val="24"/>
        </w:rPr>
        <w:t>--</w:t>
      </w:r>
    </w:p>
    <w:p w:rsidR="00671985" w:rsidRPr="00EE0B97" w:rsidRDefault="00671985">
      <w:pPr>
        <w:pStyle w:val="Quote1"/>
        <w:rPr>
          <w:rFonts w:asciiTheme="minorHAnsi" w:hAnsiTheme="minorHAnsi"/>
          <w:szCs w:val="24"/>
        </w:rPr>
      </w:pPr>
    </w:p>
    <w:p w:rsidR="00671985" w:rsidRPr="00EE0B97" w:rsidRDefault="00671985">
      <w:pPr>
        <w:pStyle w:val="Quote1"/>
        <w:rPr>
          <w:rFonts w:asciiTheme="minorHAnsi" w:hAnsiTheme="minorHAnsi"/>
          <w:szCs w:val="24"/>
        </w:rPr>
      </w:pPr>
      <w:r w:rsidRPr="00EE0B97">
        <w:rPr>
          <w:rFonts w:asciiTheme="minorHAnsi" w:hAnsiTheme="minorHAnsi"/>
          <w:szCs w:val="24"/>
        </w:rPr>
        <w:t>A civilization is built on what is required of men,</w:t>
      </w:r>
      <w:r w:rsidRPr="00EE0B97">
        <w:rPr>
          <w:rFonts w:asciiTheme="minorHAnsi" w:hAnsiTheme="minorHAnsi"/>
          <w:szCs w:val="24"/>
        </w:rPr>
        <w:br/>
        <w:t>not on that which is provided for them.</w:t>
      </w:r>
      <w:r w:rsidRPr="00EE0B97">
        <w:rPr>
          <w:rFonts w:asciiTheme="minorHAnsi" w:hAnsiTheme="minorHAnsi"/>
          <w:szCs w:val="24"/>
        </w:rPr>
        <w:br/>
        <w:t>-- Antoine de Saint-Exupery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Aipotu, government </w:t>
      </w:r>
      <w:r w:rsidR="00077D2F" w:rsidRPr="00EE0B97">
        <w:rPr>
          <w:rFonts w:asciiTheme="minorHAnsi" w:hAnsiTheme="minorHAnsi"/>
        </w:rPr>
        <w:t xml:space="preserve">regulates </w:t>
      </w:r>
      <w:r w:rsidRPr="00EE0B97">
        <w:rPr>
          <w:rFonts w:asciiTheme="minorHAnsi" w:hAnsiTheme="minorHAnsi"/>
        </w:rPr>
        <w:t xml:space="preserve">lobbying. However, </w:t>
      </w:r>
      <w:r w:rsidR="00077D2F" w:rsidRPr="00EE0B97">
        <w:rPr>
          <w:rFonts w:asciiTheme="minorHAnsi" w:hAnsiTheme="minorHAnsi"/>
        </w:rPr>
        <w:t xml:space="preserve">they can’t eliminate </w:t>
      </w:r>
      <w:r w:rsidRPr="00EE0B97">
        <w:rPr>
          <w:rFonts w:asciiTheme="minorHAnsi" w:hAnsiTheme="minorHAnsi"/>
        </w:rPr>
        <w:t>lobbying</w:t>
      </w:r>
      <w:r w:rsidR="002F6A60" w:rsidRPr="00EE0B97">
        <w:rPr>
          <w:rFonts w:asciiTheme="minorHAnsi" w:hAnsiTheme="minorHAnsi"/>
        </w:rPr>
        <w:t>, as Aipotu is a free country.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problem with lobbying is that people with the most money and power tend to have the greatest influence. According to wikipedia.org, “Politicians are sometimes placed in apparently compromising positions because of their need to solicit financial contributions for their campaigns. Critics complain that they then appear to be acting in the interests of those who fund them, giving rise to the public perception of political corruption.”</w:t>
      </w:r>
      <w:r w:rsidRPr="00EE0B97">
        <w:rPr>
          <w:rStyle w:val="FootnoteReference"/>
          <w:rFonts w:asciiTheme="minorHAnsi" w:hAnsiTheme="minorHAnsi"/>
        </w:rPr>
        <w:footnoteReference w:id="10"/>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is not a problem in Aipotu </w:t>
      </w:r>
      <w:r w:rsidR="002F6A60" w:rsidRPr="00EE0B97">
        <w:rPr>
          <w:rFonts w:asciiTheme="minorHAnsi" w:hAnsiTheme="minorHAnsi"/>
        </w:rPr>
        <w:t xml:space="preserve">as </w:t>
      </w:r>
      <w:r w:rsidR="00973ACC" w:rsidRPr="00EE0B97">
        <w:rPr>
          <w:rFonts w:asciiTheme="minorHAnsi" w:hAnsiTheme="minorHAnsi"/>
        </w:rPr>
        <w:t xml:space="preserve">voting laws forbid </w:t>
      </w:r>
      <w:r w:rsidR="002F6A60" w:rsidRPr="00EE0B97">
        <w:rPr>
          <w:rFonts w:asciiTheme="minorHAnsi" w:hAnsiTheme="minorHAnsi"/>
        </w:rPr>
        <w:t>political campaigning</w:t>
      </w:r>
      <w:r w:rsidR="00973ACC" w:rsidRPr="00EE0B97">
        <w:rPr>
          <w:rFonts w:asciiTheme="minorHAnsi" w:hAnsiTheme="minorHAnsi"/>
        </w:rPr>
        <w:t>,</w:t>
      </w:r>
      <w:r w:rsidRPr="00EE0B97">
        <w:rPr>
          <w:rFonts w:asciiTheme="minorHAnsi" w:hAnsiTheme="minorHAnsi"/>
        </w:rPr>
        <w:t xml:space="preserve"> as explained above.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Laws and regulations can only go so far in protecting government officials from undue influence. This is where childhood training comes to the rescue. In basic schooling (P. </w:t>
      </w:r>
      <w:fldSimple w:instr=" PAGEREF Education  \* MERGEFORMAT ">
        <w:r w:rsidR="00DA37AD" w:rsidRPr="00EE0B97">
          <w:rPr>
            <w:rFonts w:asciiTheme="minorHAnsi" w:hAnsiTheme="minorHAnsi"/>
            <w:noProof/>
          </w:rPr>
          <w:t>74</w:t>
        </w:r>
      </w:fldSimple>
      <w:r w:rsidRPr="00EE0B97">
        <w:rPr>
          <w:rFonts w:asciiTheme="minorHAnsi" w:hAnsiTheme="minorHAnsi"/>
        </w:rPr>
        <w:t xml:space="preserve">), </w:t>
      </w:r>
      <w:r w:rsidR="00973ACC" w:rsidRPr="00EE0B97">
        <w:rPr>
          <w:rFonts w:asciiTheme="minorHAnsi" w:hAnsiTheme="minorHAnsi"/>
        </w:rPr>
        <w:t xml:space="preserve">teachers train </w:t>
      </w:r>
      <w:r w:rsidRPr="00EE0B97">
        <w:rPr>
          <w:rFonts w:asciiTheme="minorHAnsi" w:hAnsiTheme="minorHAnsi"/>
        </w:rPr>
        <w:t>children to be independent thinkers. This training continues throughout life as people are always trying to influence you to do things that may or may not be in your best interest.</w:t>
      </w:r>
    </w:p>
    <w:p w:rsidR="004904FD" w:rsidRPr="00EE0B97" w:rsidRDefault="004904FD">
      <w:pPr>
        <w:widowControl w:val="0"/>
        <w:rPr>
          <w:rFonts w:asciiTheme="minorHAnsi" w:hAnsiTheme="minorHAnsi"/>
        </w:rPr>
      </w:pPr>
    </w:p>
    <w:p w:rsidR="004904FD" w:rsidRPr="00EE0B97" w:rsidRDefault="00054CB7" w:rsidP="00755E7F">
      <w:pPr>
        <w:pStyle w:val="Subtitle1"/>
      </w:pPr>
      <w:bookmarkStart w:id="37" w:name="_Toc477965028"/>
      <w:bookmarkStart w:id="38" w:name="_Toc18412146"/>
      <w:bookmarkStart w:id="39" w:name="Law_And_Order"/>
      <w:r w:rsidRPr="00EE0B97">
        <w:drawing>
          <wp:inline distT="0" distB="0" distL="0" distR="0">
            <wp:extent cx="3177540" cy="142875"/>
            <wp:effectExtent l="1905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rPr>
          <w:rFonts w:asciiTheme="minorHAnsi" w:hAnsiTheme="minorHAnsi"/>
        </w:rPr>
      </w:pPr>
    </w:p>
    <w:p w:rsidR="004904FD" w:rsidRPr="00EE0B97" w:rsidRDefault="004904FD">
      <w:pPr>
        <w:pStyle w:val="Header"/>
        <w:tabs>
          <w:tab w:val="clear" w:pos="4320"/>
          <w:tab w:val="clear" w:pos="8640"/>
        </w:tabs>
        <w:rPr>
          <w:rFonts w:asciiTheme="minorHAnsi" w:hAnsiTheme="minorHAnsi"/>
        </w:rPr>
        <w:sectPr w:rsidR="004904FD" w:rsidRPr="00EE0B97" w:rsidSect="00493BD2">
          <w:headerReference w:type="even" r:id="rId55"/>
          <w:headerReference w:type="default" r:id="rId56"/>
          <w:footerReference w:type="even" r:id="rId57"/>
          <w:footerReference w:type="default" r:id="rId58"/>
          <w:headerReference w:type="first" r:id="rId59"/>
          <w:footerReference w:type="first" r:id="rId60"/>
          <w:type w:val="continuous"/>
          <w:pgSz w:w="8640" w:h="12960" w:code="1"/>
          <w:pgMar w:top="720" w:right="720" w:bottom="720" w:left="720" w:header="288" w:footer="288" w:gutter="360"/>
          <w:cols w:space="709"/>
          <w:noEndnote/>
          <w:titlePg/>
          <w:docGrid w:linePitch="326"/>
        </w:sectPr>
      </w:pPr>
    </w:p>
    <w:p w:rsidR="004904FD" w:rsidRPr="00EE0B97" w:rsidRDefault="00665477">
      <w:pPr>
        <w:pStyle w:val="H2"/>
        <w:rPr>
          <w:rFonts w:asciiTheme="minorHAnsi" w:hAnsiTheme="minorHAnsi"/>
          <w:bCs w:val="0"/>
          <w:sz w:val="24"/>
          <w:szCs w:val="24"/>
        </w:rPr>
      </w:pPr>
      <w:bookmarkStart w:id="40" w:name="_Toc146731252"/>
      <w:bookmarkStart w:id="41" w:name="_Toc146731344"/>
      <w:bookmarkStart w:id="42" w:name="_Toc146731458"/>
      <w:bookmarkStart w:id="43" w:name="_Toc146732782"/>
      <w:bookmarkStart w:id="44" w:name="_Toc290215047"/>
      <w:bookmarkStart w:id="45" w:name="_Toc383697511"/>
      <w:r w:rsidRPr="00EE0B97">
        <w:rPr>
          <w:rFonts w:asciiTheme="minorHAnsi" w:hAnsiTheme="minorHAnsi"/>
          <w:bCs w:val="0"/>
          <w:szCs w:val="24"/>
        </w:rPr>
        <w:lastRenderedPageBreak/>
        <w:t>Law And Order</w:t>
      </w:r>
      <w:bookmarkEnd w:id="37"/>
      <w:bookmarkEnd w:id="38"/>
      <w:bookmarkEnd w:id="39"/>
      <w:bookmarkEnd w:id="40"/>
      <w:bookmarkEnd w:id="41"/>
      <w:bookmarkEnd w:id="42"/>
      <w:bookmarkEnd w:id="43"/>
      <w:bookmarkEnd w:id="44"/>
      <w:bookmarkEnd w:id="45"/>
    </w:p>
    <w:p w:rsidR="004904FD" w:rsidRPr="00EE0B97" w:rsidRDefault="00665477">
      <w:pPr>
        <w:pStyle w:val="Quote1"/>
        <w:rPr>
          <w:rFonts w:asciiTheme="minorHAnsi" w:hAnsiTheme="minorHAnsi"/>
          <w:szCs w:val="24"/>
        </w:rPr>
      </w:pPr>
      <w:r w:rsidRPr="00EE0B97">
        <w:rPr>
          <w:rFonts w:asciiTheme="minorHAnsi" w:hAnsiTheme="minorHAnsi"/>
          <w:szCs w:val="24"/>
        </w:rPr>
        <w:t>The ultimate result of shielding men from</w:t>
      </w:r>
      <w:r w:rsidRPr="00EE0B97">
        <w:rPr>
          <w:rFonts w:asciiTheme="minorHAnsi" w:hAnsiTheme="minorHAnsi"/>
          <w:szCs w:val="24"/>
        </w:rPr>
        <w:br/>
        <w:t>the effects of folly is to fill the world with fools.</w:t>
      </w:r>
      <w:r w:rsidRPr="00EE0B97">
        <w:rPr>
          <w:rFonts w:asciiTheme="minorHAnsi" w:hAnsiTheme="minorHAnsi"/>
          <w:szCs w:val="24"/>
        </w:rPr>
        <w:br/>
        <w:t>-- Herbert Spencer --</w:t>
      </w:r>
    </w:p>
    <w:p w:rsidR="004904FD" w:rsidRPr="00EE0B97" w:rsidRDefault="004904FD">
      <w:pPr>
        <w:pStyle w:val="Quote1"/>
        <w:rPr>
          <w:rFonts w:asciiTheme="minorHAnsi" w:hAnsiTheme="minorHAnsi"/>
          <w:szCs w:val="24"/>
        </w:rPr>
      </w:pPr>
    </w:p>
    <w:p w:rsidR="003672FF" w:rsidRPr="00EE0B97" w:rsidRDefault="003672FF">
      <w:pPr>
        <w:pStyle w:val="Quote1"/>
        <w:rPr>
          <w:rFonts w:asciiTheme="minorHAnsi" w:hAnsiTheme="minorHAnsi"/>
          <w:szCs w:val="24"/>
        </w:rPr>
      </w:pPr>
      <w:r w:rsidRPr="00EE0B97">
        <w:rPr>
          <w:rFonts w:asciiTheme="minorHAnsi" w:hAnsiTheme="minorHAnsi"/>
          <w:szCs w:val="24"/>
        </w:rPr>
        <w:t>Different conclusions are reached</w:t>
      </w:r>
    </w:p>
    <w:p w:rsidR="003672FF" w:rsidRPr="00EE0B97" w:rsidRDefault="003672FF">
      <w:pPr>
        <w:pStyle w:val="Quote1"/>
        <w:rPr>
          <w:rFonts w:asciiTheme="minorHAnsi" w:hAnsiTheme="minorHAnsi"/>
          <w:szCs w:val="24"/>
        </w:rPr>
      </w:pPr>
      <w:r w:rsidRPr="00EE0B97">
        <w:rPr>
          <w:rFonts w:asciiTheme="minorHAnsi" w:hAnsiTheme="minorHAnsi"/>
          <w:szCs w:val="24"/>
        </w:rPr>
        <w:t>when one fact is looked at from two separate points of view.</w:t>
      </w:r>
    </w:p>
    <w:p w:rsidR="003672FF" w:rsidRPr="00EE0B97" w:rsidRDefault="003672FF">
      <w:pPr>
        <w:pStyle w:val="Quote1"/>
        <w:rPr>
          <w:rFonts w:asciiTheme="minorHAnsi" w:hAnsiTheme="minorHAnsi"/>
          <w:szCs w:val="24"/>
        </w:rPr>
      </w:pPr>
      <w:r w:rsidRPr="00EE0B97">
        <w:rPr>
          <w:rFonts w:asciiTheme="minorHAnsi" w:hAnsiTheme="minorHAnsi"/>
          <w:szCs w:val="24"/>
        </w:rPr>
        <w:t>When that happens, there’s essentially</w:t>
      </w:r>
      <w:r w:rsidRPr="00EE0B97">
        <w:rPr>
          <w:rFonts w:asciiTheme="minorHAnsi" w:hAnsiTheme="minorHAnsi"/>
          <w:szCs w:val="24"/>
        </w:rPr>
        <w:br/>
        <w:t>no way to judge which point of view is correct.</w:t>
      </w:r>
    </w:p>
    <w:p w:rsidR="003672FF" w:rsidRPr="00EE0B97" w:rsidRDefault="003672FF">
      <w:pPr>
        <w:pStyle w:val="Quote1"/>
        <w:rPr>
          <w:rFonts w:asciiTheme="minorHAnsi" w:hAnsiTheme="minorHAnsi"/>
          <w:szCs w:val="24"/>
        </w:rPr>
      </w:pPr>
      <w:r w:rsidRPr="00EE0B97">
        <w:rPr>
          <w:rFonts w:asciiTheme="minorHAnsi" w:hAnsiTheme="minorHAnsi"/>
          <w:szCs w:val="24"/>
        </w:rPr>
        <w:t>-- Bakemonogatari, Episode 5 --</w:t>
      </w:r>
    </w:p>
    <w:p w:rsidR="003672FF" w:rsidRPr="00EE0B97" w:rsidRDefault="003672FF">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Justice is incidental to law and order.</w:t>
      </w:r>
      <w:r w:rsidRPr="00EE0B97">
        <w:rPr>
          <w:rFonts w:asciiTheme="minorHAnsi" w:hAnsiTheme="minorHAnsi"/>
          <w:szCs w:val="24"/>
        </w:rPr>
        <w:br/>
        <w:t>-- J. Edgar Hoover --</w:t>
      </w:r>
    </w:p>
    <w:p w:rsidR="004904FD" w:rsidRPr="00EE0B97" w:rsidRDefault="00FE4705">
      <w:pPr>
        <w:widowControl w:val="0"/>
        <w:rPr>
          <w:rFonts w:asciiTheme="minorHAnsi" w:hAnsiTheme="minorHAnsi"/>
        </w:rPr>
      </w:pPr>
      <w:r>
        <w:rPr>
          <w:rFonts w:asciiTheme="minorHAnsi" w:hAnsiTheme="minorHAnsi"/>
          <w:noProof/>
        </w:rPr>
        <w:pict>
          <v:shape id="_x0000_s3155" type="#_x0000_t202" style="position:absolute;left:0;text-align:left;margin-left:-12pt;margin-top:10pt;width:38.65pt;height:29.95pt;z-index:-251514368;mso-wrap-edited:f;mso-wrap-distance-left:0;mso-wrap-distance-right:0" wrapcoords="-1350 0 -1350 21600 22950 21600 22950 0 -1350 0" stroked="f">
            <v:textbox style="mso-next-textbox:#_x0000_s3155" inset="0,0,0,0">
              <w:txbxContent>
                <w:p w:rsidR="00A154F0" w:rsidRPr="002773A9" w:rsidRDefault="00A154F0" w:rsidP="002773A9">
                  <w:pPr>
                    <w:jc w:val="right"/>
                    <w:rPr>
                      <w:rFonts w:ascii="Aharoni" w:hAnsi="Aharoni" w:cs="Aharoni"/>
                      <w:sz w:val="76"/>
                      <w:szCs w:val="76"/>
                    </w:rPr>
                  </w:pPr>
                  <w:r>
                    <w:rPr>
                      <w:rFonts w:ascii="Aharoni" w:hAnsi="Aharoni" w:cs="Aharoni"/>
                      <w:sz w:val="76"/>
                      <w:szCs w:val="76"/>
                    </w:rPr>
                    <w:t>A</w:t>
                  </w:r>
                </w:p>
              </w:txbxContent>
            </v:textbox>
            <w10:wrap type="tight"/>
          </v:shape>
        </w:pict>
      </w:r>
    </w:p>
    <w:p w:rsidR="004904FD" w:rsidRPr="00EE0B97" w:rsidRDefault="00665477">
      <w:pPr>
        <w:widowControl w:val="0"/>
        <w:rPr>
          <w:rFonts w:asciiTheme="minorHAnsi" w:hAnsiTheme="minorHAnsi"/>
        </w:rPr>
      </w:pPr>
      <w:r w:rsidRPr="00EE0B97">
        <w:rPr>
          <w:rFonts w:asciiTheme="minorHAnsi" w:hAnsiTheme="minorHAnsi"/>
          <w:noProof/>
        </w:rPr>
        <w:t>ipotu</w:t>
      </w:r>
      <w:r w:rsidRPr="00EE0B97">
        <w:rPr>
          <w:rFonts w:asciiTheme="minorHAnsi" w:hAnsiTheme="minorHAnsi"/>
        </w:rPr>
        <w:t xml:space="preserve"> has countless laws governing everything from parking to murder. All these </w:t>
      </w:r>
      <w:r w:rsidR="005F0D91" w:rsidRPr="00EE0B97">
        <w:rPr>
          <w:rFonts w:asciiTheme="minorHAnsi" w:hAnsiTheme="minorHAnsi"/>
        </w:rPr>
        <w:t>laws</w:t>
      </w:r>
      <w:r w:rsidRPr="00EE0B97">
        <w:rPr>
          <w:rFonts w:asciiTheme="minorHAnsi" w:hAnsiTheme="minorHAnsi"/>
        </w:rPr>
        <w:t xml:space="preserve"> have one thing in common. They all obey the three laws of government. These three laws form the heart and soul of the constitution of Aipotu. They govern all aspects of society. These laws are:</w:t>
      </w:r>
    </w:p>
    <w:p w:rsidR="004904FD" w:rsidRPr="00EE0B97" w:rsidRDefault="00665477">
      <w:pPr>
        <w:pStyle w:val="H4"/>
        <w:rPr>
          <w:rFonts w:asciiTheme="minorHAnsi" w:hAnsiTheme="minorHAnsi"/>
        </w:rPr>
      </w:pPr>
      <w:bookmarkStart w:id="46" w:name="Laws_Of_Government"/>
      <w:bookmarkStart w:id="47" w:name="_Toc146732783"/>
      <w:r w:rsidRPr="00EE0B97">
        <w:rPr>
          <w:rFonts w:asciiTheme="minorHAnsi" w:hAnsiTheme="minorHAnsi"/>
        </w:rPr>
        <w:t>Laws Of Government</w:t>
      </w:r>
      <w:bookmarkEnd w:id="46"/>
      <w:bookmarkEnd w:id="47"/>
      <w:r w:rsidR="003560CF" w:rsidRPr="00EE0B97">
        <w:rPr>
          <w:rStyle w:val="FootnoteReference"/>
          <w:rFonts w:asciiTheme="minorHAnsi" w:hAnsiTheme="minorHAnsi"/>
        </w:rPr>
        <w:footnoteReference w:id="11"/>
      </w:r>
    </w:p>
    <w:p w:rsidR="004904FD" w:rsidRPr="00EE0B97" w:rsidRDefault="00665477" w:rsidP="00D951C8">
      <w:pPr>
        <w:pStyle w:val="Laws2"/>
        <w:rPr>
          <w:b w:val="0"/>
        </w:rPr>
      </w:pPr>
      <w:r w:rsidRPr="00EE0B97">
        <w:t xml:space="preserve">Law </w:t>
      </w:r>
      <w:r w:rsidR="00FF1C21" w:rsidRPr="00EE0B97">
        <w:t>of</w:t>
      </w:r>
      <w:r w:rsidRPr="00EE0B97">
        <w:t xml:space="preserve"> Freedom:</w:t>
      </w:r>
      <w:r w:rsidR="00D951C8" w:rsidRPr="00EE0B97">
        <w:tab/>
      </w:r>
      <w:r w:rsidRPr="00EE0B97">
        <w:rPr>
          <w:b w:val="0"/>
        </w:rPr>
        <w:t xml:space="preserve">A person has the right and freedom to do whatever they want as </w:t>
      </w:r>
      <w:r w:rsidR="005F0D91" w:rsidRPr="00EE0B97">
        <w:rPr>
          <w:b w:val="0"/>
        </w:rPr>
        <w:t>long as it does not</w:t>
      </w:r>
      <w:r w:rsidRPr="00EE0B97">
        <w:rPr>
          <w:b w:val="0"/>
        </w:rPr>
        <w:t xml:space="preserve"> interfere with the rights and freedoms of another person.</w:t>
      </w:r>
    </w:p>
    <w:p w:rsidR="004904FD" w:rsidRPr="00EE0B97" w:rsidRDefault="004904FD" w:rsidP="00CA0004">
      <w:pPr>
        <w:pStyle w:val="Laws"/>
      </w:pPr>
    </w:p>
    <w:p w:rsidR="004904FD" w:rsidRPr="00EE0B97" w:rsidRDefault="00665477" w:rsidP="00D951C8">
      <w:pPr>
        <w:pStyle w:val="Laws2"/>
        <w:rPr>
          <w:b w:val="0"/>
        </w:rPr>
      </w:pPr>
      <w:r w:rsidRPr="00EE0B97">
        <w:t xml:space="preserve">Law </w:t>
      </w:r>
      <w:r w:rsidR="00FF1C21" w:rsidRPr="00EE0B97">
        <w:t>of</w:t>
      </w:r>
      <w:r w:rsidRPr="00EE0B97">
        <w:t xml:space="preserve"> Balance:</w:t>
      </w:r>
      <w:r w:rsidR="00D951C8" w:rsidRPr="00EE0B97">
        <w:tab/>
      </w:r>
      <w:r w:rsidRPr="00EE0B97">
        <w:rPr>
          <w:b w:val="0"/>
        </w:rPr>
        <w:t xml:space="preserve">Balance </w:t>
      </w:r>
      <w:r w:rsidR="009C55A5" w:rsidRPr="00EE0B97">
        <w:rPr>
          <w:b w:val="0"/>
        </w:rPr>
        <w:t>is the law of life</w:t>
      </w:r>
      <w:r w:rsidR="00E22EAC" w:rsidRPr="00EE0B97">
        <w:rPr>
          <w:b w:val="0"/>
        </w:rPr>
        <w:t xml:space="preserve"> and of civilization</w:t>
      </w:r>
      <w:r w:rsidR="009C55A5" w:rsidRPr="00EE0B97">
        <w:rPr>
          <w:b w:val="0"/>
        </w:rPr>
        <w:t>.</w:t>
      </w:r>
      <w:r w:rsidR="00E22EAC" w:rsidRPr="00EE0B97">
        <w:rPr>
          <w:b w:val="0"/>
        </w:rPr>
        <w:br/>
        <w:t>Wealth, freedom and opportunity must be available to all, or civilization will collapse.</w:t>
      </w:r>
      <w:r w:rsidRPr="00EE0B97">
        <w:rPr>
          <w:b w:val="0"/>
        </w:rPr>
        <w:br/>
      </w:r>
      <w:r w:rsidR="00601883" w:rsidRPr="00EE0B97">
        <w:rPr>
          <w:b w:val="0"/>
        </w:rPr>
        <w:t>Everything must be done in moderation, nothing to excess.</w:t>
      </w:r>
      <w:r w:rsidR="00601883" w:rsidRPr="00EE0B97">
        <w:rPr>
          <w:b w:val="0"/>
        </w:rPr>
        <w:br/>
      </w:r>
      <w:r w:rsidRPr="00EE0B97">
        <w:rPr>
          <w:b w:val="0"/>
        </w:rPr>
        <w:t>A person or organization does</w:t>
      </w:r>
      <w:r w:rsidR="005F0D91" w:rsidRPr="00EE0B97">
        <w:rPr>
          <w:b w:val="0"/>
        </w:rPr>
        <w:t xml:space="preserve"> </w:t>
      </w:r>
      <w:r w:rsidRPr="00EE0B97">
        <w:rPr>
          <w:b w:val="0"/>
        </w:rPr>
        <w:t>n</w:t>
      </w:r>
      <w:r w:rsidR="005F0D91" w:rsidRPr="00EE0B97">
        <w:rPr>
          <w:b w:val="0"/>
        </w:rPr>
        <w:t>o</w:t>
      </w:r>
      <w:r w:rsidRPr="00EE0B97">
        <w:rPr>
          <w:b w:val="0"/>
        </w:rPr>
        <w:t>t</w:t>
      </w:r>
      <w:r w:rsidR="005F0D91" w:rsidRPr="00EE0B97">
        <w:rPr>
          <w:b w:val="0"/>
        </w:rPr>
        <w:t xml:space="preserve"> </w:t>
      </w:r>
      <w:r w:rsidRPr="00EE0B97">
        <w:rPr>
          <w:b w:val="0"/>
        </w:rPr>
        <w:t xml:space="preserve">have the right to deny others the </w:t>
      </w:r>
      <w:r w:rsidR="00D4731B" w:rsidRPr="00EE0B97">
        <w:rPr>
          <w:b w:val="0"/>
        </w:rPr>
        <w:t>freedoms they themselves enjoy.</w:t>
      </w:r>
      <w:r w:rsidRPr="00EE0B97">
        <w:rPr>
          <w:b w:val="0"/>
        </w:rPr>
        <w:br/>
        <w:t xml:space="preserve"> A person or organization does</w:t>
      </w:r>
      <w:r w:rsidR="005F0D91" w:rsidRPr="00EE0B97">
        <w:rPr>
          <w:b w:val="0"/>
        </w:rPr>
        <w:t xml:space="preserve"> </w:t>
      </w:r>
      <w:r w:rsidRPr="00EE0B97">
        <w:rPr>
          <w:b w:val="0"/>
        </w:rPr>
        <w:t>n</w:t>
      </w:r>
      <w:r w:rsidR="005F0D91" w:rsidRPr="00EE0B97">
        <w:rPr>
          <w:b w:val="0"/>
        </w:rPr>
        <w:t>o</w:t>
      </w:r>
      <w:r w:rsidRPr="00EE0B97">
        <w:rPr>
          <w:b w:val="0"/>
        </w:rPr>
        <w:t>t</w:t>
      </w:r>
      <w:r w:rsidR="005F0D91" w:rsidRPr="00EE0B97">
        <w:rPr>
          <w:b w:val="0"/>
        </w:rPr>
        <w:t xml:space="preserve"> </w:t>
      </w:r>
      <w:r w:rsidRPr="00EE0B97">
        <w:rPr>
          <w:b w:val="0"/>
        </w:rPr>
        <w:t>have the rig</w:t>
      </w:r>
      <w:r w:rsidR="00CC2B18" w:rsidRPr="00EE0B97">
        <w:rPr>
          <w:b w:val="0"/>
        </w:rPr>
        <w:t>ht to take what was not earned</w:t>
      </w:r>
      <w:r w:rsidR="00E22EAC" w:rsidRPr="00EE0B97">
        <w:rPr>
          <w:b w:val="0"/>
        </w:rPr>
        <w:t xml:space="preserve"> or paid for</w:t>
      </w:r>
      <w:r w:rsidR="00CC2B18" w:rsidRPr="00EE0B97">
        <w:rPr>
          <w:b w:val="0"/>
        </w:rPr>
        <w:t>.</w:t>
      </w:r>
      <w:r w:rsidR="00E22EAC" w:rsidRPr="00EE0B97">
        <w:rPr>
          <w:b w:val="0"/>
        </w:rPr>
        <w:t xml:space="preserve"> This applies to both </w:t>
      </w:r>
      <w:r w:rsidR="00350D07" w:rsidRPr="00EE0B97">
        <w:rPr>
          <w:b w:val="0"/>
        </w:rPr>
        <w:t>nature and society.</w:t>
      </w:r>
    </w:p>
    <w:p w:rsidR="00CC2B18" w:rsidRPr="00EE0B97" w:rsidRDefault="00CC2B18" w:rsidP="009C55A5">
      <w:pPr>
        <w:rPr>
          <w:rFonts w:asciiTheme="minorHAnsi" w:hAnsiTheme="minorHAnsi"/>
        </w:rPr>
      </w:pPr>
    </w:p>
    <w:p w:rsidR="008E0757" w:rsidRPr="00EE0B97" w:rsidRDefault="008E0757" w:rsidP="009C55A5">
      <w:pPr>
        <w:rPr>
          <w:rFonts w:asciiTheme="minorHAnsi" w:hAnsiTheme="minorHAnsi"/>
        </w:rPr>
      </w:pPr>
      <w:r w:rsidRPr="00EE0B97">
        <w:rPr>
          <w:rFonts w:asciiTheme="minorHAnsi" w:hAnsiTheme="minorHAnsi"/>
        </w:rPr>
        <w:lastRenderedPageBreak/>
        <w:t>These laws are similar to the laws of Karma we have all heard about.</w:t>
      </w:r>
    </w:p>
    <w:p w:rsidR="008E0757" w:rsidRPr="00EE0B97" w:rsidRDefault="008E0757" w:rsidP="009C55A5">
      <w:pPr>
        <w:rPr>
          <w:rFonts w:asciiTheme="minorHAnsi" w:hAnsiTheme="minorHAnsi"/>
        </w:rPr>
      </w:pPr>
    </w:p>
    <w:p w:rsidR="009C55A5" w:rsidRPr="00EE0B97" w:rsidRDefault="00CC2B18" w:rsidP="009C55A5">
      <w:pPr>
        <w:rPr>
          <w:rFonts w:asciiTheme="minorHAnsi" w:hAnsiTheme="minorHAnsi"/>
        </w:rPr>
      </w:pPr>
      <w:r w:rsidRPr="00EE0B97">
        <w:rPr>
          <w:rFonts w:asciiTheme="minorHAnsi" w:hAnsiTheme="minorHAnsi"/>
        </w:rPr>
        <w:t xml:space="preserve">Throughout </w:t>
      </w:r>
      <w:r w:rsidR="005B27A7" w:rsidRPr="00EE0B97">
        <w:rPr>
          <w:rFonts w:asciiTheme="minorHAnsi" w:hAnsiTheme="minorHAnsi"/>
        </w:rPr>
        <w:t>history,</w:t>
      </w:r>
      <w:r w:rsidRPr="00EE0B97">
        <w:rPr>
          <w:rFonts w:asciiTheme="minorHAnsi" w:hAnsiTheme="minorHAnsi"/>
        </w:rPr>
        <w:t xml:space="preserve"> the religious traditions of the world have tried to teach people the import</w:t>
      </w:r>
      <w:r w:rsidR="00636A28" w:rsidRPr="00EE0B97">
        <w:rPr>
          <w:rFonts w:asciiTheme="minorHAnsi" w:hAnsiTheme="minorHAnsi"/>
        </w:rPr>
        <w:t xml:space="preserve">ance of balance in their lives. </w:t>
      </w:r>
      <w:r w:rsidR="00973ACC" w:rsidRPr="00EE0B97">
        <w:rPr>
          <w:rFonts w:asciiTheme="minorHAnsi" w:hAnsiTheme="minorHAnsi"/>
        </w:rPr>
        <w:t>The sages c</w:t>
      </w:r>
      <w:r w:rsidR="003560CF" w:rsidRPr="00EE0B97">
        <w:rPr>
          <w:rFonts w:asciiTheme="minorHAnsi" w:hAnsiTheme="minorHAnsi"/>
        </w:rPr>
        <w:t xml:space="preserve">onsider </w:t>
      </w:r>
      <w:r w:rsidR="00973ACC" w:rsidRPr="00EE0B97">
        <w:rPr>
          <w:rFonts w:asciiTheme="minorHAnsi" w:hAnsiTheme="minorHAnsi"/>
        </w:rPr>
        <w:t xml:space="preserve">this </w:t>
      </w:r>
      <w:r w:rsidR="003560CF" w:rsidRPr="00EE0B97">
        <w:rPr>
          <w:rFonts w:asciiTheme="minorHAnsi" w:hAnsiTheme="minorHAnsi"/>
        </w:rPr>
        <w:t xml:space="preserve">the high road to enlightenment. </w:t>
      </w:r>
      <w:r w:rsidR="005B27A7" w:rsidRPr="00EE0B97">
        <w:rPr>
          <w:rFonts w:asciiTheme="minorHAnsi" w:hAnsiTheme="minorHAnsi"/>
        </w:rPr>
        <w:t>Unfortunately,</w:t>
      </w:r>
      <w:r w:rsidR="00601883" w:rsidRPr="00EE0B97">
        <w:rPr>
          <w:rFonts w:asciiTheme="minorHAnsi" w:hAnsiTheme="minorHAnsi"/>
        </w:rPr>
        <w:t xml:space="preserve"> the full explanation of </w:t>
      </w:r>
      <w:r w:rsidR="00590DAC" w:rsidRPr="00EE0B97">
        <w:rPr>
          <w:rFonts w:asciiTheme="minorHAnsi" w:hAnsiTheme="minorHAnsi"/>
        </w:rPr>
        <w:t>the above</w:t>
      </w:r>
      <w:r w:rsidR="00601883" w:rsidRPr="00EE0B97">
        <w:rPr>
          <w:rFonts w:asciiTheme="minorHAnsi" w:hAnsiTheme="minorHAnsi"/>
        </w:rPr>
        <w:t xml:space="preserve"> law is beyond the scope of this book</w:t>
      </w:r>
      <w:r w:rsidR="009B488A" w:rsidRPr="00EE0B97">
        <w:rPr>
          <w:rFonts w:asciiTheme="minorHAnsi" w:hAnsiTheme="minorHAnsi"/>
        </w:rPr>
        <w:t xml:space="preserve">, and the </w:t>
      </w:r>
      <w:r w:rsidR="00691E6F" w:rsidRPr="00EE0B97">
        <w:rPr>
          <w:rFonts w:asciiTheme="minorHAnsi" w:hAnsiTheme="minorHAnsi"/>
        </w:rPr>
        <w:t>explanation</w:t>
      </w:r>
      <w:r w:rsidR="009B488A" w:rsidRPr="00EE0B97">
        <w:rPr>
          <w:rFonts w:asciiTheme="minorHAnsi" w:hAnsiTheme="minorHAnsi"/>
        </w:rPr>
        <w:t xml:space="preserve"> above doesn’t do it justice</w:t>
      </w:r>
      <w:r w:rsidR="00601883" w:rsidRPr="00EE0B97">
        <w:rPr>
          <w:rFonts w:asciiTheme="minorHAnsi" w:hAnsiTheme="minorHAnsi"/>
        </w:rPr>
        <w:t>.</w:t>
      </w:r>
    </w:p>
    <w:p w:rsidR="009C55A5" w:rsidRPr="00EE0B97" w:rsidRDefault="009C55A5" w:rsidP="009C55A5">
      <w:pPr>
        <w:rPr>
          <w:rFonts w:asciiTheme="minorHAnsi" w:hAnsiTheme="minorHAnsi"/>
        </w:rPr>
      </w:pPr>
    </w:p>
    <w:p w:rsidR="004904FD" w:rsidRPr="00EE0B97" w:rsidRDefault="00665477" w:rsidP="00D951C8">
      <w:pPr>
        <w:pStyle w:val="Laws2"/>
        <w:rPr>
          <w:b w:val="0"/>
        </w:rPr>
      </w:pPr>
      <w:r w:rsidRPr="00EE0B97">
        <w:t xml:space="preserve">Law </w:t>
      </w:r>
      <w:r w:rsidR="00FF1C21" w:rsidRPr="00EE0B97">
        <w:t>of</w:t>
      </w:r>
      <w:r w:rsidRPr="00EE0B97">
        <w:t xml:space="preserve"> Reason:</w:t>
      </w:r>
      <w:r w:rsidR="00D951C8" w:rsidRPr="00EE0B97">
        <w:tab/>
      </w:r>
      <w:r w:rsidRPr="00EE0B97">
        <w:rPr>
          <w:b w:val="0"/>
        </w:rPr>
        <w:t>The tenants of common sense must always be applied when dealing with people, laws and the world.</w:t>
      </w:r>
      <w:r w:rsidR="00064E8D" w:rsidRPr="00EE0B97">
        <w:rPr>
          <w:b w:val="0"/>
        </w:rPr>
        <w:t xml:space="preserve"> </w:t>
      </w:r>
      <w:r w:rsidRPr="00EE0B97">
        <w:rPr>
          <w:b w:val="0"/>
        </w:rPr>
        <w:br/>
        <w:t xml:space="preserve">When dealing with people, </w:t>
      </w:r>
      <w:r w:rsidR="002D7549" w:rsidRPr="00EE0B97">
        <w:rPr>
          <w:b w:val="0"/>
        </w:rPr>
        <w:t xml:space="preserve">we must judge </w:t>
      </w:r>
      <w:r w:rsidRPr="00EE0B97">
        <w:rPr>
          <w:b w:val="0"/>
        </w:rPr>
        <w:t xml:space="preserve">a person’s actions </w:t>
      </w:r>
      <w:r w:rsidR="002D7549" w:rsidRPr="00EE0B97">
        <w:rPr>
          <w:b w:val="0"/>
        </w:rPr>
        <w:t xml:space="preserve">in </w:t>
      </w:r>
      <w:r w:rsidRPr="00EE0B97">
        <w:rPr>
          <w:b w:val="0"/>
        </w:rPr>
        <w:t xml:space="preserve">terms of what they did, why they did </w:t>
      </w:r>
      <w:r w:rsidR="002D7549" w:rsidRPr="00EE0B97">
        <w:rPr>
          <w:b w:val="0"/>
        </w:rPr>
        <w:t>it</w:t>
      </w:r>
      <w:r w:rsidRPr="00EE0B97">
        <w:rPr>
          <w:b w:val="0"/>
        </w:rPr>
        <w:t xml:space="preserve"> and their knowledge of the consequences of th</w:t>
      </w:r>
      <w:r w:rsidR="00D4731B" w:rsidRPr="00EE0B97">
        <w:rPr>
          <w:b w:val="0"/>
        </w:rPr>
        <w:t>eir actions before they did it.</w:t>
      </w:r>
      <w:r w:rsidR="003D12CE" w:rsidRPr="00EE0B97">
        <w:rPr>
          <w:b w:val="0"/>
        </w:rPr>
        <w:t xml:space="preserve"> </w:t>
      </w:r>
      <w:r w:rsidR="00180096" w:rsidRPr="00EE0B97">
        <w:rPr>
          <w:b w:val="0"/>
        </w:rPr>
        <w:t>This judgment must take into account a person’s overall development and competen</w:t>
      </w:r>
      <w:r w:rsidR="009A2ACF" w:rsidRPr="00EE0B97">
        <w:rPr>
          <w:b w:val="0"/>
        </w:rPr>
        <w:t>ce</w:t>
      </w:r>
      <w:r w:rsidR="00180096" w:rsidRPr="00EE0B97">
        <w:rPr>
          <w:b w:val="0"/>
        </w:rPr>
        <w:t>.</w:t>
      </w:r>
      <w:r w:rsidRPr="00EE0B97">
        <w:rPr>
          <w:b w:val="0"/>
        </w:rPr>
        <w:br/>
        <w:t xml:space="preserve">When dealing with laws, </w:t>
      </w:r>
      <w:r w:rsidR="002D7549" w:rsidRPr="00EE0B97">
        <w:rPr>
          <w:b w:val="0"/>
        </w:rPr>
        <w:t xml:space="preserve">we must consider </w:t>
      </w:r>
      <w:r w:rsidRPr="00EE0B97">
        <w:rPr>
          <w:b w:val="0"/>
        </w:rPr>
        <w:t xml:space="preserve">the spirit of the law more important than the </w:t>
      </w:r>
      <w:r w:rsidR="004769E7" w:rsidRPr="00EE0B97">
        <w:rPr>
          <w:b w:val="0"/>
        </w:rPr>
        <w:t xml:space="preserve">letter </w:t>
      </w:r>
      <w:r w:rsidR="00D4731B" w:rsidRPr="00EE0B97">
        <w:rPr>
          <w:b w:val="0"/>
        </w:rPr>
        <w:t>of the law.</w:t>
      </w:r>
      <w:r w:rsidRPr="00EE0B97">
        <w:rPr>
          <w:b w:val="0"/>
        </w:rPr>
        <w:br/>
        <w:t xml:space="preserve">When dealing with the world around us, </w:t>
      </w:r>
      <w:r w:rsidR="002D7549" w:rsidRPr="00EE0B97">
        <w:rPr>
          <w:b w:val="0"/>
        </w:rPr>
        <w:t xml:space="preserve">we must let </w:t>
      </w:r>
      <w:r w:rsidRPr="00EE0B97">
        <w:rPr>
          <w:b w:val="0"/>
        </w:rPr>
        <w:t xml:space="preserve">respect and understanding guide all </w:t>
      </w:r>
      <w:r w:rsidR="002D7549" w:rsidRPr="00EE0B97">
        <w:rPr>
          <w:b w:val="0"/>
        </w:rPr>
        <w:t xml:space="preserve">our </w:t>
      </w:r>
      <w:r w:rsidRPr="00EE0B97">
        <w:rPr>
          <w:b w:val="0"/>
        </w:rPr>
        <w:t>actions.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One consequence of the Law </w:t>
      </w:r>
      <w:r w:rsidR="00FF1C21" w:rsidRPr="00EE0B97">
        <w:rPr>
          <w:rFonts w:asciiTheme="minorHAnsi" w:hAnsiTheme="minorHAnsi"/>
        </w:rPr>
        <w:t>of</w:t>
      </w:r>
      <w:r w:rsidRPr="00EE0B97">
        <w:rPr>
          <w:rFonts w:asciiTheme="minorHAnsi" w:hAnsiTheme="minorHAnsi"/>
        </w:rPr>
        <w:t xml:space="preserve"> Reason is that it’s illegal to obey a law that is itself illegal or immoral.</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665477" w:rsidP="00165D13">
      <w:pPr>
        <w:widowControl w:val="0"/>
        <w:rPr>
          <w:rFonts w:asciiTheme="minorHAnsi" w:hAnsiTheme="minorHAnsi"/>
        </w:rPr>
      </w:pPr>
      <w:r w:rsidRPr="00EE0B97">
        <w:rPr>
          <w:rFonts w:asciiTheme="minorHAnsi" w:hAnsiTheme="minorHAnsi"/>
        </w:rPr>
        <w:t xml:space="preserve">Another consequence is that people are accountable for all their actions, even when </w:t>
      </w:r>
      <w:r w:rsidR="00973ACC" w:rsidRPr="00EE0B97">
        <w:rPr>
          <w:rFonts w:asciiTheme="minorHAnsi" w:hAnsiTheme="minorHAnsi"/>
        </w:rPr>
        <w:t xml:space="preserve">they temporally impair </w:t>
      </w:r>
      <w:r w:rsidR="00350D07" w:rsidRPr="00EE0B97">
        <w:rPr>
          <w:rFonts w:asciiTheme="minorHAnsi" w:hAnsiTheme="minorHAnsi"/>
        </w:rPr>
        <w:t xml:space="preserve">their </w:t>
      </w:r>
      <w:r w:rsidR="00973ACC" w:rsidRPr="00EE0B97">
        <w:rPr>
          <w:rFonts w:asciiTheme="minorHAnsi" w:hAnsiTheme="minorHAnsi"/>
        </w:rPr>
        <w:t xml:space="preserve">own </w:t>
      </w:r>
      <w:r w:rsidR="00350D07" w:rsidRPr="00EE0B97">
        <w:rPr>
          <w:rFonts w:asciiTheme="minorHAnsi" w:hAnsiTheme="minorHAnsi"/>
        </w:rPr>
        <w:t>judgment by their own actions</w:t>
      </w:r>
      <w:r w:rsidRPr="00EE0B97">
        <w:rPr>
          <w:rFonts w:asciiTheme="minorHAnsi" w:hAnsiTheme="minorHAnsi"/>
        </w:rPr>
        <w:t>.</w:t>
      </w:r>
      <w:r w:rsidR="00350D07" w:rsidRPr="00EE0B97">
        <w:rPr>
          <w:rFonts w:asciiTheme="minorHAnsi" w:hAnsiTheme="minorHAnsi"/>
        </w:rPr>
        <w:t xml:space="preserve"> Getting drunk and then driving falls into this category. Reframing from taking medication that keeps a person rational also falls in</w:t>
      </w:r>
      <w:r w:rsidR="00064E8D" w:rsidRPr="00EE0B97">
        <w:rPr>
          <w:rFonts w:asciiTheme="minorHAnsi" w:hAnsiTheme="minorHAnsi"/>
        </w:rPr>
        <w:t>to</w:t>
      </w:r>
      <w:r w:rsidR="00350D07" w:rsidRPr="00EE0B97">
        <w:rPr>
          <w:rFonts w:asciiTheme="minorHAnsi" w:hAnsiTheme="minorHAnsi"/>
        </w:rPr>
        <w:t xml:space="preserve"> this category.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an example, Johnny has one too many drinks and gets behind the wheel. Not surprisingly, he gets into an accident and kills someone. Some would argue that he wasn’t responsible because he was drunk at the time. </w:t>
      </w:r>
      <w:r w:rsidR="005B27A7" w:rsidRPr="00EE0B97">
        <w:rPr>
          <w:rFonts w:asciiTheme="minorHAnsi" w:hAnsiTheme="minorHAnsi"/>
        </w:rPr>
        <w:t>However,</w:t>
      </w:r>
      <w:r w:rsidRPr="00EE0B97">
        <w:rPr>
          <w:rFonts w:asciiTheme="minorHAnsi" w:hAnsiTheme="minorHAnsi"/>
        </w:rPr>
        <w:t xml:space="preserve"> he knew </w:t>
      </w:r>
      <w:r w:rsidR="00E21F30" w:rsidRPr="00EE0B97">
        <w:rPr>
          <w:rFonts w:asciiTheme="minorHAnsi" w:hAnsiTheme="minorHAnsi"/>
        </w:rPr>
        <w:t>of</w:t>
      </w:r>
      <w:r w:rsidRPr="00EE0B97">
        <w:rPr>
          <w:rFonts w:asciiTheme="minorHAnsi" w:hAnsiTheme="minorHAnsi"/>
        </w:rPr>
        <w:t xml:space="preserve"> the danger of drinking and driving but he chose to accept the risk.</w:t>
      </w:r>
    </w:p>
    <w:p w:rsidR="004904FD" w:rsidRPr="00EE0B97" w:rsidRDefault="004904FD">
      <w:pPr>
        <w:widowControl w:val="0"/>
        <w:rPr>
          <w:rFonts w:asciiTheme="minorHAnsi" w:hAnsiTheme="minorHAnsi"/>
        </w:rPr>
      </w:pPr>
    </w:p>
    <w:p w:rsidR="004904FD" w:rsidRPr="00EE0B97" w:rsidRDefault="00350D07">
      <w:pPr>
        <w:widowControl w:val="0"/>
        <w:rPr>
          <w:rFonts w:asciiTheme="minorHAnsi" w:hAnsiTheme="minorHAnsi"/>
        </w:rPr>
      </w:pPr>
      <w:r w:rsidRPr="00EE0B97">
        <w:rPr>
          <w:rFonts w:asciiTheme="minorHAnsi" w:hAnsiTheme="minorHAnsi"/>
        </w:rPr>
        <w:t>Y</w:t>
      </w:r>
      <w:r w:rsidR="00665477" w:rsidRPr="00EE0B97">
        <w:rPr>
          <w:rFonts w:asciiTheme="minorHAnsi" w:hAnsiTheme="minorHAnsi"/>
        </w:rPr>
        <w:t>ears ago, a woman spilled coffee on her lap while driving. She then sued McDonalds for making coffee that was too hot, and so caus</w:t>
      </w:r>
      <w:r w:rsidR="00A45D47" w:rsidRPr="00EE0B97">
        <w:rPr>
          <w:rFonts w:asciiTheme="minorHAnsi" w:hAnsiTheme="minorHAnsi"/>
        </w:rPr>
        <w:t>ing</w:t>
      </w:r>
      <w:r w:rsidR="00665477" w:rsidRPr="00EE0B97">
        <w:rPr>
          <w:rFonts w:asciiTheme="minorHAnsi" w:hAnsiTheme="minorHAnsi"/>
        </w:rPr>
        <w:t xml:space="preserve"> her to burn herself.</w:t>
      </w:r>
    </w:p>
    <w:p w:rsidR="004904FD" w:rsidRPr="00EE0B97" w:rsidRDefault="004904FD">
      <w:pPr>
        <w:widowControl w:val="0"/>
        <w:rPr>
          <w:rFonts w:asciiTheme="minorHAnsi" w:hAnsiTheme="minorHAnsi"/>
        </w:rPr>
      </w:pPr>
    </w:p>
    <w:p w:rsidR="0035653B" w:rsidRPr="00EE0B97" w:rsidRDefault="00665477">
      <w:pPr>
        <w:widowControl w:val="0"/>
        <w:rPr>
          <w:rFonts w:asciiTheme="minorHAnsi" w:hAnsiTheme="minorHAnsi"/>
        </w:rPr>
      </w:pPr>
      <w:r w:rsidRPr="00EE0B97">
        <w:rPr>
          <w:rFonts w:asciiTheme="minorHAnsi" w:hAnsiTheme="minorHAnsi"/>
        </w:rPr>
        <w:lastRenderedPageBreak/>
        <w:t xml:space="preserve">Coffee </w:t>
      </w:r>
      <w:r w:rsidR="00165D13" w:rsidRPr="00EE0B97">
        <w:rPr>
          <w:rFonts w:asciiTheme="minorHAnsi" w:hAnsiTheme="minorHAnsi"/>
        </w:rPr>
        <w:t>drinkers know that coffee tastes best hot. I’m sure most people have burned their fingers holding their coffee cups a</w:t>
      </w:r>
      <w:r w:rsidR="0035653B" w:rsidRPr="00EE0B97">
        <w:rPr>
          <w:rFonts w:asciiTheme="minorHAnsi" w:hAnsiTheme="minorHAnsi"/>
        </w:rPr>
        <w:t>n</w:t>
      </w:r>
      <w:r w:rsidR="00165D13" w:rsidRPr="00EE0B97">
        <w:rPr>
          <w:rFonts w:asciiTheme="minorHAnsi" w:hAnsiTheme="minorHAnsi"/>
        </w:rPr>
        <w:t>d burned their tongues while drinking.</w:t>
      </w:r>
    </w:p>
    <w:p w:rsidR="0035653B" w:rsidRPr="00EE0B97" w:rsidRDefault="0035653B">
      <w:pPr>
        <w:widowControl w:val="0"/>
        <w:rPr>
          <w:rFonts w:asciiTheme="minorHAnsi" w:hAnsiTheme="minorHAnsi"/>
        </w:rPr>
      </w:pPr>
    </w:p>
    <w:p w:rsidR="0035653B" w:rsidRPr="00EE0B97" w:rsidRDefault="00665477" w:rsidP="0035653B">
      <w:pPr>
        <w:widowControl w:val="0"/>
        <w:rPr>
          <w:rFonts w:asciiTheme="minorHAnsi" w:hAnsiTheme="minorHAnsi"/>
        </w:rPr>
      </w:pPr>
      <w:r w:rsidRPr="00EE0B97">
        <w:rPr>
          <w:rFonts w:asciiTheme="minorHAnsi" w:hAnsiTheme="minorHAnsi"/>
        </w:rPr>
        <w:t xml:space="preserve">Despite common sense, </w:t>
      </w:r>
      <w:r w:rsidR="0035653B" w:rsidRPr="00EE0B97">
        <w:rPr>
          <w:rFonts w:asciiTheme="minorHAnsi" w:hAnsiTheme="minorHAnsi"/>
        </w:rPr>
        <w:t>McDonalds settled out of court with her. They gave her millions because they were convinced they would lose in court.</w:t>
      </w:r>
      <w:r w:rsidR="00490BF4" w:rsidRPr="00EE0B97">
        <w:rPr>
          <w:rFonts w:asciiTheme="minorHAnsi" w:hAnsiTheme="minorHAnsi"/>
        </w:rPr>
        <w:t xml:space="preserve"> Years late</w:t>
      </w:r>
      <w:r w:rsidR="00D9765F" w:rsidRPr="00EE0B97">
        <w:rPr>
          <w:rFonts w:asciiTheme="minorHAnsi" w:hAnsiTheme="minorHAnsi"/>
        </w:rPr>
        <w:t>r,</w:t>
      </w:r>
      <w:r w:rsidR="00490BF4" w:rsidRPr="00EE0B97">
        <w:rPr>
          <w:rFonts w:asciiTheme="minorHAnsi" w:hAnsiTheme="minorHAnsi"/>
        </w:rPr>
        <w:t xml:space="preserve"> a similar case appeared in Europe. The judge threw out the case. I believe the judge’s words were, “Newsflash, coffee is hot.”</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the 1980s, a massive oil spill </w:t>
      </w:r>
      <w:r w:rsidR="00E534B5" w:rsidRPr="00EE0B97">
        <w:rPr>
          <w:rFonts w:asciiTheme="minorHAnsi" w:hAnsiTheme="minorHAnsi"/>
        </w:rPr>
        <w:t>occurred</w:t>
      </w:r>
      <w:r w:rsidRPr="00EE0B97">
        <w:rPr>
          <w:rFonts w:asciiTheme="minorHAnsi" w:hAnsiTheme="minorHAnsi"/>
        </w:rPr>
        <w:t xml:space="preserve">. This spill was killing the wildlife. </w:t>
      </w:r>
      <w:r w:rsidR="00973ACC" w:rsidRPr="00EE0B97">
        <w:rPr>
          <w:rFonts w:asciiTheme="minorHAnsi" w:hAnsiTheme="minorHAnsi"/>
        </w:rPr>
        <w:t>Unfortunately,</w:t>
      </w:r>
      <w:r w:rsidRPr="00EE0B97">
        <w:rPr>
          <w:rFonts w:asciiTheme="minorHAnsi" w:hAnsiTheme="minorHAnsi"/>
        </w:rPr>
        <w:t xml:space="preserve"> people </w:t>
      </w:r>
      <w:r w:rsidR="00973ACC" w:rsidRPr="00EE0B97">
        <w:rPr>
          <w:rFonts w:asciiTheme="minorHAnsi" w:hAnsiTheme="minorHAnsi"/>
        </w:rPr>
        <w:t>couldn’t</w:t>
      </w:r>
      <w:r w:rsidRPr="00EE0B97">
        <w:rPr>
          <w:rFonts w:asciiTheme="minorHAnsi" w:hAnsiTheme="minorHAnsi"/>
        </w:rPr>
        <w:t xml:space="preserve"> help the animals. </w:t>
      </w:r>
      <w:r w:rsidR="00E534B5" w:rsidRPr="00EE0B97">
        <w:rPr>
          <w:rFonts w:asciiTheme="minorHAnsi" w:hAnsiTheme="minorHAnsi"/>
        </w:rPr>
        <w:t>What was t</w:t>
      </w:r>
      <w:r w:rsidRPr="00EE0B97">
        <w:rPr>
          <w:rFonts w:asciiTheme="minorHAnsi" w:hAnsiTheme="minorHAnsi"/>
        </w:rPr>
        <w:t>he reason? A law existed</w:t>
      </w:r>
      <w:r w:rsidR="00E534B5" w:rsidRPr="00EE0B97">
        <w:rPr>
          <w:rFonts w:asciiTheme="minorHAnsi" w:hAnsiTheme="minorHAnsi"/>
        </w:rPr>
        <w:t xml:space="preserve"> </w:t>
      </w:r>
      <w:r w:rsidRPr="00EE0B97">
        <w:rPr>
          <w:rFonts w:asciiTheme="minorHAnsi" w:hAnsiTheme="minorHAnsi"/>
        </w:rPr>
        <w:t xml:space="preserve">that forbade people from touching the animals. The irony was that the </w:t>
      </w:r>
      <w:r w:rsidR="00973ACC" w:rsidRPr="00EE0B97">
        <w:rPr>
          <w:rFonts w:asciiTheme="minorHAnsi" w:hAnsiTheme="minorHAnsi"/>
        </w:rPr>
        <w:t xml:space="preserve">intent of </w:t>
      </w:r>
      <w:r w:rsidR="00CA1EDB" w:rsidRPr="00EE0B97">
        <w:rPr>
          <w:rFonts w:asciiTheme="minorHAnsi" w:hAnsiTheme="minorHAnsi"/>
        </w:rPr>
        <w:t xml:space="preserve">the </w:t>
      </w:r>
      <w:r w:rsidRPr="00EE0B97">
        <w:rPr>
          <w:rFonts w:asciiTheme="minorHAnsi" w:hAnsiTheme="minorHAnsi"/>
        </w:rPr>
        <w:t>law was to protect the creatures.</w:t>
      </w:r>
    </w:p>
    <w:p w:rsidR="004904FD" w:rsidRPr="00EE0B97" w:rsidRDefault="004904FD">
      <w:pPr>
        <w:rPr>
          <w:rFonts w:asciiTheme="minorHAnsi" w:hAnsiTheme="minorHAnsi"/>
        </w:rPr>
      </w:pPr>
    </w:p>
    <w:p w:rsidR="004904FD" w:rsidRPr="00EE0B97" w:rsidRDefault="00665477" w:rsidP="00D9765F">
      <w:pPr>
        <w:rPr>
          <w:rFonts w:asciiTheme="minorHAnsi" w:hAnsiTheme="minorHAnsi"/>
        </w:rPr>
      </w:pPr>
      <w:r w:rsidRPr="00EE0B97">
        <w:rPr>
          <w:rFonts w:asciiTheme="minorHAnsi" w:hAnsiTheme="minorHAnsi"/>
        </w:rPr>
        <w:t xml:space="preserve">The </w:t>
      </w:r>
      <w:r w:rsidR="00E534B5" w:rsidRPr="00EE0B97">
        <w:rPr>
          <w:rFonts w:asciiTheme="minorHAnsi" w:hAnsiTheme="minorHAnsi"/>
        </w:rPr>
        <w:t xml:space="preserve">above </w:t>
      </w:r>
      <w:r w:rsidRPr="00EE0B97">
        <w:rPr>
          <w:rFonts w:asciiTheme="minorHAnsi" w:hAnsiTheme="minorHAnsi"/>
        </w:rPr>
        <w:t xml:space="preserve">three Laws </w:t>
      </w:r>
      <w:r w:rsidR="00FF1C21" w:rsidRPr="00EE0B97">
        <w:rPr>
          <w:rFonts w:asciiTheme="minorHAnsi" w:hAnsiTheme="minorHAnsi"/>
        </w:rPr>
        <w:t>of</w:t>
      </w:r>
      <w:r w:rsidRPr="00EE0B97">
        <w:rPr>
          <w:rFonts w:asciiTheme="minorHAnsi" w:hAnsiTheme="minorHAnsi"/>
        </w:rPr>
        <w:t xml:space="preserve"> Government were created to deal with such tragedies. </w:t>
      </w:r>
      <w:r w:rsidR="005B27A7" w:rsidRPr="00EE0B97">
        <w:rPr>
          <w:rFonts w:asciiTheme="minorHAnsi" w:hAnsiTheme="minorHAnsi"/>
        </w:rPr>
        <w:t>However,</w:t>
      </w:r>
      <w:r w:rsidRPr="00EE0B97">
        <w:rPr>
          <w:rFonts w:asciiTheme="minorHAnsi" w:hAnsiTheme="minorHAnsi"/>
        </w:rPr>
        <w:t xml:space="preserve"> these or any other laws are useless without personal responsibility and the ability to think for oneself</w:t>
      </w:r>
      <w:r w:rsidR="00E534B5" w:rsidRPr="00EE0B97">
        <w:rPr>
          <w:rFonts w:asciiTheme="minorHAnsi" w:hAnsiTheme="minorHAnsi"/>
        </w:rPr>
        <w:t>, as well as the courage to stand up for ones convictions</w:t>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48" w:name="_Toc146731459"/>
      <w:bookmarkStart w:id="49" w:name="_Toc146732784"/>
      <w:bookmarkStart w:id="50" w:name="_Toc383697512"/>
      <w:r w:rsidRPr="00EE0B97">
        <w:rPr>
          <w:rFonts w:asciiTheme="minorHAnsi" w:hAnsiTheme="minorHAnsi"/>
          <w:bCs w:val="0"/>
          <w:szCs w:val="24"/>
        </w:rPr>
        <w:t>Noteworthy Laws</w:t>
      </w:r>
      <w:bookmarkEnd w:id="48"/>
      <w:bookmarkEnd w:id="49"/>
      <w:bookmarkEnd w:id="50"/>
    </w:p>
    <w:p w:rsidR="004904FD" w:rsidRPr="00EE0B97" w:rsidRDefault="00665477">
      <w:pPr>
        <w:pStyle w:val="Quote1"/>
        <w:rPr>
          <w:rFonts w:asciiTheme="minorHAnsi" w:hAnsiTheme="minorHAnsi"/>
          <w:szCs w:val="24"/>
        </w:rPr>
      </w:pPr>
      <w:r w:rsidRPr="00EE0B97">
        <w:rPr>
          <w:rFonts w:asciiTheme="minorHAnsi" w:hAnsiTheme="minorHAnsi"/>
          <w:szCs w:val="24"/>
        </w:rPr>
        <w:t>It is hard to imagine a more stupid</w:t>
      </w:r>
      <w:r w:rsidRPr="00EE0B97">
        <w:rPr>
          <w:rFonts w:asciiTheme="minorHAnsi" w:hAnsiTheme="minorHAnsi"/>
          <w:szCs w:val="24"/>
        </w:rPr>
        <w:br/>
        <w:t>or more dangerous way of making decisions</w:t>
      </w:r>
      <w:r w:rsidRPr="00EE0B97">
        <w:rPr>
          <w:rFonts w:asciiTheme="minorHAnsi" w:hAnsiTheme="minorHAnsi"/>
          <w:szCs w:val="24"/>
        </w:rPr>
        <w:br/>
        <w:t>than by putting those decisions in the hands</w:t>
      </w:r>
      <w:r w:rsidRPr="00EE0B97">
        <w:rPr>
          <w:rFonts w:asciiTheme="minorHAnsi" w:hAnsiTheme="minorHAnsi"/>
          <w:szCs w:val="24"/>
        </w:rPr>
        <w:br/>
        <w:t>of people who pay no price for being wrong.</w:t>
      </w:r>
      <w:r w:rsidRPr="00EE0B97">
        <w:rPr>
          <w:rFonts w:asciiTheme="minorHAnsi" w:hAnsiTheme="minorHAnsi"/>
          <w:szCs w:val="24"/>
        </w:rPr>
        <w:br/>
        <w:t>-- Thomas Sowell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Any fool can make a rule</w:t>
      </w:r>
      <w:r w:rsidRPr="00EE0B97">
        <w:rPr>
          <w:rFonts w:asciiTheme="minorHAnsi" w:hAnsiTheme="minorHAnsi"/>
          <w:szCs w:val="24"/>
        </w:rPr>
        <w:br/>
        <w:t>and every fool will mind it.</w:t>
      </w:r>
      <w:r w:rsidRPr="00EE0B97">
        <w:rPr>
          <w:rFonts w:asciiTheme="minorHAnsi" w:hAnsiTheme="minorHAnsi"/>
          <w:szCs w:val="24"/>
        </w:rPr>
        <w:br/>
        <w:t>-- Henry D. Thoreau</w:t>
      </w:r>
      <w:r w:rsidRPr="00EE0B97">
        <w:rPr>
          <w:rStyle w:val="FootnoteReference"/>
          <w:rFonts w:asciiTheme="minorHAnsi" w:hAnsiTheme="minorHAnsi"/>
          <w:szCs w:val="24"/>
        </w:rPr>
        <w:footnoteReference w:id="12"/>
      </w:r>
      <w:r w:rsidRPr="00EE0B97">
        <w:rPr>
          <w:rFonts w:asciiTheme="minorHAnsi" w:hAnsiTheme="minorHAnsi"/>
          <w:szCs w:val="24"/>
        </w:rPr>
        <w:t xml:space="preserve"> --</w:t>
      </w:r>
    </w:p>
    <w:p w:rsidR="004904FD" w:rsidRPr="00EE0B97" w:rsidRDefault="004904FD">
      <w:pPr>
        <w:pStyle w:val="Header"/>
        <w:widowControl w:val="0"/>
        <w:tabs>
          <w:tab w:val="clear" w:pos="4320"/>
          <w:tab w:val="clear" w:pos="8640"/>
        </w:tabs>
        <w:rPr>
          <w:rFonts w:asciiTheme="minorHAnsi" w:hAnsiTheme="minorHAnsi"/>
        </w:rPr>
      </w:pPr>
      <w:bookmarkStart w:id="51" w:name="_Toc146732785"/>
    </w:p>
    <w:p w:rsidR="004904FD" w:rsidRPr="00EE0B97" w:rsidRDefault="00665477">
      <w:pPr>
        <w:pStyle w:val="Header"/>
        <w:widowControl w:val="0"/>
        <w:tabs>
          <w:tab w:val="clear" w:pos="4320"/>
          <w:tab w:val="clear" w:pos="8640"/>
        </w:tabs>
        <w:rPr>
          <w:rFonts w:asciiTheme="minorHAnsi" w:hAnsiTheme="minorHAnsi"/>
        </w:rPr>
      </w:pPr>
      <w:r w:rsidRPr="00EE0B97">
        <w:rPr>
          <w:rFonts w:asciiTheme="minorHAnsi" w:hAnsiTheme="minorHAnsi"/>
        </w:rPr>
        <w:t>Here are some noteworthy laws…</w:t>
      </w:r>
    </w:p>
    <w:p w:rsidR="004904FD" w:rsidRPr="00EE0B97" w:rsidRDefault="00665477">
      <w:pPr>
        <w:pStyle w:val="H4"/>
        <w:rPr>
          <w:rFonts w:asciiTheme="minorHAnsi" w:hAnsiTheme="minorHAnsi"/>
        </w:rPr>
      </w:pPr>
      <w:r w:rsidRPr="00EE0B97">
        <w:rPr>
          <w:rFonts w:asciiTheme="minorHAnsi" w:hAnsiTheme="minorHAnsi"/>
        </w:rPr>
        <w:t>Sex Laws</w:t>
      </w:r>
      <w:bookmarkEnd w:id="51"/>
    </w:p>
    <w:p w:rsidR="004904FD" w:rsidRPr="00EE0B97" w:rsidRDefault="00665477" w:rsidP="00CA0004">
      <w:pPr>
        <w:pStyle w:val="Laws"/>
      </w:pPr>
      <w:r w:rsidRPr="00EE0B97">
        <w:rPr>
          <w:b/>
        </w:rPr>
        <w:t>Law L001:</w:t>
      </w:r>
      <w:r w:rsidR="009E766A" w:rsidRPr="00EE0B97">
        <w:rPr>
          <w:b/>
        </w:rPr>
        <w:tab/>
      </w:r>
      <w:r w:rsidRPr="00EE0B97">
        <w:t>All porn sites must be marked with the html tag &lt;PORN /&gt;.</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This law acknowledges the basic freedom of the </w:t>
      </w:r>
      <w:r w:rsidR="00E534B5" w:rsidRPr="00EE0B97">
        <w:rPr>
          <w:rFonts w:asciiTheme="minorHAnsi" w:hAnsiTheme="minorHAnsi"/>
        </w:rPr>
        <w:t>Internet</w:t>
      </w:r>
      <w:r w:rsidRPr="00EE0B97">
        <w:rPr>
          <w:rFonts w:asciiTheme="minorHAnsi" w:hAnsiTheme="minorHAnsi"/>
        </w:rPr>
        <w:t xml:space="preserve"> and at the same time makes it easy for web browsers to block undesirable sites. At </w:t>
      </w:r>
      <w:r w:rsidR="005B27A7" w:rsidRPr="00EE0B97">
        <w:rPr>
          <w:rFonts w:asciiTheme="minorHAnsi" w:hAnsiTheme="minorHAnsi"/>
        </w:rPr>
        <w:t>present,</w:t>
      </w:r>
      <w:r w:rsidRPr="00EE0B97">
        <w:rPr>
          <w:rFonts w:asciiTheme="minorHAnsi" w:hAnsiTheme="minorHAnsi"/>
        </w:rPr>
        <w:t xml:space="preserve"> </w:t>
      </w:r>
      <w:r w:rsidRPr="00EE0B97">
        <w:rPr>
          <w:rFonts w:asciiTheme="minorHAnsi" w:hAnsiTheme="minorHAnsi"/>
        </w:rPr>
        <w:lastRenderedPageBreak/>
        <w:t>it</w:t>
      </w:r>
      <w:r w:rsidR="00E534B5" w:rsidRPr="00EE0B97">
        <w:rPr>
          <w:rFonts w:asciiTheme="minorHAnsi" w:hAnsiTheme="minorHAnsi"/>
        </w:rPr>
        <w:t>’</w:t>
      </w:r>
      <w:r w:rsidRPr="00EE0B97">
        <w:rPr>
          <w:rFonts w:asciiTheme="minorHAnsi" w:hAnsiTheme="minorHAnsi"/>
        </w:rPr>
        <w:t xml:space="preserve">s difficult to know a porn site from sites that deal with medical issues. Only a human can make that distinction and the best person to do that is the creator of the site. Best of all, one’s freedom is </w:t>
      </w:r>
      <w:r w:rsidR="00E534B5" w:rsidRPr="00EE0B97">
        <w:rPr>
          <w:rFonts w:asciiTheme="minorHAnsi" w:hAnsiTheme="minorHAnsi"/>
        </w:rPr>
        <w:t>intact</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What </w:t>
      </w:r>
      <w:r w:rsidR="00064E8D" w:rsidRPr="00EE0B97">
        <w:rPr>
          <w:rFonts w:asciiTheme="minorHAnsi" w:hAnsiTheme="minorHAnsi"/>
        </w:rPr>
        <w:t xml:space="preserve">happens </w:t>
      </w:r>
      <w:r w:rsidRPr="00EE0B97">
        <w:rPr>
          <w:rFonts w:asciiTheme="minorHAnsi" w:hAnsiTheme="minorHAnsi"/>
        </w:rPr>
        <w:t xml:space="preserve">if a web site isn’t a porn site but links to a porn site? In this </w:t>
      </w:r>
      <w:r w:rsidR="005B27A7" w:rsidRPr="00EE0B97">
        <w:rPr>
          <w:rFonts w:asciiTheme="minorHAnsi" w:hAnsiTheme="minorHAnsi"/>
        </w:rPr>
        <w:t>case,</w:t>
      </w:r>
      <w:r w:rsidRPr="00EE0B97">
        <w:rPr>
          <w:rFonts w:asciiTheme="minorHAnsi" w:hAnsiTheme="minorHAnsi"/>
        </w:rPr>
        <w:t xml:space="preserve"> the web browser </w:t>
      </w:r>
      <w:r w:rsidR="00CA1EDB" w:rsidRPr="00EE0B97">
        <w:rPr>
          <w:rFonts w:asciiTheme="minorHAnsi" w:hAnsiTheme="minorHAnsi"/>
        </w:rPr>
        <w:t xml:space="preserve">just hides </w:t>
      </w:r>
      <w:r w:rsidRPr="00EE0B97">
        <w:rPr>
          <w:rFonts w:asciiTheme="minorHAnsi" w:hAnsiTheme="minorHAnsi"/>
        </w:rPr>
        <w:t>the hyperlink.</w:t>
      </w:r>
    </w:p>
    <w:p w:rsidR="0083271E" w:rsidRPr="00EE0B97" w:rsidRDefault="0083271E">
      <w:pPr>
        <w:rPr>
          <w:rFonts w:asciiTheme="minorHAnsi" w:hAnsiTheme="minorHAnsi"/>
        </w:rPr>
      </w:pPr>
    </w:p>
    <w:p w:rsidR="0083271E" w:rsidRPr="00EE0B97" w:rsidRDefault="0083271E">
      <w:pPr>
        <w:rPr>
          <w:rFonts w:asciiTheme="minorHAnsi" w:hAnsiTheme="minorHAnsi"/>
        </w:rPr>
      </w:pPr>
      <w:r w:rsidRPr="00EE0B97">
        <w:rPr>
          <w:rFonts w:asciiTheme="minorHAnsi" w:hAnsiTheme="minorHAnsi"/>
        </w:rPr>
        <w:t>As time goes on and computers become smarter, this will become a non-issue. Computers will become smart enough to figure such things out.</w:t>
      </w:r>
    </w:p>
    <w:p w:rsidR="004904FD" w:rsidRPr="00EE0B97" w:rsidRDefault="00665477">
      <w:pPr>
        <w:pStyle w:val="H4"/>
        <w:rPr>
          <w:rFonts w:asciiTheme="minorHAnsi" w:hAnsiTheme="minorHAnsi"/>
        </w:rPr>
      </w:pPr>
      <w:bookmarkStart w:id="52" w:name="_Toc146732786"/>
      <w:r w:rsidRPr="00EE0B97">
        <w:rPr>
          <w:rFonts w:asciiTheme="minorHAnsi" w:hAnsiTheme="minorHAnsi"/>
        </w:rPr>
        <w:t>Hate Laws</w:t>
      </w:r>
      <w:bookmarkEnd w:id="52"/>
    </w:p>
    <w:p w:rsidR="004904FD" w:rsidRPr="00EE0B97" w:rsidRDefault="00665477" w:rsidP="00CA0004">
      <w:pPr>
        <w:pStyle w:val="Laws"/>
      </w:pPr>
      <w:r w:rsidRPr="00EE0B97">
        <w:rPr>
          <w:b/>
        </w:rPr>
        <w:t>Law L002:</w:t>
      </w:r>
      <w:r w:rsidR="009E766A" w:rsidRPr="00EE0B97">
        <w:rPr>
          <w:b/>
        </w:rPr>
        <w:tab/>
      </w:r>
      <w:r w:rsidRPr="00EE0B97">
        <w:t>A person has the right to publish hate literature, provided it is marked as such and provided it is only for the benefit of private approving audiences.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L003:</w:t>
      </w:r>
      <w:r w:rsidR="009E766A" w:rsidRPr="00EE0B97">
        <w:rPr>
          <w:b/>
        </w:rPr>
        <w:tab/>
      </w:r>
      <w:r w:rsidRPr="00EE0B97">
        <w:t>It is illegal to express any hateful views of a person, in front of that person, without the expressed approval of that person</w:t>
      </w:r>
      <w:r w:rsidR="00D9765F" w:rsidRPr="00EE0B97">
        <w:t>.</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People have the right to express themselves, but at the same time, they do not have the right to hurt others.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L004:</w:t>
      </w:r>
      <w:r w:rsidR="009E766A" w:rsidRPr="00EE0B97">
        <w:rPr>
          <w:b/>
        </w:rPr>
        <w:tab/>
      </w:r>
      <w:r w:rsidRPr="00EE0B97">
        <w:t>All hate literature on the Internet must be marked with the html tag &lt;HATE /&gt;.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Hate exists and </w:t>
      </w:r>
      <w:r w:rsidR="00D9765F" w:rsidRPr="00EE0B97">
        <w:rPr>
          <w:rFonts w:asciiTheme="minorHAnsi" w:hAnsiTheme="minorHAnsi"/>
        </w:rPr>
        <w:t xml:space="preserve">possibly </w:t>
      </w:r>
      <w:r w:rsidRPr="00EE0B97">
        <w:rPr>
          <w:rFonts w:asciiTheme="minorHAnsi" w:hAnsiTheme="minorHAnsi"/>
        </w:rPr>
        <w:t>always will. You can’t make it go away by Laws and regulations. The only defense against hate is education and dialog. While we’re on the subject of hate, here’s something to think about</w:t>
      </w:r>
      <w:r w:rsidR="005B27A7" w:rsidRPr="00EE0B97">
        <w:rPr>
          <w:rFonts w:asciiTheme="minorHAnsi" w:hAnsiTheme="minorHAnsi"/>
        </w:rPr>
        <w:t>;</w:t>
      </w:r>
      <w:r w:rsidRPr="00EE0B97">
        <w:rPr>
          <w:rFonts w:asciiTheme="minorHAnsi" w:hAnsiTheme="minorHAnsi"/>
        </w:rPr>
        <w:t xml:space="preserve"> “</w:t>
      </w:r>
      <w:r w:rsidRPr="00EE0B97">
        <w:rPr>
          <w:rFonts w:asciiTheme="minorHAnsi" w:hAnsiTheme="minorHAnsi"/>
          <w:i/>
        </w:rPr>
        <w:t>Hatred, which could destroy so much, never failed to destroy the man who hated, and this was an immutable law</w:t>
      </w:r>
      <w:r w:rsidRPr="00EE0B97">
        <w:rPr>
          <w:rFonts w:asciiTheme="minorHAnsi" w:hAnsiTheme="minorHAnsi"/>
        </w:rPr>
        <w:t>.”</w:t>
      </w:r>
      <w:r w:rsidRPr="00EE0B97">
        <w:rPr>
          <w:rStyle w:val="FootnoteReference"/>
          <w:rFonts w:asciiTheme="minorHAnsi" w:hAnsiTheme="minorHAnsi"/>
        </w:rPr>
        <w:footnoteReference w:id="13"/>
      </w:r>
    </w:p>
    <w:p w:rsidR="004904FD" w:rsidRPr="00EE0B97" w:rsidRDefault="00665477">
      <w:pPr>
        <w:pStyle w:val="H3"/>
        <w:rPr>
          <w:rFonts w:asciiTheme="minorHAnsi" w:hAnsiTheme="minorHAnsi"/>
          <w:bCs w:val="0"/>
          <w:szCs w:val="24"/>
        </w:rPr>
      </w:pPr>
      <w:bookmarkStart w:id="53" w:name="_Toc146731460"/>
      <w:bookmarkStart w:id="54" w:name="_Toc146732788"/>
      <w:bookmarkStart w:id="55" w:name="_Toc383697513"/>
      <w:r w:rsidRPr="00EE0B97">
        <w:rPr>
          <w:rFonts w:asciiTheme="minorHAnsi" w:hAnsiTheme="minorHAnsi"/>
          <w:bCs w:val="0"/>
          <w:szCs w:val="24"/>
        </w:rPr>
        <w:lastRenderedPageBreak/>
        <w:t>Police</w:t>
      </w:r>
      <w:bookmarkEnd w:id="53"/>
      <w:bookmarkEnd w:id="54"/>
      <w:r w:rsidR="00494D5C" w:rsidRPr="00EE0B97">
        <w:rPr>
          <w:rFonts w:asciiTheme="minorHAnsi" w:hAnsiTheme="minorHAnsi"/>
          <w:bCs w:val="0"/>
          <w:szCs w:val="24"/>
        </w:rPr>
        <w:t>=</w:t>
      </w:r>
      <w:bookmarkEnd w:id="55"/>
    </w:p>
    <w:p w:rsidR="004904FD" w:rsidRPr="00EE0B97" w:rsidRDefault="00665477">
      <w:pPr>
        <w:pStyle w:val="Quote1"/>
        <w:rPr>
          <w:rFonts w:asciiTheme="minorHAnsi" w:hAnsiTheme="minorHAnsi"/>
          <w:szCs w:val="24"/>
        </w:rPr>
      </w:pPr>
      <w:r w:rsidRPr="00EE0B97">
        <w:rPr>
          <w:rFonts w:asciiTheme="minorHAnsi" w:hAnsiTheme="minorHAnsi"/>
          <w:szCs w:val="24"/>
        </w:rPr>
        <w:t>When the people fear their government,</w:t>
      </w:r>
      <w:r w:rsidRPr="00EE0B97">
        <w:rPr>
          <w:rFonts w:asciiTheme="minorHAnsi" w:hAnsiTheme="minorHAnsi"/>
          <w:szCs w:val="24"/>
        </w:rPr>
        <w:br/>
        <w:t>there is tyranny; when the government</w:t>
      </w:r>
      <w:r w:rsidRPr="00EE0B97">
        <w:rPr>
          <w:rFonts w:asciiTheme="minorHAnsi" w:hAnsiTheme="minorHAnsi"/>
          <w:szCs w:val="24"/>
        </w:rPr>
        <w:br/>
        <w:t>fears the people, there is liberty.</w:t>
      </w:r>
      <w:r w:rsidRPr="00EE0B97">
        <w:rPr>
          <w:rFonts w:asciiTheme="minorHAnsi" w:hAnsiTheme="minorHAnsi"/>
          <w:szCs w:val="24"/>
        </w:rPr>
        <w:br/>
        <w:t>-- Thomas Jefferson --</w:t>
      </w:r>
    </w:p>
    <w:p w:rsidR="004904FD" w:rsidRPr="00EE0B97" w:rsidRDefault="004904FD">
      <w:pPr>
        <w:pStyle w:val="Quote1"/>
        <w:rPr>
          <w:rFonts w:asciiTheme="minorHAnsi" w:hAnsiTheme="minorHAnsi"/>
          <w:szCs w:val="24"/>
        </w:rPr>
      </w:pPr>
    </w:p>
    <w:p w:rsidR="004904FD" w:rsidRPr="00EE0B97" w:rsidRDefault="00A06940">
      <w:pPr>
        <w:pStyle w:val="Quote1"/>
        <w:rPr>
          <w:rFonts w:asciiTheme="minorHAnsi" w:hAnsiTheme="minorHAnsi"/>
          <w:szCs w:val="24"/>
        </w:rPr>
      </w:pPr>
      <w:r w:rsidRPr="00EE0B97">
        <w:rPr>
          <w:rFonts w:asciiTheme="minorHAnsi" w:hAnsiTheme="minorHAnsi"/>
          <w:szCs w:val="24"/>
        </w:rPr>
        <w:t>Da</w:t>
      </w:r>
      <w:r w:rsidR="00665477" w:rsidRPr="00EE0B97">
        <w:rPr>
          <w:rFonts w:asciiTheme="minorHAnsi" w:hAnsiTheme="minorHAnsi"/>
          <w:szCs w:val="24"/>
        </w:rPr>
        <w:t xml:space="preserve"> police are not here to create disorder.</w:t>
      </w:r>
      <w:r w:rsidR="00665477" w:rsidRPr="00EE0B97">
        <w:rPr>
          <w:rFonts w:asciiTheme="minorHAnsi" w:hAnsiTheme="minorHAnsi"/>
          <w:szCs w:val="24"/>
        </w:rPr>
        <w:br/>
        <w:t>The police are here to preserve disorder.</w:t>
      </w:r>
      <w:r w:rsidR="00665477" w:rsidRPr="00EE0B97">
        <w:rPr>
          <w:rFonts w:asciiTheme="minorHAnsi" w:hAnsiTheme="minorHAnsi"/>
          <w:szCs w:val="24"/>
        </w:rPr>
        <w:br/>
        <w:t>-- Mayor Richard Daley</w:t>
      </w:r>
      <w:r w:rsidRPr="00EE0B97">
        <w:rPr>
          <w:rStyle w:val="FootnoteReference"/>
          <w:rFonts w:asciiTheme="minorHAnsi" w:hAnsiTheme="minorHAnsi"/>
          <w:szCs w:val="24"/>
        </w:rPr>
        <w:footnoteReference w:id="14"/>
      </w:r>
      <w:r w:rsidR="00665477"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Lisa: Who will police the police?</w:t>
      </w:r>
      <w:r w:rsidRPr="00EE0B97">
        <w:rPr>
          <w:rFonts w:asciiTheme="minorHAnsi" w:hAnsiTheme="minorHAnsi"/>
          <w:szCs w:val="24"/>
        </w:rPr>
        <w:br/>
        <w:t>Homer: I dunna know. Coast Guard?</w:t>
      </w:r>
      <w:r w:rsidRPr="00EE0B97">
        <w:rPr>
          <w:rFonts w:asciiTheme="minorHAnsi" w:hAnsiTheme="minorHAnsi"/>
          <w:szCs w:val="24"/>
        </w:rPr>
        <w:br/>
        <w:t>-- The Simpsons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Wherever large group</w:t>
      </w:r>
      <w:r w:rsidR="006A4E24" w:rsidRPr="00EE0B97">
        <w:rPr>
          <w:rFonts w:asciiTheme="minorHAnsi" w:hAnsiTheme="minorHAnsi"/>
        </w:rPr>
        <w:t>s</w:t>
      </w:r>
      <w:r w:rsidRPr="00EE0B97">
        <w:rPr>
          <w:rFonts w:asciiTheme="minorHAnsi" w:hAnsiTheme="minorHAnsi"/>
        </w:rPr>
        <w:t xml:space="preserve"> of people gather, </w:t>
      </w:r>
      <w:r w:rsidR="00E67879" w:rsidRPr="00EE0B97">
        <w:rPr>
          <w:rFonts w:asciiTheme="minorHAnsi" w:hAnsiTheme="minorHAnsi"/>
        </w:rPr>
        <w:t>there’s</w:t>
      </w:r>
      <w:r w:rsidRPr="00EE0B97">
        <w:rPr>
          <w:rFonts w:asciiTheme="minorHAnsi" w:hAnsiTheme="minorHAnsi"/>
        </w:rPr>
        <w:t xml:space="preserve"> </w:t>
      </w:r>
      <w:r w:rsidR="00E67879" w:rsidRPr="00EE0B97">
        <w:rPr>
          <w:rFonts w:asciiTheme="minorHAnsi" w:hAnsiTheme="minorHAnsi"/>
        </w:rPr>
        <w:t>a</w:t>
      </w:r>
      <w:r w:rsidRPr="00EE0B97">
        <w:rPr>
          <w:rFonts w:asciiTheme="minorHAnsi" w:hAnsiTheme="minorHAnsi"/>
        </w:rPr>
        <w:t xml:space="preserve"> need for law and order.</w:t>
      </w:r>
      <w:r w:rsidR="006A4E24" w:rsidRPr="00EE0B97">
        <w:rPr>
          <w:rFonts w:asciiTheme="minorHAnsi" w:hAnsiTheme="minorHAnsi"/>
        </w:rPr>
        <w:t xml:space="preserve"> </w:t>
      </w:r>
      <w:r w:rsidR="00CA1EDB" w:rsidRPr="00EE0B97">
        <w:rPr>
          <w:rFonts w:asciiTheme="minorHAnsi" w:hAnsiTheme="minorHAnsi"/>
        </w:rPr>
        <w:t>Governments created t</w:t>
      </w:r>
      <w:r w:rsidR="008200F6" w:rsidRPr="00EE0B97">
        <w:rPr>
          <w:rFonts w:asciiTheme="minorHAnsi" w:hAnsiTheme="minorHAnsi"/>
        </w:rPr>
        <w:t>h</w:t>
      </w:r>
      <w:r w:rsidR="006A4E24" w:rsidRPr="00EE0B97">
        <w:rPr>
          <w:rFonts w:asciiTheme="minorHAnsi" w:hAnsiTheme="minorHAnsi"/>
        </w:rPr>
        <w:t xml:space="preserve">e </w:t>
      </w:r>
      <w:r w:rsidRPr="00EE0B97">
        <w:rPr>
          <w:rFonts w:asciiTheme="minorHAnsi" w:hAnsiTheme="minorHAnsi"/>
        </w:rPr>
        <w:t>police</w:t>
      </w:r>
      <w:r w:rsidR="006A4E24" w:rsidRPr="00EE0B97">
        <w:rPr>
          <w:rFonts w:asciiTheme="minorHAnsi" w:hAnsiTheme="minorHAnsi"/>
        </w:rPr>
        <w:t xml:space="preserve"> to fulfill this need</w:t>
      </w:r>
      <w:r w:rsidRPr="00EE0B97">
        <w:rPr>
          <w:rFonts w:asciiTheme="minorHAnsi" w:hAnsiTheme="minorHAnsi"/>
        </w:rPr>
        <w:t xml:space="preserve">. Their official duty is to serve and protect, but they have a second unspoken duty. This duty is to control the public and </w:t>
      </w:r>
      <w:r w:rsidR="006A4E24" w:rsidRPr="00EE0B97">
        <w:rPr>
          <w:rFonts w:asciiTheme="minorHAnsi" w:hAnsiTheme="minorHAnsi"/>
        </w:rPr>
        <w:t xml:space="preserve">to </w:t>
      </w:r>
      <w:r w:rsidRPr="00EE0B97">
        <w:rPr>
          <w:rFonts w:asciiTheme="minorHAnsi" w:hAnsiTheme="minorHAnsi"/>
        </w:rPr>
        <w:t>be the domineering power behind governments.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Okay, so that may be a little melodramatic and is </w:t>
      </w:r>
      <w:r w:rsidR="0083271E" w:rsidRPr="00EE0B97">
        <w:rPr>
          <w:rFonts w:asciiTheme="minorHAnsi" w:hAnsiTheme="minorHAnsi"/>
        </w:rPr>
        <w:t xml:space="preserve">definitely </w:t>
      </w:r>
      <w:r w:rsidRPr="00EE0B97">
        <w:rPr>
          <w:rFonts w:asciiTheme="minorHAnsi" w:hAnsiTheme="minorHAnsi"/>
        </w:rPr>
        <w:t>untrue of our country. This does</w:t>
      </w:r>
      <w:r w:rsidR="008200F6" w:rsidRPr="00EE0B97">
        <w:rPr>
          <w:rFonts w:asciiTheme="minorHAnsi" w:hAnsiTheme="minorHAnsi"/>
        </w:rPr>
        <w:t>n</w:t>
      </w:r>
      <w:r w:rsidRPr="00EE0B97">
        <w:rPr>
          <w:rFonts w:asciiTheme="minorHAnsi" w:hAnsiTheme="minorHAnsi"/>
        </w:rPr>
        <w:t xml:space="preserve">’t prevent people from being a little distrustful of the police. They feel that the police are out to get them. They feel the police are </w:t>
      </w:r>
      <w:r w:rsidR="00EF7DB8" w:rsidRPr="00EE0B97">
        <w:rPr>
          <w:rFonts w:asciiTheme="minorHAnsi" w:hAnsiTheme="minorHAnsi"/>
        </w:rPr>
        <w:t>more interested in filling quotas than</w:t>
      </w:r>
      <w:r w:rsidRPr="00EE0B97">
        <w:rPr>
          <w:rFonts w:asciiTheme="minorHAnsi" w:hAnsiTheme="minorHAnsi"/>
        </w:rPr>
        <w:t xml:space="preserve"> serving and protecting the public.</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To </w:t>
      </w:r>
      <w:r w:rsidR="00DE3525" w:rsidRPr="00EE0B97">
        <w:rPr>
          <w:rFonts w:asciiTheme="minorHAnsi" w:hAnsiTheme="minorHAnsi"/>
        </w:rPr>
        <w:t>reduce</w:t>
      </w:r>
      <w:r w:rsidRPr="00EE0B97">
        <w:rPr>
          <w:rFonts w:asciiTheme="minorHAnsi" w:hAnsiTheme="minorHAnsi"/>
        </w:rPr>
        <w:t xml:space="preserve"> such fears, </w:t>
      </w:r>
      <w:r w:rsidR="00352C5F" w:rsidRPr="00EE0B97">
        <w:rPr>
          <w:rFonts w:asciiTheme="minorHAnsi" w:hAnsiTheme="minorHAnsi"/>
        </w:rPr>
        <w:t xml:space="preserve">Aipotu defines the role of </w:t>
      </w:r>
      <w:r w:rsidRPr="00EE0B97">
        <w:rPr>
          <w:rFonts w:asciiTheme="minorHAnsi" w:hAnsiTheme="minorHAnsi"/>
        </w:rPr>
        <w:t xml:space="preserve">the police in </w:t>
      </w:r>
      <w:r w:rsidR="00352C5F" w:rsidRPr="00EE0B97">
        <w:rPr>
          <w:rFonts w:asciiTheme="minorHAnsi" w:hAnsiTheme="minorHAnsi"/>
        </w:rPr>
        <w:t>its</w:t>
      </w:r>
      <w:r w:rsidR="00EF7DB8" w:rsidRPr="00EE0B97">
        <w:rPr>
          <w:rFonts w:asciiTheme="minorHAnsi" w:hAnsiTheme="minorHAnsi"/>
        </w:rPr>
        <w:t xml:space="preserve"> constitution</w:t>
      </w:r>
      <w:r w:rsidRPr="00EE0B97">
        <w:rPr>
          <w:rFonts w:asciiTheme="minorHAnsi" w:hAnsiTheme="minorHAnsi"/>
        </w:rPr>
        <w:t>.</w:t>
      </w:r>
      <w:r w:rsidR="00DA1F36" w:rsidRPr="00EE0B97">
        <w:rPr>
          <w:rFonts w:asciiTheme="minorHAnsi" w:hAnsiTheme="minorHAnsi"/>
        </w:rPr>
        <w:t xml:space="preserve"> To begin with, the police are an independent pillar of society, separate from the other branches of government.</w:t>
      </w:r>
      <w:r w:rsidR="003C2802" w:rsidRPr="00EE0B97">
        <w:rPr>
          <w:rFonts w:asciiTheme="minorHAnsi" w:hAnsiTheme="minorHAnsi"/>
        </w:rPr>
        <w:t xml:space="preserve"> Their job is to protect and serve only.</w:t>
      </w:r>
    </w:p>
    <w:p w:rsidR="00DA1F36" w:rsidRPr="00EE0B97" w:rsidRDefault="00DA1F36">
      <w:pPr>
        <w:widowControl w:val="0"/>
        <w:rPr>
          <w:rFonts w:asciiTheme="minorHAnsi" w:hAnsiTheme="minorHAnsi"/>
        </w:rPr>
      </w:pPr>
    </w:p>
    <w:p w:rsidR="004904FD" w:rsidRPr="00EE0B97" w:rsidRDefault="00665477">
      <w:pPr>
        <w:pStyle w:val="H4"/>
        <w:rPr>
          <w:rFonts w:asciiTheme="minorHAnsi" w:hAnsiTheme="minorHAnsi"/>
        </w:rPr>
      </w:pPr>
      <w:bookmarkStart w:id="56" w:name="_Toc146732789"/>
      <w:r w:rsidRPr="00EE0B97">
        <w:rPr>
          <w:rFonts w:asciiTheme="minorHAnsi" w:hAnsiTheme="minorHAnsi"/>
        </w:rPr>
        <w:t>Role of the police: Serve and protect.</w:t>
      </w:r>
      <w:bookmarkEnd w:id="56"/>
    </w:p>
    <w:p w:rsidR="004904FD" w:rsidRPr="00EE0B97" w:rsidRDefault="00665477" w:rsidP="00CA0004">
      <w:pPr>
        <w:pStyle w:val="Laws"/>
      </w:pPr>
      <w:r w:rsidRPr="00EE0B97">
        <w:rPr>
          <w:b/>
        </w:rPr>
        <w:t>Law L006:</w:t>
      </w:r>
      <w:r w:rsidR="009E766A" w:rsidRPr="00EE0B97">
        <w:rPr>
          <w:b/>
        </w:rPr>
        <w:tab/>
      </w:r>
      <w:r w:rsidRPr="00EE0B97">
        <w:t>The primary duty of the police is to protect the public from all dangerous elements in society.</w:t>
      </w:r>
    </w:p>
    <w:p w:rsidR="004904FD" w:rsidRPr="00EE0B97" w:rsidRDefault="004904FD">
      <w:pPr>
        <w:pStyle w:val="Header"/>
        <w:widowControl w:val="0"/>
        <w:tabs>
          <w:tab w:val="clear" w:pos="4320"/>
          <w:tab w:val="clear" w:pos="8640"/>
        </w:tabs>
        <w:rPr>
          <w:rFonts w:asciiTheme="minorHAnsi" w:hAnsiTheme="minorHAnsi"/>
        </w:rPr>
      </w:pPr>
    </w:p>
    <w:p w:rsidR="00DB0A46" w:rsidRPr="00EE0B97" w:rsidRDefault="003C2802" w:rsidP="003C2802">
      <w:pPr>
        <w:widowControl w:val="0"/>
        <w:rPr>
          <w:rFonts w:asciiTheme="minorHAnsi" w:hAnsiTheme="minorHAnsi"/>
        </w:rPr>
      </w:pPr>
      <w:r w:rsidRPr="00EE0B97">
        <w:rPr>
          <w:rFonts w:asciiTheme="minorHAnsi" w:hAnsiTheme="minorHAnsi"/>
        </w:rPr>
        <w:t>This includes capturing people the courts have warrants of arrest on.</w:t>
      </w:r>
      <w:r w:rsidR="00DB0A46" w:rsidRPr="00EE0B97">
        <w:rPr>
          <w:rFonts w:asciiTheme="minorHAnsi" w:hAnsiTheme="minorHAnsi"/>
        </w:rPr>
        <w:t xml:space="preserve"> This also involves resolving conflicts in social situations.</w:t>
      </w:r>
    </w:p>
    <w:p w:rsidR="003C2802" w:rsidRPr="00EE0B97" w:rsidRDefault="003C2802" w:rsidP="003C2802">
      <w:pPr>
        <w:widowControl w:val="0"/>
        <w:rPr>
          <w:rFonts w:asciiTheme="minorHAnsi" w:hAnsiTheme="minorHAnsi"/>
        </w:rPr>
      </w:pPr>
    </w:p>
    <w:p w:rsidR="003C2802" w:rsidRPr="00EE0B97" w:rsidRDefault="003C2802" w:rsidP="00CA0004">
      <w:pPr>
        <w:pStyle w:val="Laws"/>
      </w:pPr>
      <w:r w:rsidRPr="00EE0B97">
        <w:rPr>
          <w:b/>
        </w:rPr>
        <w:t>Law L007:</w:t>
      </w:r>
      <w:r w:rsidR="002773A9" w:rsidRPr="00EE0B97">
        <w:rPr>
          <w:b/>
        </w:rPr>
        <w:tab/>
      </w:r>
      <w:r w:rsidRPr="00EE0B97">
        <w:t xml:space="preserve">The secondary duty of the police is to serve the community by </w:t>
      </w:r>
      <w:r w:rsidRPr="00EE0B97">
        <w:lastRenderedPageBreak/>
        <w:t>being friendly and helpful.</w:t>
      </w:r>
    </w:p>
    <w:p w:rsidR="003C2802" w:rsidRPr="00EE0B97" w:rsidRDefault="003C2802" w:rsidP="003C2802">
      <w:pPr>
        <w:widowControl w:val="0"/>
        <w:rPr>
          <w:rFonts w:asciiTheme="minorHAnsi" w:hAnsiTheme="minorHAnsi"/>
        </w:rPr>
      </w:pPr>
    </w:p>
    <w:p w:rsidR="003C2802" w:rsidRPr="00EE0B97" w:rsidRDefault="003C2802" w:rsidP="003C2802">
      <w:pPr>
        <w:widowControl w:val="0"/>
        <w:rPr>
          <w:rFonts w:asciiTheme="minorHAnsi" w:hAnsiTheme="minorHAnsi"/>
        </w:rPr>
      </w:pPr>
      <w:r w:rsidRPr="00EE0B97">
        <w:rPr>
          <w:rFonts w:asciiTheme="minorHAnsi" w:hAnsiTheme="minorHAnsi"/>
        </w:rPr>
        <w:t>In my opinion, a park ranger best ex</w:t>
      </w:r>
      <w:r w:rsidR="00F808B7" w:rsidRPr="00EE0B97">
        <w:rPr>
          <w:rFonts w:asciiTheme="minorHAnsi" w:hAnsiTheme="minorHAnsi"/>
        </w:rPr>
        <w:t>emplifies the above philosophy.</w:t>
      </w:r>
    </w:p>
    <w:p w:rsidR="00F808B7" w:rsidRPr="00EE0B97" w:rsidRDefault="00F808B7" w:rsidP="003C2802">
      <w:pPr>
        <w:widowControl w:val="0"/>
        <w:rPr>
          <w:rFonts w:asciiTheme="minorHAnsi" w:hAnsiTheme="minorHAnsi"/>
        </w:rPr>
      </w:pPr>
    </w:p>
    <w:p w:rsidR="00F808B7" w:rsidRPr="00EE0B97" w:rsidRDefault="00F808B7" w:rsidP="003C2802">
      <w:pPr>
        <w:widowControl w:val="0"/>
        <w:rPr>
          <w:rFonts w:asciiTheme="minorHAnsi" w:hAnsiTheme="minorHAnsi"/>
        </w:rPr>
      </w:pPr>
      <w:r w:rsidRPr="00EE0B97">
        <w:rPr>
          <w:rFonts w:asciiTheme="minorHAnsi" w:hAnsiTheme="minorHAnsi"/>
        </w:rPr>
        <w:t>When I see a police officer, I get the feeling that they are looking for an excuse to catch me</w:t>
      </w:r>
      <w:r w:rsidR="00F15305" w:rsidRPr="00EE0B97">
        <w:rPr>
          <w:rFonts w:asciiTheme="minorHAnsi" w:hAnsiTheme="minorHAnsi"/>
        </w:rPr>
        <w:t>, and</w:t>
      </w:r>
      <w:r w:rsidR="006D512B" w:rsidRPr="00EE0B97">
        <w:rPr>
          <w:rFonts w:asciiTheme="minorHAnsi" w:hAnsiTheme="minorHAnsi"/>
        </w:rPr>
        <w:t xml:space="preserve"> that they are always </w:t>
      </w:r>
      <w:r w:rsidR="00F15305" w:rsidRPr="00EE0B97">
        <w:rPr>
          <w:rFonts w:asciiTheme="minorHAnsi" w:hAnsiTheme="minorHAnsi"/>
        </w:rPr>
        <w:t>seeking</w:t>
      </w:r>
      <w:r w:rsidR="006D512B" w:rsidRPr="00EE0B97">
        <w:rPr>
          <w:rFonts w:asciiTheme="minorHAnsi" w:hAnsiTheme="minorHAnsi"/>
        </w:rPr>
        <w:t xml:space="preserve"> for deviant behavior so they can punish. </w:t>
      </w:r>
      <w:r w:rsidR="005D3945" w:rsidRPr="00EE0B97">
        <w:rPr>
          <w:rFonts w:asciiTheme="minorHAnsi" w:hAnsiTheme="minorHAnsi"/>
        </w:rPr>
        <w:t xml:space="preserve">They give off a feeling that everyone is a bad person, just waiting to do bad things. </w:t>
      </w:r>
      <w:r w:rsidR="006D512B" w:rsidRPr="00EE0B97">
        <w:rPr>
          <w:rFonts w:asciiTheme="minorHAnsi" w:hAnsiTheme="minorHAnsi"/>
        </w:rPr>
        <w:t>As a result, I feel I have to guard myself whenever I see them.</w:t>
      </w:r>
    </w:p>
    <w:p w:rsidR="006D512B" w:rsidRPr="00EE0B97" w:rsidRDefault="006D512B" w:rsidP="003C2802">
      <w:pPr>
        <w:widowControl w:val="0"/>
        <w:rPr>
          <w:rFonts w:asciiTheme="minorHAnsi" w:hAnsiTheme="minorHAnsi"/>
        </w:rPr>
      </w:pPr>
    </w:p>
    <w:p w:rsidR="006D512B" w:rsidRPr="00EE0B97" w:rsidRDefault="006D512B" w:rsidP="003C2802">
      <w:pPr>
        <w:widowControl w:val="0"/>
        <w:rPr>
          <w:rFonts w:asciiTheme="minorHAnsi" w:hAnsiTheme="minorHAnsi"/>
        </w:rPr>
      </w:pPr>
      <w:r w:rsidRPr="00EE0B97">
        <w:rPr>
          <w:rFonts w:asciiTheme="minorHAnsi" w:hAnsiTheme="minorHAnsi"/>
        </w:rPr>
        <w:t>On the other hand, when I see a park ranger, I feel they are people I can trust. They are there to protect and help me. They give off a feeling that there are no bad people, just people with disagreements.</w:t>
      </w:r>
    </w:p>
    <w:p w:rsidR="003C2802" w:rsidRPr="00EE0B97" w:rsidRDefault="003C2802" w:rsidP="003C2802">
      <w:pPr>
        <w:widowControl w:val="0"/>
        <w:rPr>
          <w:rFonts w:asciiTheme="minorHAnsi" w:hAnsiTheme="minorHAnsi"/>
        </w:rPr>
      </w:pPr>
    </w:p>
    <w:p w:rsidR="004904FD" w:rsidRPr="00EE0B97" w:rsidRDefault="00665477" w:rsidP="00CA0004">
      <w:pPr>
        <w:pStyle w:val="Laws"/>
      </w:pPr>
      <w:r w:rsidRPr="00EE0B97">
        <w:rPr>
          <w:b/>
        </w:rPr>
        <w:t>Law L008:</w:t>
      </w:r>
      <w:r w:rsidR="002773A9" w:rsidRPr="00EE0B97">
        <w:rPr>
          <w:b/>
        </w:rPr>
        <w:tab/>
      </w:r>
      <w:r w:rsidRPr="00EE0B97">
        <w:t>When upholding the law, the police must use their judgment in carrying out their mission to serve and protect.</w:t>
      </w:r>
      <w:r w:rsidR="00B02A6B" w:rsidRPr="00EE0B97">
        <w:t xml:space="preserve"> The police may refuse orders that are in conflict with that mission.</w:t>
      </w:r>
    </w:p>
    <w:p w:rsidR="004904FD" w:rsidRPr="00EE0B97" w:rsidRDefault="004904FD">
      <w:pPr>
        <w:widowControl w:val="0"/>
        <w:rPr>
          <w:rFonts w:asciiTheme="minorHAnsi" w:hAnsiTheme="minorHAnsi"/>
        </w:rPr>
      </w:pPr>
    </w:p>
    <w:p w:rsidR="003C2802" w:rsidRPr="00EE0B97" w:rsidRDefault="005E5F52">
      <w:pPr>
        <w:widowControl w:val="0"/>
        <w:rPr>
          <w:rFonts w:asciiTheme="minorHAnsi" w:hAnsiTheme="minorHAnsi"/>
        </w:rPr>
      </w:pPr>
      <w:r w:rsidRPr="00EE0B97">
        <w:rPr>
          <w:rFonts w:asciiTheme="minorHAnsi" w:hAnsiTheme="minorHAnsi"/>
        </w:rPr>
        <w:t>Only proper training will allow the police to fulfill the above obligations.</w:t>
      </w:r>
    </w:p>
    <w:p w:rsidR="00F15305" w:rsidRPr="00EE0B97" w:rsidRDefault="00F15305">
      <w:pPr>
        <w:widowControl w:val="0"/>
        <w:rPr>
          <w:rFonts w:asciiTheme="minorHAnsi" w:hAnsiTheme="minorHAnsi"/>
        </w:rPr>
      </w:pPr>
    </w:p>
    <w:p w:rsidR="002B2F51" w:rsidRPr="00EE0B97" w:rsidRDefault="00F15305">
      <w:pPr>
        <w:widowControl w:val="0"/>
        <w:rPr>
          <w:rFonts w:asciiTheme="minorHAnsi" w:hAnsiTheme="minorHAnsi"/>
        </w:rPr>
      </w:pPr>
      <w:r w:rsidRPr="00EE0B97">
        <w:rPr>
          <w:rFonts w:asciiTheme="minorHAnsi" w:hAnsiTheme="minorHAnsi"/>
        </w:rPr>
        <w:t xml:space="preserve">On the other hand, public security is the responsibility of everyone. Everyone gets training in school </w:t>
      </w:r>
      <w:r w:rsidR="00FF1C21" w:rsidRPr="00EE0B97">
        <w:rPr>
          <w:rFonts w:asciiTheme="minorHAnsi" w:hAnsiTheme="minorHAnsi"/>
        </w:rPr>
        <w:t>in self-defense</w:t>
      </w:r>
      <w:r w:rsidRPr="00EE0B97">
        <w:rPr>
          <w:rFonts w:asciiTheme="minorHAnsi" w:hAnsiTheme="minorHAnsi"/>
        </w:rPr>
        <w:t xml:space="preserve">. This includes martial arts training. </w:t>
      </w:r>
      <w:r w:rsidR="00A60369" w:rsidRPr="00EE0B97">
        <w:rPr>
          <w:rFonts w:asciiTheme="minorHAnsi" w:hAnsiTheme="minorHAnsi"/>
        </w:rPr>
        <w:t>It also includes ways of dealing with con artists, thieves and other criminals.</w:t>
      </w:r>
    </w:p>
    <w:p w:rsidR="002B2F51" w:rsidRPr="00EE0B97" w:rsidRDefault="002B2F51">
      <w:pPr>
        <w:widowControl w:val="0"/>
        <w:rPr>
          <w:rFonts w:asciiTheme="minorHAnsi" w:hAnsiTheme="minorHAnsi"/>
        </w:rPr>
      </w:pPr>
    </w:p>
    <w:p w:rsidR="00F15305" w:rsidRPr="00EE0B97" w:rsidRDefault="00A60369">
      <w:pPr>
        <w:widowControl w:val="0"/>
        <w:rPr>
          <w:rFonts w:asciiTheme="minorHAnsi" w:hAnsiTheme="minorHAnsi"/>
        </w:rPr>
      </w:pPr>
      <w:r w:rsidRPr="00EE0B97">
        <w:rPr>
          <w:rFonts w:asciiTheme="minorHAnsi" w:hAnsiTheme="minorHAnsi"/>
        </w:rPr>
        <w:t xml:space="preserve">Obviously dealing with dangerous criminals should be left to the professionals. </w:t>
      </w:r>
      <w:r w:rsidR="002B2F51" w:rsidRPr="00EE0B97">
        <w:rPr>
          <w:rFonts w:asciiTheme="minorHAnsi" w:hAnsiTheme="minorHAnsi"/>
        </w:rPr>
        <w:t>However, l</w:t>
      </w:r>
      <w:r w:rsidRPr="00EE0B97">
        <w:rPr>
          <w:rFonts w:asciiTheme="minorHAnsi" w:hAnsiTheme="minorHAnsi"/>
        </w:rPr>
        <w:t>earning what to do in an emergency is part of all citizen</w:t>
      </w:r>
      <w:del w:id="57" w:author="Trevy Burgess" w:date="2010-12-05T12:05:00Z">
        <w:r w:rsidRPr="00EE0B97" w:rsidDel="002B2F51">
          <w:rPr>
            <w:rFonts w:asciiTheme="minorHAnsi" w:hAnsiTheme="minorHAnsi"/>
          </w:rPr>
          <w:delText>’</w:delText>
        </w:r>
      </w:del>
      <w:r w:rsidRPr="00EE0B97">
        <w:rPr>
          <w:rFonts w:asciiTheme="minorHAnsi" w:hAnsiTheme="minorHAnsi"/>
        </w:rPr>
        <w:t>s</w:t>
      </w:r>
      <w:ins w:id="58" w:author="Trevy Burgess" w:date="2010-12-05T12:05:00Z">
        <w:r w:rsidR="002B2F51" w:rsidRPr="00EE0B97">
          <w:rPr>
            <w:rFonts w:asciiTheme="minorHAnsi" w:hAnsiTheme="minorHAnsi"/>
          </w:rPr>
          <w:t>’</w:t>
        </w:r>
      </w:ins>
      <w:r w:rsidRPr="00EE0B97">
        <w:rPr>
          <w:rFonts w:asciiTheme="minorHAnsi" w:hAnsiTheme="minorHAnsi"/>
        </w:rPr>
        <w:t xml:space="preserve"> training.</w:t>
      </w:r>
    </w:p>
    <w:p w:rsidR="00A60369" w:rsidRPr="00EE0B97" w:rsidDel="002B2F51" w:rsidRDefault="00A60369" w:rsidP="00A60369">
      <w:pPr>
        <w:pStyle w:val="H4"/>
        <w:rPr>
          <w:del w:id="59" w:author="Trevy Burgess" w:date="2010-12-05T12:05:00Z"/>
          <w:rFonts w:asciiTheme="minorHAnsi" w:hAnsiTheme="minorHAnsi"/>
        </w:rPr>
      </w:pPr>
      <w:del w:id="60" w:author="Trevy Burgess" w:date="2010-12-05T12:05:00Z">
        <w:r w:rsidRPr="00EE0B97" w:rsidDel="002B2F51">
          <w:rPr>
            <w:rFonts w:asciiTheme="minorHAnsi" w:hAnsiTheme="minorHAnsi"/>
          </w:rPr>
          <w:delText>The Cash Cow</w:delText>
        </w:r>
      </w:del>
    </w:p>
    <w:p w:rsidR="00A60369" w:rsidRPr="00EE0B97" w:rsidDel="002B2F51" w:rsidRDefault="00A60369" w:rsidP="00A60369">
      <w:pPr>
        <w:widowControl w:val="0"/>
        <w:rPr>
          <w:del w:id="61" w:author="Trevy Burgess" w:date="2010-12-05T12:05:00Z"/>
          <w:rFonts w:asciiTheme="minorHAnsi" w:hAnsiTheme="minorHAnsi"/>
        </w:rPr>
      </w:pPr>
      <w:del w:id="62" w:author="Trevy Burgess" w:date="2010-12-05T12:05:00Z">
        <w:r w:rsidRPr="00EE0B97" w:rsidDel="002B2F51">
          <w:rPr>
            <w:rFonts w:asciiTheme="minorHAnsi" w:hAnsiTheme="minorHAnsi"/>
          </w:rPr>
          <w:tab/>
          <w:delText>I’m sure I’m not alone in questioning the motives of the police in issuing traffic tickets. Do they do this to control driving behavior and improve public safety, or do they do this to raise revenue? This has caused a great deal of resentment towards the police, potentially reducing their effectiveness in society.</w:delText>
        </w:r>
      </w:del>
    </w:p>
    <w:p w:rsidR="00A60369" w:rsidRPr="00EE0B97" w:rsidDel="002B2F51" w:rsidRDefault="00A60369" w:rsidP="00A60369">
      <w:pPr>
        <w:widowControl w:val="0"/>
        <w:rPr>
          <w:del w:id="63" w:author="Trevy Burgess" w:date="2010-12-05T12:05:00Z"/>
          <w:rFonts w:asciiTheme="minorHAnsi" w:hAnsiTheme="minorHAnsi"/>
        </w:rPr>
      </w:pPr>
    </w:p>
    <w:p w:rsidR="005E5F52" w:rsidRPr="00EE0B97" w:rsidDel="002B2F51" w:rsidRDefault="005E5F52" w:rsidP="005E5F52">
      <w:pPr>
        <w:pStyle w:val="Laws"/>
        <w:rPr>
          <w:del w:id="64" w:author="Trevy Burgess" w:date="2010-12-05T12:05:00Z"/>
          <w:rFonts w:asciiTheme="minorHAnsi" w:hAnsiTheme="minorHAnsi"/>
        </w:rPr>
      </w:pPr>
      <w:del w:id="65" w:author="Trevy Burgess" w:date="2010-12-05T12:05:00Z">
        <w:r w:rsidRPr="00EE0B97" w:rsidDel="002B2F51">
          <w:rPr>
            <w:rFonts w:asciiTheme="minorHAnsi" w:hAnsiTheme="minorHAnsi"/>
            <w:b/>
          </w:rPr>
          <w:delText>Law L009:</w:delText>
        </w:r>
        <w:r w:rsidRPr="00EE0B97" w:rsidDel="002B2F51">
          <w:rPr>
            <w:rFonts w:asciiTheme="minorHAnsi" w:hAnsiTheme="minorHAnsi"/>
          </w:rPr>
          <w:tab/>
        </w:r>
        <w:r w:rsidRPr="00EE0B97" w:rsidDel="002B2F51">
          <w:rPr>
            <w:rFonts w:asciiTheme="minorHAnsi" w:hAnsiTheme="minorHAnsi"/>
          </w:rPr>
          <w:tab/>
          <w:delText>All revenue collected by the justice system in its normal course of activity must go to charity.</w:delText>
        </w:r>
      </w:del>
    </w:p>
    <w:p w:rsidR="00A60369" w:rsidRPr="00EE0B97" w:rsidDel="002B2F51" w:rsidRDefault="00A60369">
      <w:pPr>
        <w:widowControl w:val="0"/>
        <w:rPr>
          <w:del w:id="66" w:author="Trevy Burgess" w:date="2010-12-05T12:05:00Z"/>
          <w:rFonts w:asciiTheme="minorHAnsi" w:hAnsiTheme="minorHAnsi"/>
        </w:rPr>
      </w:pPr>
    </w:p>
    <w:p w:rsidR="006F0684" w:rsidRPr="00EE0B97" w:rsidDel="002B2F51" w:rsidRDefault="008D66F1">
      <w:pPr>
        <w:widowControl w:val="0"/>
        <w:rPr>
          <w:del w:id="67" w:author="Trevy Burgess" w:date="2010-12-05T12:05:00Z"/>
          <w:rFonts w:asciiTheme="minorHAnsi" w:hAnsiTheme="minorHAnsi"/>
        </w:rPr>
      </w:pPr>
      <w:del w:id="68" w:author="Trevy Burgess" w:date="2010-12-05T12:05:00Z">
        <w:r w:rsidRPr="00EE0B97" w:rsidDel="002B2F51">
          <w:rPr>
            <w:rFonts w:asciiTheme="minorHAnsi" w:hAnsiTheme="minorHAnsi"/>
          </w:rPr>
          <w:tab/>
          <w:delText>The above law simplifies the police’s job by allowing the police to focus on what’s important.</w:delText>
        </w:r>
      </w:del>
    </w:p>
    <w:p w:rsidR="006F0684" w:rsidRPr="00EE0B97" w:rsidDel="002B2F51" w:rsidRDefault="006F0684">
      <w:pPr>
        <w:widowControl w:val="0"/>
        <w:rPr>
          <w:del w:id="69" w:author="Trevy Burgess" w:date="2010-12-05T12:05:00Z"/>
          <w:rFonts w:asciiTheme="minorHAnsi" w:hAnsiTheme="minorHAnsi"/>
        </w:rPr>
      </w:pPr>
    </w:p>
    <w:p w:rsidR="00860A23" w:rsidRPr="00EE0B97" w:rsidDel="002B2F51" w:rsidRDefault="00665477" w:rsidP="00A337D5">
      <w:pPr>
        <w:widowControl w:val="0"/>
        <w:rPr>
          <w:del w:id="70" w:author="Trevy Burgess" w:date="2010-12-05T12:05:00Z"/>
          <w:rFonts w:asciiTheme="minorHAnsi" w:hAnsiTheme="minorHAnsi"/>
        </w:rPr>
      </w:pPr>
      <w:del w:id="71" w:author="Trevy Burgess" w:date="2010-12-05T12:05:00Z">
        <w:r w:rsidRPr="00EE0B97" w:rsidDel="002B2F51">
          <w:rPr>
            <w:rFonts w:asciiTheme="minorHAnsi" w:hAnsiTheme="minorHAnsi"/>
          </w:rPr>
          <w:lastRenderedPageBreak/>
          <w:tab/>
          <w:delText xml:space="preserve">Some countries force criminals to work. The revenue raised </w:delText>
        </w:r>
        <w:r w:rsidR="00A337D5" w:rsidRPr="00EE0B97" w:rsidDel="002B2F51">
          <w:rPr>
            <w:rFonts w:asciiTheme="minorHAnsi" w:hAnsiTheme="minorHAnsi"/>
          </w:rPr>
          <w:delText>by this practice f</w:delText>
        </w:r>
        <w:r w:rsidRPr="00EE0B97" w:rsidDel="002B2F51">
          <w:rPr>
            <w:rFonts w:asciiTheme="minorHAnsi" w:hAnsiTheme="minorHAnsi"/>
          </w:rPr>
          <w:delText>inance</w:delText>
        </w:r>
        <w:r w:rsidR="00A337D5" w:rsidRPr="00EE0B97" w:rsidDel="002B2F51">
          <w:rPr>
            <w:rFonts w:asciiTheme="minorHAnsi" w:hAnsiTheme="minorHAnsi"/>
          </w:rPr>
          <w:delText>s</w:delText>
        </w:r>
        <w:r w:rsidRPr="00EE0B97" w:rsidDel="002B2F51">
          <w:rPr>
            <w:rFonts w:asciiTheme="minorHAnsi" w:hAnsiTheme="minorHAnsi"/>
          </w:rPr>
          <w:delText xml:space="preserve"> the </w:delText>
        </w:r>
        <w:r w:rsidR="00A337D5" w:rsidRPr="00EE0B97" w:rsidDel="002B2F51">
          <w:rPr>
            <w:rFonts w:asciiTheme="minorHAnsi" w:hAnsiTheme="minorHAnsi"/>
          </w:rPr>
          <w:delText xml:space="preserve">criminal </w:delText>
        </w:r>
        <w:r w:rsidRPr="00EE0B97" w:rsidDel="002B2F51">
          <w:rPr>
            <w:rFonts w:asciiTheme="minorHAnsi" w:hAnsiTheme="minorHAnsi"/>
          </w:rPr>
          <w:delText xml:space="preserve">system and </w:delText>
        </w:r>
        <w:r w:rsidR="00A337D5" w:rsidRPr="00EE0B97" w:rsidDel="002B2F51">
          <w:rPr>
            <w:rFonts w:asciiTheme="minorHAnsi" w:hAnsiTheme="minorHAnsi"/>
          </w:rPr>
          <w:delText>increases government coffers</w:delText>
        </w:r>
        <w:r w:rsidRPr="00EE0B97" w:rsidDel="002B2F51">
          <w:rPr>
            <w:rFonts w:asciiTheme="minorHAnsi" w:hAnsiTheme="minorHAnsi"/>
          </w:rPr>
          <w:delText xml:space="preserve">. </w:delText>
        </w:r>
        <w:r w:rsidR="00A337D5" w:rsidRPr="00EE0B97" w:rsidDel="002B2F51">
          <w:rPr>
            <w:rFonts w:asciiTheme="minorHAnsi" w:hAnsiTheme="minorHAnsi"/>
          </w:rPr>
          <w:delText xml:space="preserve">Unfortunately, this raises the danger that </w:delText>
        </w:r>
        <w:r w:rsidR="00BB23B4" w:rsidRPr="00EE0B97" w:rsidDel="002B2F51">
          <w:rPr>
            <w:rFonts w:asciiTheme="minorHAnsi" w:hAnsiTheme="minorHAnsi"/>
          </w:rPr>
          <w:delText xml:space="preserve">the system will wrongfully convict </w:delText>
        </w:r>
        <w:r w:rsidR="00A337D5" w:rsidRPr="00EE0B97" w:rsidDel="002B2F51">
          <w:rPr>
            <w:rFonts w:asciiTheme="minorHAnsi" w:hAnsiTheme="minorHAnsi"/>
          </w:rPr>
          <w:delText>people, just to increase the supply of cheap labor.</w:delText>
        </w:r>
        <w:r w:rsidRPr="00EE0B97" w:rsidDel="002B2F51">
          <w:rPr>
            <w:rFonts w:asciiTheme="minorHAnsi" w:hAnsiTheme="minorHAnsi"/>
          </w:rPr>
          <w:delText xml:space="preserve"> The above law tries to prevent this</w:delText>
        </w:r>
        <w:r w:rsidR="00860A23" w:rsidRPr="00EE0B97" w:rsidDel="002B2F51">
          <w:rPr>
            <w:rFonts w:asciiTheme="minorHAnsi" w:hAnsiTheme="minorHAnsi"/>
          </w:rPr>
          <w:delText>.</w:delText>
        </w:r>
      </w:del>
    </w:p>
    <w:p w:rsidR="00DA1F36" w:rsidRPr="00EE0B97" w:rsidRDefault="005E5F52" w:rsidP="005E5F52">
      <w:pPr>
        <w:pStyle w:val="H4"/>
        <w:rPr>
          <w:rFonts w:asciiTheme="minorHAnsi" w:hAnsiTheme="minorHAnsi"/>
        </w:rPr>
      </w:pPr>
      <w:r w:rsidRPr="00EE0B97">
        <w:rPr>
          <w:rFonts w:asciiTheme="minorHAnsi" w:hAnsiTheme="minorHAnsi"/>
        </w:rPr>
        <w:t>Police control</w:t>
      </w:r>
    </w:p>
    <w:p w:rsidR="008D66F1" w:rsidRPr="00EE0B97" w:rsidRDefault="008D66F1" w:rsidP="008D66F1">
      <w:pPr>
        <w:widowControl w:val="0"/>
        <w:rPr>
          <w:rFonts w:asciiTheme="minorHAnsi" w:hAnsiTheme="minorHAnsi"/>
        </w:rPr>
      </w:pPr>
      <w:r w:rsidRPr="00EE0B97">
        <w:rPr>
          <w:rFonts w:asciiTheme="minorHAnsi" w:hAnsiTheme="minorHAnsi"/>
        </w:rPr>
        <w:t>There is a minister in charge of police. This position exists to ensure public accountability at the highest level. Everyone votes for the minister of police.</w:t>
      </w:r>
    </w:p>
    <w:p w:rsidR="008D66F1" w:rsidRPr="00EE0B97" w:rsidRDefault="008D66F1" w:rsidP="00A337D5">
      <w:pPr>
        <w:widowControl w:val="0"/>
        <w:rPr>
          <w:rFonts w:asciiTheme="minorHAnsi" w:hAnsiTheme="minorHAnsi"/>
        </w:rPr>
      </w:pPr>
    </w:p>
    <w:p w:rsidR="003C2802" w:rsidRPr="00EE0B97" w:rsidRDefault="003C2802" w:rsidP="003C2802">
      <w:pPr>
        <w:widowControl w:val="0"/>
        <w:rPr>
          <w:rFonts w:asciiTheme="minorHAnsi" w:hAnsiTheme="minorHAnsi"/>
        </w:rPr>
      </w:pPr>
      <w:r w:rsidRPr="00EE0B97">
        <w:rPr>
          <w:rFonts w:asciiTheme="minorHAnsi" w:hAnsiTheme="minorHAnsi"/>
        </w:rPr>
        <w:t>In addition, a government watchdog exists to ensure the police don’t abuse their power.</w:t>
      </w:r>
    </w:p>
    <w:p w:rsidR="003C2802" w:rsidRPr="00EE0B97" w:rsidRDefault="003C2802" w:rsidP="003C2802">
      <w:pPr>
        <w:widowControl w:val="0"/>
        <w:rPr>
          <w:rFonts w:asciiTheme="minorHAnsi" w:hAnsiTheme="minorHAnsi"/>
        </w:rPr>
      </w:pPr>
    </w:p>
    <w:p w:rsidR="003C2802" w:rsidRPr="00EE0B97" w:rsidRDefault="003C2802" w:rsidP="003C2802">
      <w:pPr>
        <w:widowControl w:val="0"/>
        <w:rPr>
          <w:rFonts w:asciiTheme="minorHAnsi" w:hAnsiTheme="minorHAnsi"/>
        </w:rPr>
      </w:pPr>
      <w:r w:rsidRPr="00EE0B97">
        <w:rPr>
          <w:rFonts w:asciiTheme="minorHAnsi" w:hAnsiTheme="minorHAnsi"/>
        </w:rPr>
        <w:t>As expected, the police get yearly evaluations. In addition, anyone dealing with the police may evaluate them. Good consistent evaluations earn officers promotions and raises while bad evaluations can get the officer fired.</w:t>
      </w:r>
    </w:p>
    <w:p w:rsidR="003C2802" w:rsidRPr="00EE0B97" w:rsidRDefault="003C2802" w:rsidP="003C2802">
      <w:pPr>
        <w:widowControl w:val="0"/>
        <w:rPr>
          <w:rFonts w:asciiTheme="minorHAnsi" w:hAnsiTheme="minorHAnsi"/>
        </w:rPr>
      </w:pPr>
    </w:p>
    <w:p w:rsidR="008D66F1" w:rsidRPr="00EE0B97" w:rsidRDefault="003C2802" w:rsidP="00A337D5">
      <w:pPr>
        <w:widowControl w:val="0"/>
        <w:rPr>
          <w:rFonts w:asciiTheme="minorHAnsi" w:hAnsiTheme="minorHAnsi"/>
        </w:rPr>
      </w:pPr>
      <w:r w:rsidRPr="00EE0B97">
        <w:rPr>
          <w:rFonts w:asciiTheme="minorHAnsi" w:hAnsiTheme="minorHAnsi"/>
        </w:rPr>
        <w:t>Evaluations aren’t limited to police officers. The managers of the officers also get evaluations. In this case, the police officers get to anonymously evaluate the managers. This evaluation and action process rises to the level of Minister of Police.</w:t>
      </w:r>
    </w:p>
    <w:p w:rsidR="004904FD" w:rsidRPr="00EE0B97" w:rsidRDefault="00665477" w:rsidP="00860A23">
      <w:pPr>
        <w:pStyle w:val="H3"/>
        <w:rPr>
          <w:rFonts w:asciiTheme="minorHAnsi" w:hAnsiTheme="minorHAnsi"/>
        </w:rPr>
      </w:pPr>
      <w:bookmarkStart w:id="72" w:name="_Toc146731461"/>
      <w:bookmarkStart w:id="73" w:name="_Toc146732790"/>
      <w:bookmarkStart w:id="74" w:name="_Toc383697514"/>
      <w:r w:rsidRPr="00EE0B97">
        <w:rPr>
          <w:rFonts w:asciiTheme="minorHAnsi" w:hAnsiTheme="minorHAnsi"/>
        </w:rPr>
        <w:t>The Justice System</w:t>
      </w:r>
      <w:bookmarkEnd w:id="72"/>
      <w:bookmarkEnd w:id="73"/>
      <w:bookmarkEnd w:id="74"/>
    </w:p>
    <w:p w:rsidR="004904FD" w:rsidRPr="00EE0B97" w:rsidRDefault="00665477">
      <w:pPr>
        <w:pStyle w:val="Quote1"/>
        <w:rPr>
          <w:rFonts w:asciiTheme="minorHAnsi" w:hAnsiTheme="minorHAnsi"/>
          <w:szCs w:val="24"/>
        </w:rPr>
      </w:pPr>
      <w:r w:rsidRPr="00EE0B97">
        <w:rPr>
          <w:rFonts w:asciiTheme="minorHAnsi" w:hAnsiTheme="minorHAnsi"/>
          <w:szCs w:val="24"/>
        </w:rPr>
        <w:t>Justice is so subtle a thing;</w:t>
      </w:r>
      <w:r w:rsidRPr="00EE0B97">
        <w:rPr>
          <w:rFonts w:asciiTheme="minorHAnsi" w:hAnsiTheme="minorHAnsi"/>
          <w:szCs w:val="24"/>
        </w:rPr>
        <w:br/>
        <w:t>to interpret it one has only need of a heart.</w:t>
      </w:r>
      <w:r w:rsidRPr="00EE0B97">
        <w:rPr>
          <w:rFonts w:asciiTheme="minorHAnsi" w:hAnsiTheme="minorHAnsi"/>
          <w:szCs w:val="24"/>
        </w:rPr>
        <w:br/>
        <w:t>-- Jose Garcia Oliver --</w:t>
      </w:r>
    </w:p>
    <w:p w:rsidR="006C3E29" w:rsidRPr="00EE0B97" w:rsidRDefault="006C3E29">
      <w:pPr>
        <w:pStyle w:val="Quote1"/>
        <w:rPr>
          <w:rFonts w:asciiTheme="minorHAnsi" w:hAnsiTheme="minorHAnsi"/>
          <w:szCs w:val="24"/>
        </w:rPr>
      </w:pPr>
    </w:p>
    <w:p w:rsidR="006C3E29" w:rsidRPr="00EE0B97" w:rsidRDefault="006C3E29">
      <w:pPr>
        <w:pStyle w:val="Quote1"/>
        <w:rPr>
          <w:rFonts w:asciiTheme="minorHAnsi" w:hAnsiTheme="minorHAnsi"/>
          <w:szCs w:val="24"/>
        </w:rPr>
      </w:pPr>
      <w:r w:rsidRPr="00EE0B97">
        <w:rPr>
          <w:rFonts w:asciiTheme="minorHAnsi" w:hAnsiTheme="minorHAnsi"/>
          <w:szCs w:val="24"/>
        </w:rPr>
        <w:t>No snowflake in an avalanche ever feels responsible.</w:t>
      </w:r>
      <w:r w:rsidRPr="00EE0B97">
        <w:rPr>
          <w:rFonts w:asciiTheme="minorHAnsi" w:hAnsiTheme="minorHAnsi"/>
          <w:szCs w:val="24"/>
        </w:rPr>
        <w:br/>
        <w:t xml:space="preserve">-- Voltaire </w:t>
      </w:r>
      <w:r w:rsidR="004A1657" w:rsidRPr="00EE0B97">
        <w:rPr>
          <w:rFonts w:asciiTheme="minorHAnsi" w:hAnsiTheme="minorHAnsi"/>
          <w:szCs w:val="24"/>
        </w:rPr>
        <w:t>–</w:t>
      </w:r>
    </w:p>
    <w:p w:rsidR="004A1657" w:rsidRPr="00EE0B97" w:rsidRDefault="004A1657">
      <w:pPr>
        <w:pStyle w:val="Quote1"/>
        <w:rPr>
          <w:rFonts w:asciiTheme="minorHAnsi" w:hAnsiTheme="minorHAnsi"/>
          <w:szCs w:val="24"/>
        </w:rPr>
      </w:pPr>
    </w:p>
    <w:p w:rsidR="004A1657" w:rsidRPr="00EE0B97" w:rsidRDefault="004A1657">
      <w:pPr>
        <w:pStyle w:val="Quote1"/>
        <w:rPr>
          <w:rFonts w:asciiTheme="minorHAnsi" w:hAnsiTheme="minorHAnsi"/>
          <w:szCs w:val="24"/>
        </w:rPr>
      </w:pPr>
      <w:r w:rsidRPr="00EE0B97">
        <w:rPr>
          <w:rFonts w:asciiTheme="minorHAnsi" w:hAnsiTheme="minorHAnsi"/>
          <w:szCs w:val="24"/>
        </w:rPr>
        <w:t xml:space="preserve">Forcing people to rely on cops for protection </w:t>
      </w:r>
    </w:p>
    <w:p w:rsidR="004A1657" w:rsidRPr="00EE0B97" w:rsidRDefault="004A1657">
      <w:pPr>
        <w:pStyle w:val="Quote1"/>
        <w:rPr>
          <w:rFonts w:asciiTheme="minorHAnsi" w:hAnsiTheme="minorHAnsi"/>
          <w:szCs w:val="24"/>
        </w:rPr>
      </w:pPr>
      <w:r w:rsidRPr="00EE0B97">
        <w:rPr>
          <w:rFonts w:asciiTheme="minorHAnsi" w:hAnsiTheme="minorHAnsi"/>
          <w:szCs w:val="24"/>
        </w:rPr>
        <w:t>Is a form of tyrinny.</w:t>
      </w:r>
    </w:p>
    <w:p w:rsidR="004A1657" w:rsidRPr="00EE0B97" w:rsidRDefault="004A1657">
      <w:pPr>
        <w:pStyle w:val="Quote1"/>
        <w:rPr>
          <w:rFonts w:asciiTheme="minorHAnsi" w:hAnsiTheme="minorHAnsi"/>
          <w:szCs w:val="24"/>
        </w:rPr>
      </w:pPr>
      <w:r w:rsidRPr="00EE0B97">
        <w:rPr>
          <w:rFonts w:asciiTheme="minorHAnsi" w:hAnsiTheme="minorHAnsi"/>
          <w:szCs w:val="24"/>
        </w:rPr>
        <w:t>-- Dr. Slip Cam --</w:t>
      </w:r>
    </w:p>
    <w:p w:rsidR="004904FD" w:rsidRPr="00EE0B97" w:rsidRDefault="004904FD">
      <w:pPr>
        <w:rPr>
          <w:rFonts w:asciiTheme="minorHAnsi" w:hAnsiTheme="minorHAnsi"/>
        </w:rPr>
      </w:pPr>
    </w:p>
    <w:p w:rsidR="00464B83" w:rsidRPr="00EE0B97" w:rsidRDefault="00464B83">
      <w:pPr>
        <w:rPr>
          <w:rFonts w:asciiTheme="minorHAnsi" w:hAnsiTheme="minorHAnsi"/>
        </w:rPr>
      </w:pPr>
      <w:r w:rsidRPr="00EE0B97">
        <w:rPr>
          <w:rFonts w:asciiTheme="minorHAnsi" w:hAnsiTheme="minorHAnsi"/>
        </w:rPr>
        <w:t>In most countries, if a person breaks the law, the system pronounces them guilty and gives then the standard punishment</w:t>
      </w:r>
      <w:r w:rsidR="00665477" w:rsidRPr="00EE0B97">
        <w:rPr>
          <w:rFonts w:asciiTheme="minorHAnsi" w:hAnsiTheme="minorHAnsi"/>
        </w:rPr>
        <w:t xml:space="preserve">. </w:t>
      </w:r>
      <w:r w:rsidRPr="00EE0B97">
        <w:rPr>
          <w:rFonts w:asciiTheme="minorHAnsi" w:hAnsiTheme="minorHAnsi"/>
        </w:rPr>
        <w:t>Rarely does the justice system ask why the person broke the law. Even more rarely does the justice system ask if the law in question is just.</w:t>
      </w:r>
    </w:p>
    <w:p w:rsidR="00464B83" w:rsidRPr="00EE0B97" w:rsidRDefault="00464B83">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The justice process in Aipotu </w:t>
      </w:r>
      <w:r w:rsidR="00464B83" w:rsidRPr="00EE0B97">
        <w:rPr>
          <w:rFonts w:asciiTheme="minorHAnsi" w:hAnsiTheme="minorHAnsi"/>
        </w:rPr>
        <w:t>has</w:t>
      </w:r>
      <w:r w:rsidRPr="00EE0B97">
        <w:rPr>
          <w:rFonts w:asciiTheme="minorHAnsi" w:hAnsiTheme="minorHAnsi"/>
        </w:rPr>
        <w:t xml:space="preserve"> four parts. The first part decides whether the accused performed the act. As is in our country, court</w:t>
      </w:r>
      <w:r w:rsidR="00464B83" w:rsidRPr="00EE0B97">
        <w:rPr>
          <w:rFonts w:asciiTheme="minorHAnsi" w:hAnsiTheme="minorHAnsi"/>
        </w:rPr>
        <w:t>s</w:t>
      </w:r>
      <w:r w:rsidRPr="00EE0B97">
        <w:rPr>
          <w:rFonts w:asciiTheme="minorHAnsi" w:hAnsiTheme="minorHAnsi"/>
        </w:rPr>
        <w:t xml:space="preserve"> with judge, jury, etc.</w:t>
      </w:r>
      <w:r w:rsidR="00464B83" w:rsidRPr="00EE0B97">
        <w:rPr>
          <w:rFonts w:asciiTheme="minorHAnsi" w:hAnsiTheme="minorHAnsi"/>
        </w:rPr>
        <w:t xml:space="preserve"> perform this function.</w:t>
      </w:r>
    </w:p>
    <w:p w:rsidR="004904FD" w:rsidRPr="00EE0B97" w:rsidRDefault="004904FD">
      <w:pPr>
        <w:rPr>
          <w:rFonts w:asciiTheme="minorHAnsi" w:hAnsiTheme="minorHAnsi"/>
        </w:rPr>
      </w:pPr>
    </w:p>
    <w:p w:rsidR="00FF317E" w:rsidRPr="00EE0B97" w:rsidRDefault="00665477">
      <w:pPr>
        <w:rPr>
          <w:rFonts w:asciiTheme="minorHAnsi" w:hAnsiTheme="minorHAnsi"/>
        </w:rPr>
      </w:pPr>
      <w:r w:rsidRPr="00EE0B97">
        <w:rPr>
          <w:rFonts w:asciiTheme="minorHAnsi" w:hAnsiTheme="minorHAnsi"/>
        </w:rPr>
        <w:t xml:space="preserve">The second part seeks the </w:t>
      </w:r>
      <w:r w:rsidR="009E17D0" w:rsidRPr="00EE0B97">
        <w:rPr>
          <w:rFonts w:asciiTheme="minorHAnsi" w:hAnsiTheme="minorHAnsi"/>
        </w:rPr>
        <w:t>motive</w:t>
      </w:r>
      <w:r w:rsidRPr="00EE0B97">
        <w:rPr>
          <w:rFonts w:asciiTheme="minorHAnsi" w:hAnsiTheme="minorHAnsi"/>
        </w:rPr>
        <w:t xml:space="preserve"> for the crime. This is essential because it helps decide what to do with the criminal.</w:t>
      </w:r>
      <w:r w:rsidR="00FF317E" w:rsidRPr="00EE0B97">
        <w:rPr>
          <w:rFonts w:asciiTheme="minorHAnsi" w:hAnsiTheme="minorHAnsi"/>
        </w:rPr>
        <w:t xml:space="preserve"> At this time</w:t>
      </w:r>
      <w:r w:rsidR="00B21521" w:rsidRPr="00EE0B97">
        <w:rPr>
          <w:rFonts w:asciiTheme="minorHAnsi" w:hAnsiTheme="minorHAnsi"/>
        </w:rPr>
        <w:t>,</w:t>
      </w:r>
      <w:r w:rsidR="00FF317E" w:rsidRPr="00EE0B97">
        <w:rPr>
          <w:rFonts w:asciiTheme="minorHAnsi" w:hAnsiTheme="minorHAnsi"/>
        </w:rPr>
        <w:t xml:space="preserve"> people speak on behalf of the accused, telling everyone all the</w:t>
      </w:r>
      <w:r w:rsidR="005B0CDD" w:rsidRPr="00EE0B97">
        <w:rPr>
          <w:rFonts w:asciiTheme="minorHAnsi" w:hAnsiTheme="minorHAnsi"/>
        </w:rPr>
        <w:t xml:space="preserve"> good the accused has done for family and community.</w:t>
      </w:r>
    </w:p>
    <w:p w:rsidR="00FF317E" w:rsidRPr="00EE0B97" w:rsidRDefault="00FF317E">
      <w:pPr>
        <w:rPr>
          <w:rFonts w:asciiTheme="minorHAnsi" w:hAnsiTheme="minorHAnsi"/>
        </w:rPr>
      </w:pPr>
    </w:p>
    <w:p w:rsidR="004904FD" w:rsidRPr="00EE0B97" w:rsidRDefault="00054CB7" w:rsidP="00755E7F">
      <w:pPr>
        <w:pStyle w:val="Subtitle1"/>
      </w:pPr>
      <w:r w:rsidRPr="00EE0B97">
        <w:drawing>
          <wp:inline distT="0" distB="0" distL="0" distR="0">
            <wp:extent cx="3106420" cy="1277620"/>
            <wp:effectExtent l="1905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cstate="print"/>
                    <a:srcRect/>
                    <a:stretch>
                      <a:fillRect/>
                    </a:stretch>
                  </pic:blipFill>
                  <pic:spPr bwMode="auto">
                    <a:xfrm>
                      <a:off x="0" y="0"/>
                      <a:ext cx="3106420" cy="1277620"/>
                    </a:xfrm>
                    <a:prstGeom prst="rect">
                      <a:avLst/>
                    </a:prstGeom>
                    <a:noFill/>
                    <a:ln w="9525">
                      <a:noFill/>
                      <a:miter lim="800000"/>
                      <a:headEnd/>
                      <a:tailEnd/>
                    </a:ln>
                  </pic:spPr>
                </pic:pic>
              </a:graphicData>
            </a:graphic>
          </wp:inline>
        </w:drawing>
      </w:r>
      <w:r w:rsidR="00665477" w:rsidRPr="00EE0B97">
        <w:br/>
        <w:t>Courtesy United Feature Syndicate</w:t>
      </w:r>
      <w:r w:rsidR="00665477" w:rsidRPr="00EE0B97">
        <w:br/>
        <w:t>8-11-2003</w:t>
      </w:r>
    </w:p>
    <w:p w:rsidR="004904FD" w:rsidRDefault="004904FD">
      <w:pPr>
        <w:rPr>
          <w:rFonts w:asciiTheme="minorHAnsi" w:hAnsiTheme="minorHAnsi"/>
        </w:rPr>
      </w:pPr>
    </w:p>
    <w:p w:rsidR="00AA7247" w:rsidRPr="00EE0B97" w:rsidRDefault="00AA7247">
      <w:pPr>
        <w:rPr>
          <w:rFonts w:asciiTheme="minorHAnsi" w:hAnsiTheme="minorHAnsi"/>
          <w:vanish/>
        </w:rPr>
      </w:pPr>
    </w:p>
    <w:p w:rsidR="004904FD" w:rsidRPr="00EE0B97" w:rsidRDefault="00665477">
      <w:pPr>
        <w:rPr>
          <w:rFonts w:asciiTheme="minorHAnsi" w:hAnsiTheme="minorHAnsi"/>
        </w:rPr>
      </w:pPr>
      <w:r w:rsidRPr="00EE0B97">
        <w:rPr>
          <w:rFonts w:asciiTheme="minorHAnsi" w:hAnsiTheme="minorHAnsi"/>
        </w:rPr>
        <w:t>The third part seeks to prevent a repeat of the crime. Occasionally this process has questioned the legality of some laws.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fourth part seeks a repayment to society by the criminal</w:t>
      </w:r>
      <w:r w:rsidR="009E17D0" w:rsidRPr="00EE0B97">
        <w:rPr>
          <w:rFonts w:asciiTheme="minorHAnsi" w:hAnsiTheme="minorHAnsi"/>
        </w:rPr>
        <w:t xml:space="preserve">. </w:t>
      </w:r>
      <w:r w:rsidRPr="00EE0B97">
        <w:rPr>
          <w:rFonts w:asciiTheme="minorHAnsi" w:hAnsiTheme="minorHAnsi"/>
        </w:rPr>
        <w:t>This can be tricky, depending on the crime.</w:t>
      </w:r>
    </w:p>
    <w:p w:rsidR="004904FD" w:rsidRPr="00EE0B97" w:rsidRDefault="00665477">
      <w:pPr>
        <w:pStyle w:val="H3"/>
        <w:rPr>
          <w:rFonts w:asciiTheme="minorHAnsi" w:hAnsiTheme="minorHAnsi"/>
          <w:bCs w:val="0"/>
          <w:szCs w:val="24"/>
        </w:rPr>
      </w:pPr>
      <w:bookmarkStart w:id="75" w:name="_Toc146731462"/>
      <w:bookmarkStart w:id="76" w:name="_Toc146732791"/>
      <w:bookmarkStart w:id="77" w:name="_Toc383697515"/>
      <w:r w:rsidRPr="00EE0B97">
        <w:rPr>
          <w:rFonts w:asciiTheme="minorHAnsi" w:hAnsiTheme="minorHAnsi"/>
          <w:bCs w:val="0"/>
          <w:szCs w:val="24"/>
        </w:rPr>
        <w:t xml:space="preserve">Jailing </w:t>
      </w:r>
      <w:r w:rsidR="00FF1C21" w:rsidRPr="00EE0B97">
        <w:rPr>
          <w:rFonts w:asciiTheme="minorHAnsi" w:hAnsiTheme="minorHAnsi"/>
          <w:bCs w:val="0"/>
          <w:szCs w:val="24"/>
        </w:rPr>
        <w:t>the</w:t>
      </w:r>
      <w:r w:rsidRPr="00EE0B97">
        <w:rPr>
          <w:rFonts w:asciiTheme="minorHAnsi" w:hAnsiTheme="minorHAnsi"/>
          <w:bCs w:val="0"/>
          <w:szCs w:val="24"/>
        </w:rPr>
        <w:t xml:space="preserve"> Crooks</w:t>
      </w:r>
      <w:bookmarkEnd w:id="75"/>
      <w:bookmarkEnd w:id="76"/>
      <w:bookmarkEnd w:id="77"/>
    </w:p>
    <w:p w:rsidR="004904FD" w:rsidRPr="00EE0B97" w:rsidRDefault="00665477">
      <w:pPr>
        <w:pStyle w:val="Quote1"/>
        <w:rPr>
          <w:rFonts w:asciiTheme="minorHAnsi" w:hAnsiTheme="minorHAnsi"/>
          <w:szCs w:val="24"/>
        </w:rPr>
      </w:pPr>
      <w:r w:rsidRPr="00EE0B97">
        <w:rPr>
          <w:rFonts w:asciiTheme="minorHAnsi" w:hAnsiTheme="minorHAnsi"/>
          <w:szCs w:val="24"/>
        </w:rPr>
        <w:t>Killing a man may be necessary.</w:t>
      </w:r>
      <w:r w:rsidRPr="00EE0B97">
        <w:rPr>
          <w:rFonts w:asciiTheme="minorHAnsi" w:hAnsiTheme="minorHAnsi"/>
          <w:szCs w:val="24"/>
        </w:rPr>
        <w:br/>
        <w:t>But confining him is an offence against</w:t>
      </w:r>
      <w:r w:rsidRPr="00EE0B97">
        <w:rPr>
          <w:rFonts w:asciiTheme="minorHAnsi" w:hAnsiTheme="minorHAnsi"/>
          <w:szCs w:val="24"/>
        </w:rPr>
        <w:br/>
        <w:t>his integrity – and your own.</w:t>
      </w:r>
      <w:r w:rsidRPr="00EE0B97">
        <w:rPr>
          <w:rFonts w:asciiTheme="minorHAnsi" w:hAnsiTheme="minorHAnsi"/>
          <w:szCs w:val="24"/>
        </w:rPr>
        <w:br/>
        <w:t>-- Robert A. Heinlein</w:t>
      </w:r>
      <w:r w:rsidRPr="00EE0B97">
        <w:rPr>
          <w:rStyle w:val="FootnoteReference"/>
          <w:rFonts w:asciiTheme="minorHAnsi" w:hAnsiTheme="minorHAnsi"/>
          <w:szCs w:val="24"/>
        </w:rPr>
        <w:footnoteReference w:id="15"/>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91776">
      <w:pPr>
        <w:widowControl w:val="0"/>
        <w:rPr>
          <w:rFonts w:asciiTheme="minorHAnsi" w:hAnsiTheme="minorHAnsi"/>
        </w:rPr>
      </w:pPr>
      <w:r w:rsidRPr="00EE0B97">
        <w:rPr>
          <w:rFonts w:asciiTheme="minorHAnsi" w:hAnsiTheme="minorHAnsi"/>
        </w:rPr>
        <w:t xml:space="preserve">What do you do with </w:t>
      </w:r>
      <w:r w:rsidR="00352C5F" w:rsidRPr="00EE0B97">
        <w:rPr>
          <w:rFonts w:asciiTheme="minorHAnsi" w:hAnsiTheme="minorHAnsi"/>
        </w:rPr>
        <w:t xml:space="preserve">convicted </w:t>
      </w:r>
      <w:r w:rsidRPr="00EE0B97">
        <w:rPr>
          <w:rFonts w:asciiTheme="minorHAnsi" w:hAnsiTheme="minorHAnsi"/>
        </w:rPr>
        <w:t>criminals?</w:t>
      </w:r>
      <w:r w:rsidR="00665477" w:rsidRPr="00EE0B97">
        <w:rPr>
          <w:rFonts w:asciiTheme="minorHAnsi" w:hAnsiTheme="minorHAnsi"/>
        </w:rPr>
        <w:t xml:space="preserve"> The traditional answer</w:t>
      </w:r>
      <w:r w:rsidR="004C2C02" w:rsidRPr="00EE0B97">
        <w:rPr>
          <w:rFonts w:asciiTheme="minorHAnsi" w:hAnsiTheme="minorHAnsi"/>
        </w:rPr>
        <w:t>: P</w:t>
      </w:r>
      <w:r w:rsidR="00665477" w:rsidRPr="00EE0B97">
        <w:rPr>
          <w:rFonts w:asciiTheme="minorHAnsi" w:hAnsiTheme="minorHAnsi"/>
        </w:rPr>
        <w:t xml:space="preserve">ut them in jail. </w:t>
      </w:r>
      <w:r w:rsidR="00352C5F" w:rsidRPr="00EE0B97">
        <w:rPr>
          <w:rFonts w:asciiTheme="minorHAnsi" w:hAnsiTheme="minorHAnsi"/>
        </w:rPr>
        <w:t>However,</w:t>
      </w:r>
      <w:r w:rsidR="00665477" w:rsidRPr="00EE0B97">
        <w:rPr>
          <w:rFonts w:asciiTheme="minorHAnsi" w:hAnsiTheme="minorHAnsi"/>
        </w:rPr>
        <w:t xml:space="preserve"> this leaves us with crowded prisons</w:t>
      </w:r>
      <w:r w:rsidR="00A50A08" w:rsidRPr="00EE0B97">
        <w:rPr>
          <w:rFonts w:asciiTheme="minorHAnsi" w:hAnsiTheme="minorHAnsi"/>
        </w:rPr>
        <w:t xml:space="preserve"> and ruined lives</w:t>
      </w:r>
      <w:r w:rsidR="004C2C02"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B21521">
      <w:pPr>
        <w:widowControl w:val="0"/>
        <w:rPr>
          <w:rFonts w:asciiTheme="minorHAnsi" w:hAnsiTheme="minorHAnsi"/>
        </w:rPr>
      </w:pPr>
      <w:r w:rsidRPr="00EE0B97">
        <w:rPr>
          <w:rFonts w:asciiTheme="minorHAnsi" w:hAnsiTheme="minorHAnsi"/>
        </w:rPr>
        <w:t>It’s not the purpose of the justice system to punish criminals</w:t>
      </w:r>
      <w:r w:rsidR="00665477" w:rsidRPr="00EE0B97">
        <w:rPr>
          <w:rFonts w:asciiTheme="minorHAnsi" w:hAnsiTheme="minorHAnsi"/>
        </w:rPr>
        <w:t xml:space="preserve">. </w:t>
      </w:r>
      <w:r w:rsidR="005B27A7" w:rsidRPr="00EE0B97">
        <w:rPr>
          <w:rFonts w:asciiTheme="minorHAnsi" w:hAnsiTheme="minorHAnsi"/>
        </w:rPr>
        <w:t>Instead,</w:t>
      </w:r>
      <w:r w:rsidR="00665477" w:rsidRPr="00EE0B97">
        <w:rPr>
          <w:rFonts w:asciiTheme="minorHAnsi" w:hAnsiTheme="minorHAnsi"/>
        </w:rPr>
        <w:t xml:space="preserve"> its purpose is to keep citizens safe from criminals </w:t>
      </w:r>
      <w:r w:rsidR="004C2C02" w:rsidRPr="00EE0B97">
        <w:rPr>
          <w:rFonts w:asciiTheme="minorHAnsi" w:hAnsiTheme="minorHAnsi"/>
        </w:rPr>
        <w:t>b</w:t>
      </w:r>
      <w:r w:rsidR="00665477" w:rsidRPr="00EE0B97">
        <w:rPr>
          <w:rFonts w:asciiTheme="minorHAnsi" w:hAnsiTheme="minorHAnsi"/>
        </w:rPr>
        <w:t>y attacking the source of crime.</w:t>
      </w:r>
      <w:r w:rsidR="00137BF0" w:rsidRPr="00EE0B97">
        <w:rPr>
          <w:rFonts w:asciiTheme="minorHAnsi" w:hAnsiTheme="minorHAnsi"/>
        </w:rPr>
        <w:t xml:space="preserve"> For this </w:t>
      </w:r>
      <w:r w:rsidR="005B27A7" w:rsidRPr="00EE0B97">
        <w:rPr>
          <w:rFonts w:asciiTheme="minorHAnsi" w:hAnsiTheme="minorHAnsi"/>
        </w:rPr>
        <w:t>reason,</w:t>
      </w:r>
      <w:r w:rsidR="00137BF0" w:rsidRPr="00EE0B97">
        <w:rPr>
          <w:rFonts w:asciiTheme="minorHAnsi" w:hAnsiTheme="minorHAnsi"/>
        </w:rPr>
        <w:t xml:space="preserve"> Aipotu doesn’t have a death penalty.</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constitution defines a criminal in these words: </w:t>
      </w:r>
      <w:r w:rsidRPr="00EE0B97">
        <w:rPr>
          <w:rFonts w:asciiTheme="minorHAnsi" w:hAnsiTheme="minorHAnsi"/>
          <w:i/>
        </w:rPr>
        <w:t>A criminal is a person who willfully and intentionally interferes with the rights and freedoms of another person</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the words of Ann Rand:</w:t>
      </w:r>
    </w:p>
    <w:p w:rsidR="004904FD" w:rsidRPr="00EE0B97" w:rsidRDefault="004904FD">
      <w:pPr>
        <w:rPr>
          <w:rFonts w:asciiTheme="minorHAnsi" w:hAnsiTheme="minorHAnsi"/>
        </w:rPr>
      </w:pPr>
    </w:p>
    <w:p w:rsidR="004904FD" w:rsidRPr="00EE0B97" w:rsidRDefault="00665477" w:rsidP="00352C5F">
      <w:pPr>
        <w:pStyle w:val="quote2"/>
        <w:rPr>
          <w:rFonts w:asciiTheme="minorHAnsi" w:hAnsiTheme="minorHAnsi"/>
        </w:rPr>
      </w:pPr>
      <w:r w:rsidRPr="00EE0B97">
        <w:rPr>
          <w:rFonts w:asciiTheme="minorHAnsi" w:hAnsiTheme="minorHAnsi"/>
        </w:rPr>
        <w:t xml:space="preserve">“A crime is the violation of the right(s) of other men by force (or fraud). It is only the initiation of physical force against others- i.e., the recourse to </w:t>
      </w:r>
      <w:r w:rsidRPr="00EE0B97">
        <w:rPr>
          <w:rFonts w:asciiTheme="minorHAnsi" w:hAnsiTheme="minorHAnsi"/>
        </w:rPr>
        <w:lastRenderedPageBreak/>
        <w:t>violence- that can be classified as a crime in a free society (as distinguished from a civil wrong). Ideas, in a free society, are not a crime - and neither can they serve as the justification of a crime.”</w:t>
      </w:r>
    </w:p>
    <w:p w:rsidR="004904FD" w:rsidRPr="00EE0B97" w:rsidRDefault="00A51FED">
      <w:pPr>
        <w:widowControl w:val="0"/>
        <w:rPr>
          <w:rFonts w:asciiTheme="minorHAnsi" w:hAnsiTheme="minorHAnsi"/>
        </w:rPr>
      </w:pPr>
      <w:r w:rsidRPr="00EE0B97">
        <w:rPr>
          <w:rFonts w:asciiTheme="minorHAnsi" w:hAnsiTheme="minorHAnsi"/>
        </w:rPr>
        <w:t>People</w:t>
      </w:r>
      <w:r w:rsidR="00352C5F" w:rsidRPr="00EE0B97">
        <w:rPr>
          <w:rFonts w:asciiTheme="minorHAnsi" w:hAnsiTheme="minorHAnsi"/>
        </w:rPr>
        <w:t xml:space="preserve"> accused of a crime are</w:t>
      </w:r>
      <w:r w:rsidR="00665477" w:rsidRPr="00EE0B97">
        <w:rPr>
          <w:rFonts w:asciiTheme="minorHAnsi" w:hAnsiTheme="minorHAnsi"/>
        </w:rPr>
        <w:t xml:space="preserve"> assigned a handler</w:t>
      </w:r>
      <w:r w:rsidR="005C6656" w:rsidRPr="00EE0B97">
        <w:rPr>
          <w:rFonts w:asciiTheme="minorHAnsi" w:hAnsiTheme="minorHAnsi"/>
        </w:rPr>
        <w:t xml:space="preserve">. </w:t>
      </w:r>
      <w:r w:rsidR="00665477" w:rsidRPr="00EE0B97">
        <w:rPr>
          <w:rFonts w:asciiTheme="minorHAnsi" w:hAnsiTheme="minorHAnsi"/>
        </w:rPr>
        <w:t>This handler make</w:t>
      </w:r>
      <w:r w:rsidR="005C6656" w:rsidRPr="00EE0B97">
        <w:rPr>
          <w:rFonts w:asciiTheme="minorHAnsi" w:hAnsiTheme="minorHAnsi"/>
        </w:rPr>
        <w:t>s</w:t>
      </w:r>
      <w:r w:rsidR="00665477" w:rsidRPr="00EE0B97">
        <w:rPr>
          <w:rFonts w:asciiTheme="minorHAnsi" w:hAnsiTheme="minorHAnsi"/>
        </w:rPr>
        <w:t xml:space="preserve"> sure the public is safe from the accused and vice versa. This insures that someone is accountable should something go wrong.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 saw this story on the news. </w:t>
      </w:r>
      <w:r w:rsidR="00FF5B2B" w:rsidRPr="00EE0B97">
        <w:rPr>
          <w:rFonts w:asciiTheme="minorHAnsi" w:hAnsiTheme="minorHAnsi"/>
        </w:rPr>
        <w:t xml:space="preserve">The authorities accused a man of armed robbery and sentenced </w:t>
      </w:r>
      <w:r w:rsidR="00FB0805" w:rsidRPr="00EE0B97">
        <w:rPr>
          <w:rFonts w:asciiTheme="minorHAnsi" w:hAnsiTheme="minorHAnsi"/>
        </w:rPr>
        <w:t xml:space="preserve">him </w:t>
      </w:r>
      <w:r w:rsidR="00FF5B2B" w:rsidRPr="00EE0B97">
        <w:rPr>
          <w:rFonts w:asciiTheme="minorHAnsi" w:hAnsiTheme="minorHAnsi"/>
        </w:rPr>
        <w:t>to jail.</w:t>
      </w:r>
      <w:r w:rsidRPr="00EE0B97">
        <w:rPr>
          <w:rFonts w:asciiTheme="minorHAnsi" w:hAnsiTheme="minorHAnsi"/>
        </w:rPr>
        <w:t xml:space="preserve"> </w:t>
      </w:r>
      <w:r w:rsidR="00FF5B2B" w:rsidRPr="00EE0B97">
        <w:rPr>
          <w:rFonts w:asciiTheme="minorHAnsi" w:hAnsiTheme="minorHAnsi"/>
        </w:rPr>
        <w:t>The authorities told him</w:t>
      </w:r>
      <w:r w:rsidRPr="00EE0B97">
        <w:rPr>
          <w:rFonts w:asciiTheme="minorHAnsi" w:hAnsiTheme="minorHAnsi"/>
        </w:rPr>
        <w:t xml:space="preserve"> to drive himself to jail. As you can guess, he escaped and </w:t>
      </w:r>
      <w:r w:rsidR="00FF5B2B" w:rsidRPr="00EE0B97">
        <w:rPr>
          <w:rFonts w:asciiTheme="minorHAnsi" w:hAnsiTheme="minorHAnsi"/>
        </w:rPr>
        <w:t>went on a crime spree</w:t>
      </w:r>
      <w:r w:rsidRPr="00EE0B97">
        <w:rPr>
          <w:rFonts w:asciiTheme="minorHAnsi" w:hAnsiTheme="minorHAnsi"/>
        </w:rPr>
        <w:t>. No one accepted responsibility because no one was specifically in charge of the criminal. In Aipotu, the blame would</w:t>
      </w:r>
      <w:r w:rsidR="009F3A98" w:rsidRPr="00EE0B97">
        <w:rPr>
          <w:rFonts w:asciiTheme="minorHAnsi" w:hAnsiTheme="minorHAnsi"/>
        </w:rPr>
        <w:t xml:space="preserve"> ha</w:t>
      </w:r>
      <w:r w:rsidRPr="00EE0B97">
        <w:rPr>
          <w:rFonts w:asciiTheme="minorHAnsi" w:hAnsiTheme="minorHAnsi"/>
        </w:rPr>
        <w:t>ve rested on the shoulders of the criminal’s handler</w:t>
      </w:r>
      <w:r w:rsidR="005C6656"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handler’s duty ends if the </w:t>
      </w:r>
      <w:r w:rsidR="00A51FED" w:rsidRPr="00EE0B97">
        <w:rPr>
          <w:rFonts w:asciiTheme="minorHAnsi" w:hAnsiTheme="minorHAnsi"/>
        </w:rPr>
        <w:t xml:space="preserve">courts clear the </w:t>
      </w:r>
      <w:r w:rsidRPr="00EE0B97">
        <w:rPr>
          <w:rFonts w:asciiTheme="minorHAnsi" w:hAnsiTheme="minorHAnsi"/>
        </w:rPr>
        <w:t xml:space="preserve">accused </w:t>
      </w:r>
      <w:r w:rsidR="00A51FED" w:rsidRPr="00EE0B97">
        <w:rPr>
          <w:rFonts w:asciiTheme="minorHAnsi" w:hAnsiTheme="minorHAnsi"/>
        </w:rPr>
        <w:t>of all charges or if the accuser drops all charges.</w:t>
      </w:r>
      <w:r w:rsidRPr="00EE0B97">
        <w:rPr>
          <w:rFonts w:asciiTheme="minorHAnsi" w:hAnsiTheme="minorHAnsi"/>
        </w:rPr>
        <w:t xml:space="preserve"> If convicted, the criminal gets a new handler. The first handler’s duty ends with the transfer of the prisoner. The new handler is responsible for the prisoner’s rehabilitation.</w:t>
      </w:r>
    </w:p>
    <w:p w:rsidR="00AA4424" w:rsidRPr="00EE0B97" w:rsidRDefault="00AA4424" w:rsidP="00AA4424">
      <w:pPr>
        <w:pStyle w:val="H3"/>
        <w:rPr>
          <w:rFonts w:asciiTheme="minorHAnsi" w:hAnsiTheme="minorHAnsi"/>
        </w:rPr>
      </w:pPr>
      <w:bookmarkStart w:id="78" w:name="_Toc383697516"/>
      <w:r w:rsidRPr="00EE0B97">
        <w:rPr>
          <w:rFonts w:asciiTheme="minorHAnsi" w:hAnsiTheme="minorHAnsi"/>
        </w:rPr>
        <w:t>Reformation</w:t>
      </w:r>
      <w:bookmarkEnd w:id="78"/>
    </w:p>
    <w:p w:rsidR="00AC3CD6" w:rsidRPr="00EE0B97" w:rsidRDefault="00AC3CD6" w:rsidP="00AC3CD6">
      <w:pPr>
        <w:pStyle w:val="Quote1"/>
        <w:rPr>
          <w:rFonts w:asciiTheme="minorHAnsi" w:hAnsiTheme="minorHAnsi"/>
        </w:rPr>
      </w:pPr>
      <w:r w:rsidRPr="00EE0B97">
        <w:rPr>
          <w:rFonts w:asciiTheme="minorHAnsi" w:hAnsiTheme="minorHAnsi"/>
        </w:rPr>
        <w:t>When you come to the edge of all that you know,</w:t>
      </w:r>
      <w:r w:rsidRPr="00EE0B97">
        <w:rPr>
          <w:rFonts w:asciiTheme="minorHAnsi" w:hAnsiTheme="minorHAnsi"/>
        </w:rPr>
        <w:br/>
        <w:t>you must believe one of two things:</w:t>
      </w:r>
      <w:r w:rsidRPr="00EE0B97">
        <w:rPr>
          <w:rFonts w:asciiTheme="minorHAnsi" w:hAnsiTheme="minorHAnsi"/>
        </w:rPr>
        <w:br/>
        <w:t>There will be earth upon which to stand,</w:t>
      </w:r>
      <w:r w:rsidRPr="00EE0B97">
        <w:rPr>
          <w:rFonts w:asciiTheme="minorHAnsi" w:hAnsiTheme="minorHAnsi"/>
        </w:rPr>
        <w:br/>
        <w:t>or you will be given wings to fly.</w:t>
      </w:r>
    </w:p>
    <w:p w:rsidR="00DC335A" w:rsidRPr="00EE0B97" w:rsidRDefault="00AC3CD6" w:rsidP="00AC3CD6">
      <w:pPr>
        <w:pStyle w:val="Quote1"/>
        <w:rPr>
          <w:rFonts w:asciiTheme="minorHAnsi" w:hAnsiTheme="minorHAnsi"/>
        </w:rPr>
      </w:pPr>
      <w:r w:rsidRPr="00EE0B97">
        <w:rPr>
          <w:rFonts w:asciiTheme="minorHAnsi" w:hAnsiTheme="minorHAnsi"/>
        </w:rPr>
        <w:t>-- Unknown</w:t>
      </w:r>
      <w:r w:rsidR="00DA24F0" w:rsidRPr="00EE0B97">
        <w:rPr>
          <w:rStyle w:val="FootnoteReference"/>
          <w:rFonts w:asciiTheme="minorHAnsi" w:hAnsiTheme="minorHAnsi"/>
        </w:rPr>
        <w:footnoteReference w:id="16"/>
      </w:r>
      <w:r w:rsidRPr="00EE0B97">
        <w:rPr>
          <w:rFonts w:asciiTheme="minorHAnsi" w:hAnsiTheme="minorHAnsi"/>
        </w:rPr>
        <w:t xml:space="preserve"> --</w:t>
      </w:r>
    </w:p>
    <w:p w:rsidR="00AD39DF" w:rsidRPr="00EE0B97" w:rsidRDefault="00AD39DF" w:rsidP="00AC3CD6">
      <w:pPr>
        <w:pStyle w:val="Quote1"/>
        <w:rPr>
          <w:rFonts w:asciiTheme="minorHAnsi" w:hAnsiTheme="minorHAnsi"/>
        </w:rPr>
      </w:pPr>
    </w:p>
    <w:p w:rsidR="002E2024" w:rsidRPr="00EE0B97" w:rsidRDefault="004A4FA7">
      <w:pPr>
        <w:widowControl w:val="0"/>
        <w:rPr>
          <w:rFonts w:asciiTheme="minorHAnsi" w:hAnsiTheme="minorHAnsi"/>
        </w:rPr>
      </w:pPr>
      <w:r w:rsidRPr="00EE0B97">
        <w:rPr>
          <w:rFonts w:asciiTheme="minorHAnsi" w:hAnsiTheme="minorHAnsi"/>
        </w:rPr>
        <w:t>Criminals aren</w:t>
      </w:r>
      <w:r w:rsidR="002E2024" w:rsidRPr="00EE0B97">
        <w:rPr>
          <w:rFonts w:asciiTheme="minorHAnsi" w:hAnsiTheme="minorHAnsi"/>
        </w:rPr>
        <w:t>’</w:t>
      </w:r>
      <w:r w:rsidRPr="00EE0B97">
        <w:rPr>
          <w:rFonts w:asciiTheme="minorHAnsi" w:hAnsiTheme="minorHAnsi"/>
        </w:rPr>
        <w:t xml:space="preserve">t given specific jail terms. </w:t>
      </w:r>
      <w:r w:rsidR="005B27A7" w:rsidRPr="00EE0B97">
        <w:rPr>
          <w:rFonts w:asciiTheme="minorHAnsi" w:hAnsiTheme="minorHAnsi"/>
        </w:rPr>
        <w:t>Instead,</w:t>
      </w:r>
      <w:r w:rsidRPr="00EE0B97">
        <w:rPr>
          <w:rFonts w:asciiTheme="minorHAnsi" w:hAnsiTheme="minorHAnsi"/>
        </w:rPr>
        <w:t xml:space="preserve"> </w:t>
      </w:r>
      <w:r w:rsidR="002E2024" w:rsidRPr="00EE0B97">
        <w:rPr>
          <w:rFonts w:asciiTheme="minorHAnsi" w:hAnsiTheme="minorHAnsi"/>
        </w:rPr>
        <w:t>criminals stay in custody until they are reformed and their debt to society paid.</w:t>
      </w:r>
    </w:p>
    <w:p w:rsidR="004A4FA7" w:rsidRPr="00EE0B97" w:rsidRDefault="004A4FA7">
      <w:pPr>
        <w:widowControl w:val="0"/>
        <w:rPr>
          <w:rFonts w:asciiTheme="minorHAnsi" w:hAnsiTheme="minorHAnsi"/>
        </w:rPr>
      </w:pPr>
    </w:p>
    <w:p w:rsidR="00AA4424" w:rsidRPr="00EE0B97" w:rsidRDefault="00AA4424" w:rsidP="00AA4424">
      <w:pPr>
        <w:widowControl w:val="0"/>
        <w:rPr>
          <w:rFonts w:asciiTheme="minorHAnsi" w:hAnsiTheme="minorHAnsi"/>
        </w:rPr>
      </w:pPr>
      <w:r w:rsidRPr="00EE0B97">
        <w:rPr>
          <w:rFonts w:asciiTheme="minorHAnsi" w:hAnsiTheme="minorHAnsi"/>
        </w:rPr>
        <w:t xml:space="preserve">Reformation is not always </w:t>
      </w:r>
      <w:r w:rsidR="00AD39DF" w:rsidRPr="00EE0B97">
        <w:rPr>
          <w:rFonts w:asciiTheme="minorHAnsi" w:hAnsiTheme="minorHAnsi"/>
        </w:rPr>
        <w:t>easy</w:t>
      </w:r>
      <w:r w:rsidRPr="00EE0B97">
        <w:rPr>
          <w:rFonts w:asciiTheme="minorHAnsi" w:hAnsiTheme="minorHAnsi"/>
        </w:rPr>
        <w:t xml:space="preserve">. Neither is finding out how </w:t>
      </w:r>
      <w:r w:rsidR="003B368E" w:rsidRPr="00EE0B97">
        <w:rPr>
          <w:rFonts w:asciiTheme="minorHAnsi" w:hAnsiTheme="minorHAnsi"/>
        </w:rPr>
        <w:t xml:space="preserve">best </w:t>
      </w:r>
      <w:r w:rsidRPr="00EE0B97">
        <w:rPr>
          <w:rFonts w:asciiTheme="minorHAnsi" w:hAnsiTheme="minorHAnsi"/>
        </w:rPr>
        <w:t>to help a criminal repay their debt to society. However</w:t>
      </w:r>
      <w:r w:rsidR="003A2AEC" w:rsidRPr="00EE0B97">
        <w:rPr>
          <w:rFonts w:asciiTheme="minorHAnsi" w:hAnsiTheme="minorHAnsi"/>
        </w:rPr>
        <w:t>,</w:t>
      </w:r>
      <w:r w:rsidRPr="00EE0B97">
        <w:rPr>
          <w:rFonts w:asciiTheme="minorHAnsi" w:hAnsiTheme="minorHAnsi"/>
        </w:rPr>
        <w:t xml:space="preserve"> this is essential for releasing a former criminal into society.</w:t>
      </w:r>
      <w:r w:rsidR="00434C79" w:rsidRPr="00EE0B97">
        <w:rPr>
          <w:rFonts w:asciiTheme="minorHAnsi" w:hAnsiTheme="minorHAnsi"/>
        </w:rPr>
        <w:t xml:space="preserve"> This </w:t>
      </w:r>
      <w:r w:rsidR="00952000" w:rsidRPr="00EE0B97">
        <w:rPr>
          <w:rFonts w:asciiTheme="minorHAnsi" w:hAnsiTheme="minorHAnsi"/>
        </w:rPr>
        <w:t xml:space="preserve">insures </w:t>
      </w:r>
      <w:r w:rsidR="00434C79" w:rsidRPr="00EE0B97">
        <w:rPr>
          <w:rFonts w:asciiTheme="minorHAnsi" w:hAnsiTheme="minorHAnsi"/>
        </w:rPr>
        <w:t>justice for all.</w:t>
      </w:r>
    </w:p>
    <w:p w:rsidR="00AA4424" w:rsidRPr="00EE0B97" w:rsidRDefault="00AA4424">
      <w:pPr>
        <w:widowControl w:val="0"/>
        <w:rPr>
          <w:rFonts w:asciiTheme="minorHAnsi" w:hAnsiTheme="minorHAnsi"/>
        </w:rPr>
      </w:pPr>
    </w:p>
    <w:p w:rsidR="00AA4424" w:rsidRPr="00EE0B97" w:rsidRDefault="00952000">
      <w:pPr>
        <w:widowControl w:val="0"/>
        <w:rPr>
          <w:rFonts w:asciiTheme="minorHAnsi" w:hAnsiTheme="minorHAnsi"/>
        </w:rPr>
      </w:pPr>
      <w:r w:rsidRPr="00EE0B97">
        <w:rPr>
          <w:rFonts w:asciiTheme="minorHAnsi" w:hAnsiTheme="minorHAnsi"/>
        </w:rPr>
        <w:t>The first step is getting prisoners to understand the consequences of their actions. All actions have consequences.</w:t>
      </w:r>
    </w:p>
    <w:p w:rsidR="00434C79" w:rsidRPr="00EE0B97" w:rsidRDefault="00434C79" w:rsidP="00434C79">
      <w:pPr>
        <w:widowControl w:val="0"/>
        <w:rPr>
          <w:rFonts w:asciiTheme="minorHAnsi" w:hAnsiTheme="minorHAnsi"/>
        </w:rPr>
      </w:pPr>
    </w:p>
    <w:p w:rsidR="00DC335A" w:rsidRPr="00EE0B97" w:rsidRDefault="0030118F">
      <w:pPr>
        <w:widowControl w:val="0"/>
        <w:rPr>
          <w:rFonts w:asciiTheme="minorHAnsi" w:hAnsiTheme="minorHAnsi"/>
        </w:rPr>
      </w:pPr>
      <w:r w:rsidRPr="00EE0B97">
        <w:rPr>
          <w:rFonts w:asciiTheme="minorHAnsi" w:hAnsiTheme="minorHAnsi"/>
        </w:rPr>
        <w:lastRenderedPageBreak/>
        <w:t>Various professionals facilitate this stage of the process</w:t>
      </w:r>
      <w:r w:rsidR="00847013" w:rsidRPr="00EE0B97">
        <w:rPr>
          <w:rFonts w:asciiTheme="minorHAnsi" w:hAnsiTheme="minorHAnsi"/>
        </w:rPr>
        <w:t xml:space="preserve">. This includes </w:t>
      </w:r>
      <w:r w:rsidR="00065699" w:rsidRPr="00EE0B97">
        <w:rPr>
          <w:rFonts w:asciiTheme="minorHAnsi" w:hAnsiTheme="minorHAnsi"/>
        </w:rPr>
        <w:t>therapists</w:t>
      </w:r>
      <w:r w:rsidRPr="00EE0B97">
        <w:rPr>
          <w:rFonts w:asciiTheme="minorHAnsi" w:hAnsiTheme="minorHAnsi"/>
        </w:rPr>
        <w:t>. It also includes</w:t>
      </w:r>
      <w:r w:rsidR="00847013" w:rsidRPr="00EE0B97">
        <w:rPr>
          <w:rFonts w:asciiTheme="minorHAnsi" w:hAnsiTheme="minorHAnsi"/>
        </w:rPr>
        <w:t xml:space="preserve"> </w:t>
      </w:r>
      <w:r w:rsidRPr="00EE0B97">
        <w:rPr>
          <w:rFonts w:asciiTheme="minorHAnsi" w:hAnsiTheme="minorHAnsi"/>
        </w:rPr>
        <w:t>professionals</w:t>
      </w:r>
      <w:r w:rsidR="00065699" w:rsidRPr="00EE0B97">
        <w:rPr>
          <w:rFonts w:asciiTheme="minorHAnsi" w:hAnsiTheme="minorHAnsi"/>
        </w:rPr>
        <w:t xml:space="preserve"> who study how </w:t>
      </w:r>
      <w:r w:rsidRPr="00EE0B97">
        <w:rPr>
          <w:rFonts w:asciiTheme="minorHAnsi" w:hAnsiTheme="minorHAnsi"/>
        </w:rPr>
        <w:t xml:space="preserve">our </w:t>
      </w:r>
      <w:r w:rsidR="00065699" w:rsidRPr="00EE0B97">
        <w:rPr>
          <w:rFonts w:asciiTheme="minorHAnsi" w:hAnsiTheme="minorHAnsi"/>
        </w:rPr>
        <w:t>actions</w:t>
      </w:r>
      <w:r w:rsidR="00847013" w:rsidRPr="00EE0B97">
        <w:rPr>
          <w:rFonts w:asciiTheme="minorHAnsi" w:hAnsiTheme="minorHAnsi"/>
        </w:rPr>
        <w:t xml:space="preserve"> affect us</w:t>
      </w:r>
      <w:r w:rsidR="00B90415" w:rsidRPr="00EE0B97">
        <w:rPr>
          <w:rFonts w:asciiTheme="minorHAnsi" w:hAnsiTheme="minorHAnsi"/>
        </w:rPr>
        <w:t>,</w:t>
      </w:r>
      <w:r w:rsidRPr="00EE0B97">
        <w:rPr>
          <w:rFonts w:asciiTheme="minorHAnsi" w:hAnsiTheme="minorHAnsi"/>
        </w:rPr>
        <w:t xml:space="preserve"> </w:t>
      </w:r>
      <w:r w:rsidR="00847013" w:rsidRPr="00EE0B97">
        <w:rPr>
          <w:rFonts w:asciiTheme="minorHAnsi" w:hAnsiTheme="minorHAnsi"/>
        </w:rPr>
        <w:t>those around us</w:t>
      </w:r>
      <w:r w:rsidRPr="00EE0B97">
        <w:rPr>
          <w:rFonts w:asciiTheme="minorHAnsi" w:hAnsiTheme="minorHAnsi"/>
        </w:rPr>
        <w:t>,</w:t>
      </w:r>
      <w:r w:rsidR="00847013" w:rsidRPr="00EE0B97">
        <w:rPr>
          <w:rFonts w:asciiTheme="minorHAnsi" w:hAnsiTheme="minorHAnsi"/>
        </w:rPr>
        <w:t xml:space="preserve"> and the world</w:t>
      </w:r>
      <w:r w:rsidR="00025CD8" w:rsidRPr="00EE0B97">
        <w:rPr>
          <w:rFonts w:asciiTheme="minorHAnsi" w:hAnsiTheme="minorHAnsi"/>
        </w:rPr>
        <w:t xml:space="preserve"> we live in</w:t>
      </w:r>
      <w:r w:rsidR="00847013" w:rsidRPr="00EE0B97">
        <w:rPr>
          <w:rFonts w:asciiTheme="minorHAnsi" w:hAnsiTheme="minorHAnsi"/>
        </w:rPr>
        <w:t>.</w:t>
      </w:r>
    </w:p>
    <w:p w:rsidR="00AC3CD6" w:rsidRPr="00EE0B97" w:rsidRDefault="00AC3CD6">
      <w:pPr>
        <w:widowControl w:val="0"/>
        <w:rPr>
          <w:rFonts w:asciiTheme="minorHAnsi" w:hAnsiTheme="minorHAnsi"/>
        </w:rPr>
      </w:pPr>
    </w:p>
    <w:p w:rsidR="00DC335A" w:rsidRPr="00EE0B97" w:rsidRDefault="0059337B">
      <w:pPr>
        <w:widowControl w:val="0"/>
        <w:rPr>
          <w:rFonts w:asciiTheme="minorHAnsi" w:hAnsiTheme="minorHAnsi"/>
        </w:rPr>
      </w:pPr>
      <w:r w:rsidRPr="00EE0B97">
        <w:rPr>
          <w:rFonts w:asciiTheme="minorHAnsi" w:hAnsiTheme="minorHAnsi"/>
        </w:rPr>
        <w:t>Here</w:t>
      </w:r>
      <w:r w:rsidR="00DC335A" w:rsidRPr="00EE0B97">
        <w:rPr>
          <w:rFonts w:asciiTheme="minorHAnsi" w:hAnsiTheme="minorHAnsi"/>
        </w:rPr>
        <w:t xml:space="preserve"> is where the prisoner</w:t>
      </w:r>
      <w:r w:rsidR="00AC3CD6" w:rsidRPr="00EE0B97">
        <w:rPr>
          <w:rFonts w:asciiTheme="minorHAnsi" w:hAnsiTheme="minorHAnsi"/>
        </w:rPr>
        <w:t xml:space="preserve"> gets a past life review</w:t>
      </w:r>
      <w:r w:rsidR="00DC335A" w:rsidRPr="00EE0B97">
        <w:rPr>
          <w:rFonts w:asciiTheme="minorHAnsi" w:hAnsiTheme="minorHAnsi"/>
        </w:rPr>
        <w:t>.</w:t>
      </w:r>
      <w:r w:rsidR="00AC3CD6" w:rsidRPr="00EE0B97">
        <w:rPr>
          <w:rFonts w:asciiTheme="minorHAnsi" w:hAnsiTheme="minorHAnsi"/>
        </w:rPr>
        <w:t xml:space="preserve"> The principle here is that we are a product of our past. If we </w:t>
      </w:r>
      <w:r w:rsidR="00B90415" w:rsidRPr="00EE0B97">
        <w:rPr>
          <w:rFonts w:asciiTheme="minorHAnsi" w:hAnsiTheme="minorHAnsi"/>
        </w:rPr>
        <w:t xml:space="preserve">can </w:t>
      </w:r>
      <w:r w:rsidR="00AC3CD6" w:rsidRPr="00EE0B97">
        <w:rPr>
          <w:rFonts w:asciiTheme="minorHAnsi" w:hAnsiTheme="minorHAnsi"/>
        </w:rPr>
        <w:t>know where we come from</w:t>
      </w:r>
      <w:r w:rsidR="00025CD8" w:rsidRPr="00EE0B97">
        <w:rPr>
          <w:rFonts w:asciiTheme="minorHAnsi" w:hAnsiTheme="minorHAnsi"/>
        </w:rPr>
        <w:t>,</w:t>
      </w:r>
      <w:r w:rsidR="00AC3CD6" w:rsidRPr="00EE0B97">
        <w:rPr>
          <w:rFonts w:asciiTheme="minorHAnsi" w:hAnsiTheme="minorHAnsi"/>
        </w:rPr>
        <w:t xml:space="preserve"> and the forces that shaped us, we will be in a better position to </w:t>
      </w:r>
      <w:r w:rsidRPr="00EE0B97">
        <w:rPr>
          <w:rFonts w:asciiTheme="minorHAnsi" w:hAnsiTheme="minorHAnsi"/>
        </w:rPr>
        <w:t xml:space="preserve">chart our destinies. </w:t>
      </w:r>
      <w:r w:rsidR="00B01FC6" w:rsidRPr="00EE0B97">
        <w:rPr>
          <w:rFonts w:asciiTheme="minorHAnsi" w:hAnsiTheme="minorHAnsi"/>
        </w:rPr>
        <w:t xml:space="preserve">The admonition, </w:t>
      </w:r>
      <w:r w:rsidRPr="00EE0B97">
        <w:rPr>
          <w:rFonts w:asciiTheme="minorHAnsi" w:hAnsiTheme="minorHAnsi"/>
        </w:rPr>
        <w:t>“Know Thy</w:t>
      </w:r>
      <w:r w:rsidR="00B01FC6" w:rsidRPr="00EE0B97">
        <w:rPr>
          <w:rFonts w:asciiTheme="minorHAnsi" w:hAnsiTheme="minorHAnsi"/>
        </w:rPr>
        <w:t>s</w:t>
      </w:r>
      <w:r w:rsidRPr="00EE0B97">
        <w:rPr>
          <w:rFonts w:asciiTheme="minorHAnsi" w:hAnsiTheme="minorHAnsi"/>
        </w:rPr>
        <w:t>elf”, is the guiding principle here.</w:t>
      </w:r>
    </w:p>
    <w:p w:rsidR="006041A0" w:rsidRPr="00EE0B97" w:rsidRDefault="006041A0">
      <w:pPr>
        <w:widowControl w:val="0"/>
        <w:rPr>
          <w:rFonts w:asciiTheme="minorHAnsi" w:hAnsiTheme="minorHAnsi"/>
        </w:rPr>
      </w:pPr>
    </w:p>
    <w:p w:rsidR="0059337B" w:rsidRPr="00EE0B97" w:rsidRDefault="00DC335A" w:rsidP="00DC335A">
      <w:pPr>
        <w:rPr>
          <w:rFonts w:asciiTheme="minorHAnsi" w:hAnsiTheme="minorHAnsi"/>
        </w:rPr>
      </w:pPr>
      <w:r w:rsidRPr="00EE0B97">
        <w:rPr>
          <w:rFonts w:asciiTheme="minorHAnsi" w:hAnsiTheme="minorHAnsi"/>
        </w:rPr>
        <w:t xml:space="preserve">The second step in the reformation process is to ensure </w:t>
      </w:r>
      <w:r w:rsidR="0059337B" w:rsidRPr="00EE0B97">
        <w:rPr>
          <w:rFonts w:asciiTheme="minorHAnsi" w:hAnsiTheme="minorHAnsi"/>
        </w:rPr>
        <w:t xml:space="preserve">the </w:t>
      </w:r>
      <w:r w:rsidRPr="00EE0B97">
        <w:rPr>
          <w:rFonts w:asciiTheme="minorHAnsi" w:hAnsiTheme="minorHAnsi"/>
        </w:rPr>
        <w:t>crime is never committed again. Only therapy, monitoring and testing can ensure this step is successful.</w:t>
      </w:r>
    </w:p>
    <w:p w:rsidR="0059337B" w:rsidRPr="00EE0B97" w:rsidRDefault="0059337B" w:rsidP="00DC335A">
      <w:pPr>
        <w:rPr>
          <w:rFonts w:asciiTheme="minorHAnsi" w:hAnsiTheme="minorHAnsi"/>
        </w:rPr>
      </w:pPr>
    </w:p>
    <w:p w:rsidR="00DC335A" w:rsidRPr="00EE0B97" w:rsidRDefault="0059337B" w:rsidP="00DC335A">
      <w:pPr>
        <w:rPr>
          <w:rFonts w:asciiTheme="minorHAnsi" w:hAnsiTheme="minorHAnsi"/>
        </w:rPr>
      </w:pPr>
      <w:r w:rsidRPr="00EE0B97">
        <w:rPr>
          <w:rFonts w:asciiTheme="minorHAnsi" w:hAnsiTheme="minorHAnsi"/>
        </w:rPr>
        <w:t xml:space="preserve">Testing involves placing the person in similar situations they were in and seeing how well they fare. </w:t>
      </w:r>
      <w:r w:rsidR="00B90415" w:rsidRPr="00EE0B97">
        <w:rPr>
          <w:rFonts w:asciiTheme="minorHAnsi" w:hAnsiTheme="minorHAnsi"/>
        </w:rPr>
        <w:t>The therapist then reviews the results with the client with a view of helping the client do better next time</w:t>
      </w:r>
      <w:r w:rsidRPr="00EE0B97">
        <w:rPr>
          <w:rFonts w:asciiTheme="minorHAnsi" w:hAnsiTheme="minorHAnsi"/>
        </w:rPr>
        <w:t>.</w:t>
      </w:r>
    </w:p>
    <w:p w:rsidR="0059337B" w:rsidRPr="00EE0B97" w:rsidRDefault="0059337B" w:rsidP="00DC335A">
      <w:pPr>
        <w:rPr>
          <w:rFonts w:asciiTheme="minorHAnsi" w:hAnsiTheme="minorHAnsi"/>
        </w:rPr>
      </w:pPr>
    </w:p>
    <w:p w:rsidR="0059337B" w:rsidRPr="00EE0B97" w:rsidRDefault="0059337B" w:rsidP="00DC335A">
      <w:pPr>
        <w:rPr>
          <w:rFonts w:asciiTheme="minorHAnsi" w:hAnsiTheme="minorHAnsi"/>
        </w:rPr>
      </w:pPr>
      <w:r w:rsidRPr="00EE0B97">
        <w:rPr>
          <w:rFonts w:asciiTheme="minorHAnsi" w:hAnsiTheme="minorHAnsi"/>
        </w:rPr>
        <w:t>The final reformation step is repaying society for past crimes.</w:t>
      </w:r>
      <w:r w:rsidR="00A776B4" w:rsidRPr="00EE0B97">
        <w:rPr>
          <w:rFonts w:asciiTheme="minorHAnsi" w:hAnsiTheme="minorHAnsi"/>
        </w:rPr>
        <w:t xml:space="preserve"> Community service plays a major role in the process.</w:t>
      </w:r>
    </w:p>
    <w:p w:rsidR="00D056C2" w:rsidRPr="00EE0B97" w:rsidRDefault="00D056C2" w:rsidP="00D056C2">
      <w:pPr>
        <w:pStyle w:val="H3"/>
        <w:rPr>
          <w:rFonts w:asciiTheme="minorHAnsi" w:hAnsiTheme="minorHAnsi"/>
        </w:rPr>
      </w:pPr>
      <w:bookmarkStart w:id="79" w:name="_Toc383697517"/>
      <w:r w:rsidRPr="00EE0B97">
        <w:rPr>
          <w:rFonts w:asciiTheme="minorHAnsi" w:hAnsiTheme="minorHAnsi"/>
        </w:rPr>
        <w:t>Poetic Justice (with a twist)</w:t>
      </w:r>
      <w:bookmarkEnd w:id="79"/>
    </w:p>
    <w:p w:rsidR="00AC3CD6" w:rsidRPr="00EE0B97" w:rsidRDefault="00AC3CD6" w:rsidP="00AC3CD6">
      <w:pPr>
        <w:pStyle w:val="Quote1"/>
        <w:rPr>
          <w:rFonts w:asciiTheme="minorHAnsi" w:hAnsiTheme="minorHAnsi"/>
        </w:rPr>
      </w:pPr>
      <w:r w:rsidRPr="00EE0B97">
        <w:rPr>
          <w:rFonts w:asciiTheme="minorHAnsi" w:hAnsiTheme="minorHAnsi"/>
        </w:rPr>
        <w:t>It is easy to fly into a passion – anybody can do that.</w:t>
      </w:r>
    </w:p>
    <w:p w:rsidR="00AC3CD6" w:rsidRPr="00EE0B97" w:rsidRDefault="00AC3CD6" w:rsidP="00AC3CD6">
      <w:pPr>
        <w:pStyle w:val="Quote1"/>
        <w:rPr>
          <w:rFonts w:asciiTheme="minorHAnsi" w:hAnsiTheme="minorHAnsi"/>
        </w:rPr>
      </w:pPr>
      <w:r w:rsidRPr="00EE0B97">
        <w:rPr>
          <w:rFonts w:asciiTheme="minorHAnsi" w:hAnsiTheme="minorHAnsi"/>
        </w:rPr>
        <w:t>But to be angry with the right person and at the right time</w:t>
      </w:r>
    </w:p>
    <w:p w:rsidR="00AC3CD6" w:rsidRPr="00EE0B97" w:rsidRDefault="00AC3CD6" w:rsidP="00AC3CD6">
      <w:pPr>
        <w:pStyle w:val="Quote1"/>
        <w:rPr>
          <w:rFonts w:asciiTheme="minorHAnsi" w:hAnsiTheme="minorHAnsi"/>
        </w:rPr>
      </w:pPr>
      <w:r w:rsidRPr="00EE0B97">
        <w:rPr>
          <w:rFonts w:asciiTheme="minorHAnsi" w:hAnsiTheme="minorHAnsi"/>
        </w:rPr>
        <w:t>and with the right object and in the right way</w:t>
      </w:r>
    </w:p>
    <w:p w:rsidR="00AC3CD6" w:rsidRPr="00EE0B97" w:rsidRDefault="00AC3CD6" w:rsidP="00AC3CD6">
      <w:pPr>
        <w:pStyle w:val="Quote1"/>
        <w:rPr>
          <w:rFonts w:asciiTheme="minorHAnsi" w:hAnsiTheme="minorHAnsi"/>
        </w:rPr>
      </w:pPr>
      <w:r w:rsidRPr="00EE0B97">
        <w:rPr>
          <w:rFonts w:asciiTheme="minorHAnsi" w:hAnsiTheme="minorHAnsi"/>
        </w:rPr>
        <w:t>– that is not easy and it is not everyone who can do it.</w:t>
      </w:r>
    </w:p>
    <w:p w:rsidR="00AC3CD6" w:rsidRPr="00EE0B97" w:rsidRDefault="00AC3CD6" w:rsidP="00D056C2">
      <w:pPr>
        <w:pStyle w:val="Quote1"/>
        <w:rPr>
          <w:rFonts w:asciiTheme="minorHAnsi" w:hAnsiTheme="minorHAnsi"/>
        </w:rPr>
      </w:pPr>
      <w:r w:rsidRPr="00EE0B97">
        <w:rPr>
          <w:rFonts w:asciiTheme="minorHAnsi" w:hAnsiTheme="minorHAnsi"/>
        </w:rPr>
        <w:t>-- Aristotle --</w:t>
      </w:r>
      <w:r w:rsidRPr="00EE0B97">
        <w:rPr>
          <w:rFonts w:asciiTheme="minorHAnsi" w:hAnsiTheme="minorHAnsi"/>
        </w:rPr>
        <w:br/>
      </w:r>
    </w:p>
    <w:p w:rsidR="00D056C2" w:rsidRPr="00EE0B97" w:rsidRDefault="00D056C2" w:rsidP="00D056C2">
      <w:pPr>
        <w:pStyle w:val="Quote1"/>
        <w:rPr>
          <w:rFonts w:asciiTheme="minorHAnsi" w:hAnsiTheme="minorHAnsi"/>
        </w:rPr>
      </w:pPr>
      <w:r w:rsidRPr="00EE0B97">
        <w:rPr>
          <w:rFonts w:asciiTheme="minorHAnsi" w:hAnsiTheme="minorHAnsi"/>
        </w:rPr>
        <w:t>An eye for an eye leads only to more blindness.</w:t>
      </w:r>
    </w:p>
    <w:p w:rsidR="00D056C2" w:rsidRPr="00EE0B97" w:rsidRDefault="00D056C2" w:rsidP="00D056C2">
      <w:pPr>
        <w:pStyle w:val="Quote1"/>
        <w:rPr>
          <w:rFonts w:asciiTheme="minorHAnsi" w:hAnsiTheme="minorHAnsi"/>
        </w:rPr>
      </w:pPr>
      <w:r w:rsidRPr="00EE0B97">
        <w:rPr>
          <w:rFonts w:asciiTheme="minorHAnsi" w:hAnsiTheme="minorHAnsi"/>
        </w:rPr>
        <w:t>-- Margaret Atwood --</w:t>
      </w:r>
    </w:p>
    <w:p w:rsidR="00847013" w:rsidRPr="00EE0B97" w:rsidRDefault="00847013" w:rsidP="00F85BB4">
      <w:pPr>
        <w:widowControl w:val="0"/>
        <w:rPr>
          <w:rFonts w:asciiTheme="minorHAnsi" w:hAnsiTheme="minorHAnsi"/>
        </w:rPr>
      </w:pPr>
    </w:p>
    <w:p w:rsidR="00B01FC6" w:rsidRPr="00EE0B97" w:rsidRDefault="003A2AEC" w:rsidP="00F85BB4">
      <w:pPr>
        <w:widowControl w:val="0"/>
        <w:rPr>
          <w:rFonts w:asciiTheme="minorHAnsi" w:hAnsiTheme="minorHAnsi"/>
        </w:rPr>
      </w:pPr>
      <w:r w:rsidRPr="00EE0B97">
        <w:rPr>
          <w:rFonts w:asciiTheme="minorHAnsi" w:hAnsiTheme="minorHAnsi"/>
        </w:rPr>
        <w:t>The Aipotunian authorities have come up with an interesting way to help reform criminals.</w:t>
      </w:r>
      <w:r w:rsidR="00F85BB4" w:rsidRPr="00EE0B97">
        <w:rPr>
          <w:rFonts w:asciiTheme="minorHAnsi" w:hAnsiTheme="minorHAnsi"/>
        </w:rPr>
        <w:t xml:space="preserve"> It involves </w:t>
      </w:r>
      <w:r w:rsidR="00B01FC6" w:rsidRPr="00EE0B97">
        <w:rPr>
          <w:rFonts w:asciiTheme="minorHAnsi" w:hAnsiTheme="minorHAnsi"/>
        </w:rPr>
        <w:t>allowing</w:t>
      </w:r>
      <w:r w:rsidR="00F85BB4" w:rsidRPr="00EE0B97">
        <w:rPr>
          <w:rFonts w:asciiTheme="minorHAnsi" w:hAnsiTheme="minorHAnsi"/>
        </w:rPr>
        <w:t xml:space="preserve"> the criminal to experience what it is like to be the victim. </w:t>
      </w:r>
      <w:r w:rsidR="00B01FC6" w:rsidRPr="00EE0B97">
        <w:rPr>
          <w:rFonts w:asciiTheme="minorHAnsi" w:hAnsiTheme="minorHAnsi"/>
        </w:rPr>
        <w:t>The prisoners don’t have to participate, however the alternative is life in prison.</w:t>
      </w:r>
    </w:p>
    <w:p w:rsidR="00B01FC6" w:rsidRPr="00EE0B97" w:rsidRDefault="00B01FC6" w:rsidP="00F85BB4">
      <w:pPr>
        <w:widowControl w:val="0"/>
        <w:rPr>
          <w:rFonts w:asciiTheme="minorHAnsi" w:hAnsiTheme="minorHAnsi"/>
        </w:rPr>
      </w:pPr>
    </w:p>
    <w:p w:rsidR="00F85BB4" w:rsidRPr="00EE0B97" w:rsidRDefault="00B01FC6" w:rsidP="00B01FC6">
      <w:pPr>
        <w:widowControl w:val="0"/>
        <w:rPr>
          <w:rFonts w:asciiTheme="minorHAnsi" w:hAnsiTheme="minorHAnsi"/>
        </w:rPr>
      </w:pPr>
      <w:r w:rsidRPr="00EE0B97">
        <w:rPr>
          <w:rFonts w:asciiTheme="minorHAnsi" w:hAnsiTheme="minorHAnsi"/>
        </w:rPr>
        <w:t>The following are some examples:</w:t>
      </w:r>
    </w:p>
    <w:p w:rsidR="00F85BB4" w:rsidRPr="00EE0B97" w:rsidRDefault="00F85BB4" w:rsidP="002A5609">
      <w:pPr>
        <w:pStyle w:val="H4"/>
        <w:rPr>
          <w:rFonts w:asciiTheme="minorHAnsi" w:hAnsiTheme="minorHAnsi"/>
        </w:rPr>
      </w:pPr>
      <w:r w:rsidRPr="00EE0B97">
        <w:rPr>
          <w:rFonts w:asciiTheme="minorHAnsi" w:hAnsiTheme="minorHAnsi"/>
        </w:rPr>
        <w:t>The Rapist And The Victim</w:t>
      </w:r>
    </w:p>
    <w:p w:rsidR="00F85BB4" w:rsidRPr="00EE0B97" w:rsidRDefault="00F85BB4" w:rsidP="00F85BB4">
      <w:pPr>
        <w:widowControl w:val="0"/>
        <w:rPr>
          <w:rFonts w:asciiTheme="minorHAnsi" w:hAnsiTheme="minorHAnsi"/>
        </w:rPr>
      </w:pPr>
      <w:r w:rsidRPr="00EE0B97">
        <w:rPr>
          <w:rFonts w:asciiTheme="minorHAnsi" w:hAnsiTheme="minorHAnsi"/>
        </w:rPr>
        <w:t xml:space="preserve">Jason </w:t>
      </w:r>
      <w:r w:rsidR="00B4683C" w:rsidRPr="00EE0B97">
        <w:rPr>
          <w:rFonts w:asciiTheme="minorHAnsi" w:hAnsiTheme="minorHAnsi"/>
        </w:rPr>
        <w:t>is a c</w:t>
      </w:r>
      <w:r w:rsidRPr="00EE0B97">
        <w:rPr>
          <w:rFonts w:asciiTheme="minorHAnsi" w:hAnsiTheme="minorHAnsi"/>
        </w:rPr>
        <w:t>onvicted rap</w:t>
      </w:r>
      <w:r w:rsidR="00B4683C" w:rsidRPr="00EE0B97">
        <w:rPr>
          <w:rFonts w:asciiTheme="minorHAnsi" w:hAnsiTheme="minorHAnsi"/>
        </w:rPr>
        <w:t>ist</w:t>
      </w:r>
      <w:r w:rsidRPr="00EE0B97">
        <w:rPr>
          <w:rFonts w:asciiTheme="minorHAnsi" w:hAnsiTheme="minorHAnsi"/>
        </w:rPr>
        <w:t xml:space="preserve">. As a part of his reform, he was </w:t>
      </w:r>
      <w:r w:rsidR="00B4683C" w:rsidRPr="00EE0B97">
        <w:rPr>
          <w:rFonts w:asciiTheme="minorHAnsi" w:hAnsiTheme="minorHAnsi"/>
        </w:rPr>
        <w:t>to</w:t>
      </w:r>
      <w:r w:rsidRPr="00EE0B97">
        <w:rPr>
          <w:rFonts w:asciiTheme="minorHAnsi" w:hAnsiTheme="minorHAnsi"/>
        </w:rPr>
        <w:t xml:space="preserve"> help rape victims </w:t>
      </w:r>
      <w:r w:rsidR="00E83B27" w:rsidRPr="00EE0B97">
        <w:rPr>
          <w:rFonts w:asciiTheme="minorHAnsi" w:hAnsiTheme="minorHAnsi"/>
        </w:rPr>
        <w:t xml:space="preserve">he did not know </w:t>
      </w:r>
      <w:r w:rsidRPr="00EE0B97">
        <w:rPr>
          <w:rFonts w:asciiTheme="minorHAnsi" w:hAnsiTheme="minorHAnsi"/>
        </w:rPr>
        <w:t>get better. This included listening to the victims telling their stories.</w:t>
      </w:r>
    </w:p>
    <w:p w:rsidR="00F85BB4" w:rsidRPr="00EE0B97" w:rsidRDefault="00F85BB4" w:rsidP="00F85BB4">
      <w:pPr>
        <w:widowControl w:val="0"/>
        <w:rPr>
          <w:rFonts w:asciiTheme="minorHAnsi" w:hAnsiTheme="minorHAnsi"/>
        </w:rPr>
      </w:pPr>
    </w:p>
    <w:p w:rsidR="00F85BB4" w:rsidRPr="00EE0B97" w:rsidRDefault="00F85BB4" w:rsidP="00F85BB4">
      <w:pPr>
        <w:widowControl w:val="0"/>
        <w:rPr>
          <w:rFonts w:asciiTheme="minorHAnsi" w:hAnsiTheme="minorHAnsi"/>
        </w:rPr>
      </w:pPr>
      <w:r w:rsidRPr="00EE0B97">
        <w:rPr>
          <w:rFonts w:asciiTheme="minorHAnsi" w:hAnsiTheme="minorHAnsi"/>
        </w:rPr>
        <w:lastRenderedPageBreak/>
        <w:t xml:space="preserve">This not only helps him understand the seriousness of his crime, it also helps repay his dept to society by helping others. </w:t>
      </w:r>
      <w:r w:rsidR="0031340F" w:rsidRPr="00EE0B97">
        <w:rPr>
          <w:rFonts w:asciiTheme="minorHAnsi" w:hAnsiTheme="minorHAnsi"/>
        </w:rPr>
        <w:t>As expected,</w:t>
      </w:r>
      <w:r w:rsidRPr="00EE0B97">
        <w:rPr>
          <w:rFonts w:asciiTheme="minorHAnsi" w:hAnsiTheme="minorHAnsi"/>
        </w:rPr>
        <w:t xml:space="preserve"> </w:t>
      </w:r>
      <w:r w:rsidR="0031340F" w:rsidRPr="00EE0B97">
        <w:rPr>
          <w:rFonts w:asciiTheme="minorHAnsi" w:hAnsiTheme="minorHAnsi"/>
        </w:rPr>
        <w:t xml:space="preserve">Jason’s handler </w:t>
      </w:r>
      <w:r w:rsidRPr="00EE0B97">
        <w:rPr>
          <w:rFonts w:asciiTheme="minorHAnsi" w:hAnsiTheme="minorHAnsi"/>
        </w:rPr>
        <w:t xml:space="preserve">monitored </w:t>
      </w:r>
      <w:r w:rsidR="0031340F" w:rsidRPr="00EE0B97">
        <w:rPr>
          <w:rFonts w:asciiTheme="minorHAnsi" w:hAnsiTheme="minorHAnsi"/>
        </w:rPr>
        <w:t xml:space="preserve">him </w:t>
      </w:r>
      <w:r w:rsidRPr="00EE0B97">
        <w:rPr>
          <w:rFonts w:asciiTheme="minorHAnsi" w:hAnsiTheme="minorHAnsi"/>
        </w:rPr>
        <w:t>at all times.</w:t>
      </w:r>
    </w:p>
    <w:p w:rsidR="00F85BB4" w:rsidRPr="00EE0B97" w:rsidRDefault="00F85BB4" w:rsidP="00F85BB4">
      <w:pPr>
        <w:widowControl w:val="0"/>
        <w:rPr>
          <w:rFonts w:asciiTheme="minorHAnsi" w:hAnsiTheme="minorHAnsi"/>
        </w:rPr>
      </w:pPr>
    </w:p>
    <w:p w:rsidR="00F85BB4" w:rsidRPr="00EE0B97" w:rsidRDefault="00F85BB4" w:rsidP="00F85BB4">
      <w:pPr>
        <w:widowControl w:val="0"/>
        <w:rPr>
          <w:rFonts w:asciiTheme="minorHAnsi" w:hAnsiTheme="minorHAnsi"/>
        </w:rPr>
      </w:pPr>
      <w:r w:rsidRPr="00EE0B97">
        <w:rPr>
          <w:rFonts w:asciiTheme="minorHAnsi" w:hAnsiTheme="minorHAnsi"/>
        </w:rPr>
        <w:t xml:space="preserve">In addition to this, Jason underwent special therapy to help him deal with his anti-social </w:t>
      </w:r>
      <w:r w:rsidR="002B4CD0" w:rsidRPr="00EE0B97">
        <w:rPr>
          <w:rFonts w:asciiTheme="minorHAnsi" w:hAnsiTheme="minorHAnsi"/>
        </w:rPr>
        <w:t>behavior</w:t>
      </w:r>
      <w:r w:rsidR="006041A0" w:rsidRPr="00EE0B97">
        <w:rPr>
          <w:rFonts w:asciiTheme="minorHAnsi" w:hAnsiTheme="minorHAnsi"/>
        </w:rPr>
        <w:t>.</w:t>
      </w:r>
    </w:p>
    <w:p w:rsidR="00F85BB4" w:rsidRPr="00EE0B97" w:rsidRDefault="00F85BB4" w:rsidP="002A5609">
      <w:pPr>
        <w:pStyle w:val="H4"/>
        <w:rPr>
          <w:rFonts w:asciiTheme="minorHAnsi" w:hAnsiTheme="minorHAnsi"/>
        </w:rPr>
      </w:pPr>
      <w:r w:rsidRPr="00EE0B97">
        <w:rPr>
          <w:rFonts w:asciiTheme="minorHAnsi" w:hAnsiTheme="minorHAnsi"/>
        </w:rPr>
        <w:t>A Life For A Life</w:t>
      </w:r>
    </w:p>
    <w:p w:rsidR="00F85BB4" w:rsidRPr="00EE0B97" w:rsidRDefault="00F85BB4" w:rsidP="00F85BB4">
      <w:pPr>
        <w:widowControl w:val="0"/>
        <w:rPr>
          <w:rFonts w:asciiTheme="minorHAnsi" w:hAnsiTheme="minorHAnsi"/>
        </w:rPr>
      </w:pPr>
      <w:r w:rsidRPr="00EE0B97">
        <w:rPr>
          <w:rFonts w:asciiTheme="minorHAnsi" w:hAnsiTheme="minorHAnsi"/>
        </w:rPr>
        <w:t xml:space="preserve">How do you repay the dept caused by killing someone? The victim’s life is forever lost. Killing the criminal does not help anyone. Monetary recompense to the victim’s family, although necessary, goes </w:t>
      </w:r>
      <w:r w:rsidR="00A348F9" w:rsidRPr="00EE0B97">
        <w:rPr>
          <w:rFonts w:asciiTheme="minorHAnsi" w:hAnsiTheme="minorHAnsi"/>
        </w:rPr>
        <w:t xml:space="preserve">only </w:t>
      </w:r>
      <w:r w:rsidRPr="00EE0B97">
        <w:rPr>
          <w:rFonts w:asciiTheme="minorHAnsi" w:hAnsiTheme="minorHAnsi"/>
        </w:rPr>
        <w:t>so far.</w:t>
      </w:r>
    </w:p>
    <w:p w:rsidR="00F85BB4" w:rsidRPr="00EE0B97" w:rsidRDefault="00F85BB4" w:rsidP="00F85BB4">
      <w:pPr>
        <w:widowControl w:val="0"/>
        <w:rPr>
          <w:rFonts w:asciiTheme="minorHAnsi" w:hAnsiTheme="minorHAnsi"/>
        </w:rPr>
      </w:pPr>
    </w:p>
    <w:p w:rsidR="00F85BB4" w:rsidRPr="00EE0B97" w:rsidRDefault="00F85BB4" w:rsidP="00F85BB4">
      <w:pPr>
        <w:widowControl w:val="0"/>
        <w:rPr>
          <w:rFonts w:asciiTheme="minorHAnsi" w:hAnsiTheme="minorHAnsi"/>
        </w:rPr>
      </w:pPr>
      <w:r w:rsidRPr="00EE0B97">
        <w:rPr>
          <w:rFonts w:asciiTheme="minorHAnsi" w:hAnsiTheme="minorHAnsi"/>
        </w:rPr>
        <w:t xml:space="preserve">A life for a life is the only thing that can </w:t>
      </w:r>
      <w:r w:rsidR="0031340F" w:rsidRPr="00EE0B97">
        <w:rPr>
          <w:rFonts w:asciiTheme="minorHAnsi" w:hAnsiTheme="minorHAnsi"/>
        </w:rPr>
        <w:t>repay</w:t>
      </w:r>
      <w:r w:rsidRPr="00EE0B97">
        <w:rPr>
          <w:rFonts w:asciiTheme="minorHAnsi" w:hAnsiTheme="minorHAnsi"/>
        </w:rPr>
        <w:t xml:space="preserve"> the dept. </w:t>
      </w:r>
      <w:r w:rsidR="0031340F" w:rsidRPr="00EE0B97">
        <w:rPr>
          <w:rFonts w:asciiTheme="minorHAnsi" w:hAnsiTheme="minorHAnsi"/>
        </w:rPr>
        <w:t xml:space="preserve">For each person killed, a killer must save the life of at least one person. </w:t>
      </w:r>
      <w:r w:rsidRPr="00EE0B97">
        <w:rPr>
          <w:rFonts w:asciiTheme="minorHAnsi" w:hAnsiTheme="minorHAnsi"/>
        </w:rPr>
        <w:t xml:space="preserve">The more violent the death, the greater the effort must be put forth when saving a life. The criminal does not have to save a person’s life. </w:t>
      </w:r>
      <w:r w:rsidR="005B27A7" w:rsidRPr="00EE0B97">
        <w:rPr>
          <w:rFonts w:asciiTheme="minorHAnsi" w:hAnsiTheme="minorHAnsi"/>
        </w:rPr>
        <w:t>However,</w:t>
      </w:r>
      <w:r w:rsidRPr="00EE0B97">
        <w:rPr>
          <w:rFonts w:asciiTheme="minorHAnsi" w:hAnsiTheme="minorHAnsi"/>
        </w:rPr>
        <w:t xml:space="preserve"> the alternative is life in prison.</w:t>
      </w:r>
    </w:p>
    <w:p w:rsidR="00F85BB4" w:rsidRPr="00EE0B97" w:rsidRDefault="00F85BB4" w:rsidP="00F85BB4">
      <w:pPr>
        <w:widowControl w:val="0"/>
        <w:rPr>
          <w:rFonts w:asciiTheme="minorHAnsi" w:hAnsiTheme="minorHAnsi"/>
        </w:rPr>
      </w:pPr>
    </w:p>
    <w:p w:rsidR="00F85BB4" w:rsidRPr="00EE0B97" w:rsidRDefault="001F3A5B" w:rsidP="00F85BB4">
      <w:pPr>
        <w:widowControl w:val="0"/>
        <w:rPr>
          <w:rFonts w:asciiTheme="minorHAnsi" w:hAnsiTheme="minorHAnsi"/>
        </w:rPr>
      </w:pPr>
      <w:r w:rsidRPr="00EE0B97">
        <w:rPr>
          <w:rFonts w:asciiTheme="minorHAnsi" w:hAnsiTheme="minorHAnsi"/>
        </w:rPr>
        <w:t xml:space="preserve">The courts convict </w:t>
      </w:r>
      <w:r w:rsidR="00F85BB4" w:rsidRPr="00EE0B97">
        <w:rPr>
          <w:rFonts w:asciiTheme="minorHAnsi" w:hAnsiTheme="minorHAnsi"/>
        </w:rPr>
        <w:t xml:space="preserve">Samuel </w:t>
      </w:r>
      <w:r w:rsidRPr="00EE0B97">
        <w:rPr>
          <w:rFonts w:asciiTheme="minorHAnsi" w:hAnsiTheme="minorHAnsi"/>
        </w:rPr>
        <w:t xml:space="preserve">for </w:t>
      </w:r>
      <w:r w:rsidR="00F85BB4" w:rsidRPr="00EE0B97">
        <w:rPr>
          <w:rFonts w:asciiTheme="minorHAnsi" w:hAnsiTheme="minorHAnsi"/>
        </w:rPr>
        <w:t xml:space="preserve">killing seven people during his life of crime. As part of his </w:t>
      </w:r>
      <w:r w:rsidRPr="00EE0B97">
        <w:rPr>
          <w:rFonts w:asciiTheme="minorHAnsi" w:hAnsiTheme="minorHAnsi"/>
        </w:rPr>
        <w:t>rehabilitation,</w:t>
      </w:r>
      <w:r w:rsidR="00F85BB4" w:rsidRPr="00EE0B97">
        <w:rPr>
          <w:rFonts w:asciiTheme="minorHAnsi" w:hAnsiTheme="minorHAnsi"/>
        </w:rPr>
        <w:t xml:space="preserve"> he had to serve as a fire fighter. Yes, it is possible that Samuel could </w:t>
      </w:r>
      <w:r w:rsidRPr="00EE0B97">
        <w:rPr>
          <w:rFonts w:asciiTheme="minorHAnsi" w:hAnsiTheme="minorHAnsi"/>
        </w:rPr>
        <w:t>die</w:t>
      </w:r>
      <w:r w:rsidR="00F85BB4" w:rsidRPr="00EE0B97">
        <w:rPr>
          <w:rFonts w:asciiTheme="minorHAnsi" w:hAnsiTheme="minorHAnsi"/>
        </w:rPr>
        <w:t xml:space="preserve"> while serving his sentence. However, considering that he had deprived others of their lives, it is only just that he risks his own life to repay </w:t>
      </w:r>
      <w:r w:rsidR="00E83B27" w:rsidRPr="00EE0B97">
        <w:rPr>
          <w:rFonts w:asciiTheme="minorHAnsi" w:hAnsiTheme="minorHAnsi"/>
        </w:rPr>
        <w:t>his</w:t>
      </w:r>
      <w:r w:rsidR="00F85BB4" w:rsidRPr="00EE0B97">
        <w:rPr>
          <w:rFonts w:asciiTheme="minorHAnsi" w:hAnsiTheme="minorHAnsi"/>
        </w:rPr>
        <w:t xml:space="preserve"> dept</w:t>
      </w:r>
      <w:r w:rsidR="00E83B27" w:rsidRPr="00EE0B97">
        <w:rPr>
          <w:rFonts w:asciiTheme="minorHAnsi" w:hAnsiTheme="minorHAnsi"/>
        </w:rPr>
        <w:t xml:space="preserve"> to society</w:t>
      </w:r>
      <w:r w:rsidR="00F85BB4" w:rsidRPr="00EE0B97">
        <w:rPr>
          <w:rFonts w:asciiTheme="minorHAnsi" w:hAnsiTheme="minorHAnsi"/>
        </w:rPr>
        <w:t>.</w:t>
      </w:r>
    </w:p>
    <w:p w:rsidR="004904FD" w:rsidRPr="00EE0B97" w:rsidRDefault="00F85BB4">
      <w:pPr>
        <w:pStyle w:val="H3"/>
        <w:rPr>
          <w:rFonts w:asciiTheme="minorHAnsi" w:hAnsiTheme="minorHAnsi"/>
          <w:bCs w:val="0"/>
          <w:szCs w:val="24"/>
        </w:rPr>
      </w:pPr>
      <w:bookmarkStart w:id="80" w:name="_Toc383697518"/>
      <w:r w:rsidRPr="00EE0B97">
        <w:rPr>
          <w:rFonts w:asciiTheme="minorHAnsi" w:hAnsiTheme="minorHAnsi"/>
          <w:bCs w:val="0"/>
          <w:szCs w:val="24"/>
        </w:rPr>
        <w:t>Reconciliation</w:t>
      </w:r>
      <w:bookmarkEnd w:id="80"/>
    </w:p>
    <w:p w:rsidR="004904FD" w:rsidRPr="00EE0B97" w:rsidRDefault="00665477">
      <w:pPr>
        <w:pStyle w:val="Quote1"/>
        <w:rPr>
          <w:rFonts w:asciiTheme="minorHAnsi" w:hAnsiTheme="minorHAnsi"/>
          <w:szCs w:val="24"/>
        </w:rPr>
      </w:pPr>
      <w:r w:rsidRPr="00EE0B97">
        <w:rPr>
          <w:rFonts w:asciiTheme="minorHAnsi" w:hAnsiTheme="minorHAnsi"/>
          <w:szCs w:val="24"/>
        </w:rPr>
        <w:t>People must be judged by their opportunities.</w:t>
      </w:r>
      <w:r w:rsidRPr="00EE0B97">
        <w:rPr>
          <w:rFonts w:asciiTheme="minorHAnsi" w:hAnsiTheme="minorHAnsi"/>
          <w:szCs w:val="24"/>
        </w:rPr>
        <w:br/>
        <w:t>-- Claude Gueux</w:t>
      </w:r>
      <w:r w:rsidRPr="00EE0B97">
        <w:rPr>
          <w:rStyle w:val="FootnoteReference"/>
          <w:rFonts w:asciiTheme="minorHAnsi" w:hAnsiTheme="minorHAnsi"/>
          <w:szCs w:val="24"/>
        </w:rPr>
        <w:footnoteReference w:id="17"/>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w:t>
      </w:r>
      <w:r w:rsidR="001A4CF3" w:rsidRPr="00EE0B97">
        <w:rPr>
          <w:rFonts w:asciiTheme="minorHAnsi" w:hAnsiTheme="minorHAnsi"/>
        </w:rPr>
        <w:t xml:space="preserve">system releases the </w:t>
      </w:r>
      <w:r w:rsidRPr="00EE0B97">
        <w:rPr>
          <w:rFonts w:asciiTheme="minorHAnsi" w:hAnsiTheme="minorHAnsi"/>
        </w:rPr>
        <w:t>criminal on a five-year probation period</w:t>
      </w:r>
      <w:r w:rsidR="00A348F9" w:rsidRPr="00EE0B97">
        <w:rPr>
          <w:rFonts w:asciiTheme="minorHAnsi" w:hAnsiTheme="minorHAnsi"/>
        </w:rPr>
        <w:t>,</w:t>
      </w:r>
      <w:r w:rsidRPr="00EE0B97">
        <w:rPr>
          <w:rFonts w:asciiTheme="minorHAnsi" w:hAnsiTheme="minorHAnsi"/>
        </w:rPr>
        <w:t xml:space="preserve"> </w:t>
      </w:r>
      <w:r w:rsidR="00FF317E" w:rsidRPr="00EE0B97">
        <w:rPr>
          <w:rFonts w:asciiTheme="minorHAnsi" w:hAnsiTheme="minorHAnsi"/>
        </w:rPr>
        <w:t xml:space="preserve">at the </w:t>
      </w:r>
      <w:r w:rsidRPr="00EE0B97">
        <w:rPr>
          <w:rFonts w:asciiTheme="minorHAnsi" w:hAnsiTheme="minorHAnsi"/>
        </w:rPr>
        <w:t>handler</w:t>
      </w:r>
      <w:r w:rsidR="00FF317E" w:rsidRPr="00EE0B97">
        <w:rPr>
          <w:rFonts w:asciiTheme="minorHAnsi" w:hAnsiTheme="minorHAnsi"/>
        </w:rPr>
        <w:t>’s</w:t>
      </w:r>
      <w:r w:rsidRPr="00EE0B97">
        <w:rPr>
          <w:rFonts w:asciiTheme="minorHAnsi" w:hAnsiTheme="minorHAnsi"/>
        </w:rPr>
        <w:t xml:space="preserve"> </w:t>
      </w:r>
      <w:r w:rsidR="00FF317E" w:rsidRPr="00EE0B97">
        <w:rPr>
          <w:rFonts w:asciiTheme="minorHAnsi" w:hAnsiTheme="minorHAnsi"/>
        </w:rPr>
        <w:t>discretion</w:t>
      </w:r>
      <w:r w:rsidRPr="00EE0B97">
        <w:rPr>
          <w:rFonts w:asciiTheme="minorHAnsi" w:hAnsiTheme="minorHAnsi"/>
        </w:rPr>
        <w:t xml:space="preserve">. While on probation, the </w:t>
      </w:r>
      <w:r w:rsidR="00A348F9" w:rsidRPr="00EE0B97">
        <w:rPr>
          <w:rFonts w:asciiTheme="minorHAnsi" w:hAnsiTheme="minorHAnsi"/>
        </w:rPr>
        <w:t xml:space="preserve">system still considers the </w:t>
      </w:r>
      <w:r w:rsidRPr="00EE0B97">
        <w:rPr>
          <w:rFonts w:asciiTheme="minorHAnsi" w:hAnsiTheme="minorHAnsi"/>
        </w:rPr>
        <w:t>person a criminal. As such, the criminal’s freedoms continue to be limited.</w:t>
      </w:r>
      <w:r w:rsidR="008525EF" w:rsidRPr="00EE0B97">
        <w:rPr>
          <w:rFonts w:asciiTheme="minorHAnsi" w:hAnsiTheme="minorHAnsi"/>
        </w:rPr>
        <w:t xml:space="preserve"> </w:t>
      </w:r>
    </w:p>
    <w:p w:rsidR="004904FD" w:rsidRPr="00EE0B97" w:rsidRDefault="004904FD">
      <w:pPr>
        <w:widowControl w:val="0"/>
        <w:rPr>
          <w:rFonts w:asciiTheme="minorHAnsi" w:hAnsiTheme="minorHAnsi"/>
        </w:rPr>
      </w:pPr>
    </w:p>
    <w:p w:rsidR="008525EF" w:rsidRPr="00EE0B97" w:rsidRDefault="00665477">
      <w:pPr>
        <w:widowControl w:val="0"/>
        <w:rPr>
          <w:rFonts w:asciiTheme="minorHAnsi" w:hAnsiTheme="minorHAnsi"/>
        </w:rPr>
      </w:pPr>
      <w:r w:rsidRPr="00EE0B97">
        <w:rPr>
          <w:rFonts w:asciiTheme="minorHAnsi" w:hAnsiTheme="minorHAnsi"/>
        </w:rPr>
        <w:t xml:space="preserve">For security reasons, the </w:t>
      </w:r>
      <w:r w:rsidR="009537E8" w:rsidRPr="00EE0B97">
        <w:rPr>
          <w:rFonts w:asciiTheme="minorHAnsi" w:hAnsiTheme="minorHAnsi"/>
        </w:rPr>
        <w:t xml:space="preserve">authorities notify the </w:t>
      </w:r>
      <w:r w:rsidRPr="00EE0B97">
        <w:rPr>
          <w:rFonts w:asciiTheme="minorHAnsi" w:hAnsiTheme="minorHAnsi"/>
        </w:rPr>
        <w:t>criminal’s victims about the release. They</w:t>
      </w:r>
      <w:r w:rsidR="00950CCF" w:rsidRPr="00EE0B97">
        <w:rPr>
          <w:rFonts w:asciiTheme="minorHAnsi" w:hAnsiTheme="minorHAnsi"/>
        </w:rPr>
        <w:t xml:space="preserve"> ha</w:t>
      </w:r>
      <w:r w:rsidRPr="00EE0B97">
        <w:rPr>
          <w:rFonts w:asciiTheme="minorHAnsi" w:hAnsiTheme="minorHAnsi"/>
        </w:rPr>
        <w:t>ve the right to question the handler’s decision to release the criminal into society. The handler must justify the release</w:t>
      </w:r>
      <w:r w:rsidR="004F2B88" w:rsidRPr="00EE0B97">
        <w:rPr>
          <w:rFonts w:asciiTheme="minorHAnsi" w:hAnsiTheme="minorHAnsi"/>
        </w:rPr>
        <w:t>,</w:t>
      </w:r>
      <w:r w:rsidRPr="00EE0B97">
        <w:rPr>
          <w:rFonts w:asciiTheme="minorHAnsi" w:hAnsiTheme="minorHAnsi"/>
        </w:rPr>
        <w:t xml:space="preserve"> based on evidence that the criminal is no longer dangerous and that the </w:t>
      </w:r>
      <w:r w:rsidR="00AB3FB2" w:rsidRPr="00EE0B97">
        <w:rPr>
          <w:rFonts w:asciiTheme="minorHAnsi" w:hAnsiTheme="minorHAnsi"/>
        </w:rPr>
        <w:t xml:space="preserve">criminal has repaid the dept </w:t>
      </w:r>
      <w:r w:rsidRPr="00EE0B97">
        <w:rPr>
          <w:rFonts w:asciiTheme="minorHAnsi" w:hAnsiTheme="minorHAnsi"/>
        </w:rPr>
        <w:t>in full.</w:t>
      </w:r>
    </w:p>
    <w:p w:rsidR="008525EF" w:rsidRPr="00EE0B97" w:rsidRDefault="008525EF">
      <w:pPr>
        <w:widowControl w:val="0"/>
        <w:rPr>
          <w:rFonts w:asciiTheme="minorHAnsi" w:hAnsiTheme="minorHAnsi"/>
        </w:rPr>
      </w:pPr>
    </w:p>
    <w:p w:rsidR="004904FD" w:rsidRPr="00EE0B97" w:rsidRDefault="008525EF">
      <w:pPr>
        <w:widowControl w:val="0"/>
        <w:rPr>
          <w:rFonts w:asciiTheme="minorHAnsi" w:hAnsiTheme="minorHAnsi"/>
        </w:rPr>
      </w:pPr>
      <w:r w:rsidRPr="00EE0B97">
        <w:rPr>
          <w:rFonts w:asciiTheme="minorHAnsi" w:hAnsiTheme="minorHAnsi"/>
        </w:rPr>
        <w:t xml:space="preserve">The handler’s responsibility ends when the probation period ends without incident. This places the burden on the handler to ensure that </w:t>
      </w:r>
      <w:r w:rsidR="007C7A43" w:rsidRPr="00EE0B97">
        <w:rPr>
          <w:rFonts w:asciiTheme="minorHAnsi" w:hAnsiTheme="minorHAnsi"/>
        </w:rPr>
        <w:t xml:space="preserve">the </w:t>
      </w:r>
      <w:r w:rsidR="00AB3FB2" w:rsidRPr="00EE0B97">
        <w:rPr>
          <w:rFonts w:asciiTheme="minorHAnsi" w:hAnsiTheme="minorHAnsi"/>
        </w:rPr>
        <w:t xml:space="preserve">system doesn’t release the </w:t>
      </w:r>
      <w:r w:rsidRPr="00EE0B97">
        <w:rPr>
          <w:rFonts w:asciiTheme="minorHAnsi" w:hAnsiTheme="minorHAnsi"/>
        </w:rPr>
        <w:t xml:space="preserve">prisoner </w:t>
      </w:r>
      <w:r w:rsidR="007C7A43" w:rsidRPr="00EE0B97">
        <w:rPr>
          <w:rFonts w:asciiTheme="minorHAnsi" w:hAnsiTheme="minorHAnsi"/>
        </w:rPr>
        <w:t>prematurely.</w:t>
      </w:r>
      <w:r w:rsidRPr="00EE0B97">
        <w:rPr>
          <w:rFonts w:asciiTheme="minorHAnsi" w:hAnsiTheme="minorHAnsi"/>
        </w:rPr>
        <w:t xml:space="preserve"> </w:t>
      </w:r>
    </w:p>
    <w:p w:rsidR="004904FD" w:rsidRPr="00EE0B97" w:rsidRDefault="004904FD">
      <w:pPr>
        <w:widowControl w:val="0"/>
        <w:rPr>
          <w:rFonts w:asciiTheme="minorHAnsi" w:hAnsiTheme="minorHAnsi"/>
        </w:rPr>
      </w:pPr>
    </w:p>
    <w:p w:rsidR="00BB21C1" w:rsidRPr="00EE0B97" w:rsidRDefault="009F3A98">
      <w:pPr>
        <w:widowControl w:val="0"/>
        <w:rPr>
          <w:rFonts w:asciiTheme="minorHAnsi" w:hAnsiTheme="minorHAnsi"/>
        </w:rPr>
      </w:pPr>
      <w:r w:rsidRPr="00EE0B97">
        <w:rPr>
          <w:rFonts w:asciiTheme="minorHAnsi" w:hAnsiTheme="minorHAnsi"/>
        </w:rPr>
        <w:t>Once the five-year probation period ends without incident, t</w:t>
      </w:r>
      <w:r w:rsidR="00FF317E" w:rsidRPr="00EE0B97">
        <w:rPr>
          <w:rFonts w:asciiTheme="minorHAnsi" w:hAnsiTheme="minorHAnsi"/>
        </w:rPr>
        <w:t>he person is form</w:t>
      </w:r>
      <w:r w:rsidRPr="00EE0B97">
        <w:rPr>
          <w:rFonts w:asciiTheme="minorHAnsi" w:hAnsiTheme="minorHAnsi"/>
        </w:rPr>
        <w:t>ally welcomed back into society</w:t>
      </w:r>
      <w:r w:rsidR="00FF317E" w:rsidRPr="00EE0B97">
        <w:rPr>
          <w:rFonts w:asciiTheme="minorHAnsi" w:hAnsiTheme="minorHAnsi"/>
        </w:rPr>
        <w:t xml:space="preserve">. This is a time of celebration as </w:t>
      </w:r>
      <w:r w:rsidR="00AB3FB2" w:rsidRPr="00EE0B97">
        <w:rPr>
          <w:rFonts w:asciiTheme="minorHAnsi" w:hAnsiTheme="minorHAnsi"/>
        </w:rPr>
        <w:t xml:space="preserve">society formally forgives </w:t>
      </w:r>
      <w:r w:rsidR="00FF317E" w:rsidRPr="00EE0B97">
        <w:rPr>
          <w:rFonts w:asciiTheme="minorHAnsi" w:hAnsiTheme="minorHAnsi"/>
        </w:rPr>
        <w:t>the person of previous crimes.</w:t>
      </w:r>
      <w:r w:rsidR="007C7A43" w:rsidRPr="00EE0B97">
        <w:rPr>
          <w:rFonts w:asciiTheme="minorHAnsi" w:hAnsiTheme="minorHAnsi"/>
        </w:rPr>
        <w:t xml:space="preserve"> All records are archived and the person is treated as if the crime never took place.</w:t>
      </w:r>
    </w:p>
    <w:p w:rsidR="004904FD" w:rsidRPr="00EE0B97" w:rsidRDefault="00665477">
      <w:pPr>
        <w:pStyle w:val="H3"/>
        <w:rPr>
          <w:rFonts w:asciiTheme="minorHAnsi" w:hAnsiTheme="minorHAnsi"/>
          <w:bCs w:val="0"/>
          <w:szCs w:val="24"/>
        </w:rPr>
      </w:pPr>
      <w:bookmarkStart w:id="81" w:name="_Toc383697519"/>
      <w:r w:rsidRPr="00EE0B97">
        <w:rPr>
          <w:rFonts w:asciiTheme="minorHAnsi" w:hAnsiTheme="minorHAnsi"/>
          <w:bCs w:val="0"/>
          <w:szCs w:val="24"/>
        </w:rPr>
        <w:t>Social Controls</w:t>
      </w:r>
      <w:bookmarkEnd w:id="81"/>
    </w:p>
    <w:p w:rsidR="004904FD" w:rsidRPr="00EE0B97" w:rsidRDefault="00665477">
      <w:pPr>
        <w:pStyle w:val="Quote1"/>
        <w:rPr>
          <w:rFonts w:asciiTheme="minorHAnsi" w:hAnsiTheme="minorHAnsi"/>
          <w:szCs w:val="24"/>
        </w:rPr>
      </w:pPr>
      <w:r w:rsidRPr="00EE0B97">
        <w:rPr>
          <w:rFonts w:asciiTheme="minorHAnsi" w:hAnsiTheme="minorHAnsi"/>
          <w:szCs w:val="24"/>
        </w:rPr>
        <w:t>When will our consciences grow so tender</w:t>
      </w:r>
      <w:r w:rsidRPr="00EE0B97">
        <w:rPr>
          <w:rFonts w:asciiTheme="minorHAnsi" w:hAnsiTheme="minorHAnsi"/>
          <w:szCs w:val="24"/>
        </w:rPr>
        <w:br/>
        <w:t>that we will act to prevent human misery</w:t>
      </w:r>
      <w:r w:rsidRPr="00EE0B97">
        <w:rPr>
          <w:rFonts w:asciiTheme="minorHAnsi" w:hAnsiTheme="minorHAnsi"/>
          <w:szCs w:val="24"/>
        </w:rPr>
        <w:br/>
        <w:t>rather than avenge it?</w:t>
      </w:r>
      <w:r w:rsidRPr="00EE0B97">
        <w:rPr>
          <w:rFonts w:asciiTheme="minorHAnsi" w:hAnsiTheme="minorHAnsi"/>
          <w:szCs w:val="24"/>
        </w:rPr>
        <w:br/>
        <w:t>-- Eleanor Roosevelt</w:t>
      </w:r>
      <w:r w:rsidR="00E167D5"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 believe most people are law-abiding because of several factors. Combined, they give what I believe is our ‘conscience’.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To begin with, many people are law abiding because of the fear of the consequence of their actions. </w:t>
      </w:r>
      <w:r w:rsidR="00B14524" w:rsidRPr="00EE0B97">
        <w:rPr>
          <w:rFonts w:asciiTheme="minorHAnsi" w:hAnsiTheme="minorHAnsi"/>
        </w:rPr>
        <w:t>This is a good thing. It means they are thinking rationally, weighing the benefits against the consequences of their actions.</w:t>
      </w:r>
    </w:p>
    <w:p w:rsidR="004904FD" w:rsidRPr="00EE0B97" w:rsidRDefault="00665477">
      <w:pPr>
        <w:pStyle w:val="H4"/>
        <w:rPr>
          <w:rFonts w:asciiTheme="minorHAnsi" w:hAnsiTheme="minorHAnsi"/>
        </w:rPr>
      </w:pPr>
      <w:r w:rsidRPr="00EE0B97">
        <w:rPr>
          <w:rFonts w:asciiTheme="minorHAnsi" w:hAnsiTheme="minorHAnsi"/>
        </w:rPr>
        <w:t>What Will The Neighbors Think?</w:t>
      </w:r>
    </w:p>
    <w:p w:rsidR="001A4CF3" w:rsidRPr="00EE0B97" w:rsidRDefault="00665477">
      <w:pPr>
        <w:widowControl w:val="0"/>
        <w:rPr>
          <w:rFonts w:asciiTheme="minorHAnsi" w:hAnsiTheme="minorHAnsi"/>
        </w:rPr>
      </w:pPr>
      <w:r w:rsidRPr="00EE0B97">
        <w:rPr>
          <w:rFonts w:asciiTheme="minorHAnsi" w:hAnsiTheme="minorHAnsi"/>
        </w:rPr>
        <w:t xml:space="preserve">I believe normal people are born with a ‘What Will </w:t>
      </w:r>
      <w:r w:rsidR="00FF1C21" w:rsidRPr="00EE0B97">
        <w:rPr>
          <w:rFonts w:asciiTheme="minorHAnsi" w:hAnsiTheme="minorHAnsi"/>
        </w:rPr>
        <w:t>the</w:t>
      </w:r>
      <w:r w:rsidRPr="00EE0B97">
        <w:rPr>
          <w:rFonts w:asciiTheme="minorHAnsi" w:hAnsiTheme="minorHAnsi"/>
        </w:rPr>
        <w:t xml:space="preserve"> Neighbors Think?’ gene. </w:t>
      </w:r>
      <w:r w:rsidR="004F2B88" w:rsidRPr="00EE0B97">
        <w:rPr>
          <w:rFonts w:asciiTheme="minorHAnsi" w:hAnsiTheme="minorHAnsi"/>
        </w:rPr>
        <w:t>P</w:t>
      </w:r>
      <w:r w:rsidR="001A4CF3" w:rsidRPr="00EE0B97">
        <w:rPr>
          <w:rFonts w:asciiTheme="minorHAnsi" w:hAnsiTheme="minorHAnsi"/>
        </w:rPr>
        <w:t xml:space="preserve">eople obey </w:t>
      </w:r>
      <w:r w:rsidR="00EE310A" w:rsidRPr="00EE0B97">
        <w:rPr>
          <w:rFonts w:asciiTheme="minorHAnsi" w:hAnsiTheme="minorHAnsi"/>
        </w:rPr>
        <w:t>social and legal rules</w:t>
      </w:r>
      <w:r w:rsidR="001A4CF3" w:rsidRPr="00EE0B97">
        <w:rPr>
          <w:rFonts w:asciiTheme="minorHAnsi" w:hAnsiTheme="minorHAnsi"/>
        </w:rPr>
        <w:t>, not because of the fear of punishment.</w:t>
      </w:r>
      <w:r w:rsidR="004F2B88" w:rsidRPr="00EE0B97">
        <w:rPr>
          <w:rFonts w:asciiTheme="minorHAnsi" w:hAnsiTheme="minorHAnsi"/>
        </w:rPr>
        <w:t xml:space="preserve"> For many criminals, cops are the last thing on their mind when they are committing crimes.</w:t>
      </w:r>
    </w:p>
    <w:p w:rsidR="001A4CF3" w:rsidRPr="00EE0B97" w:rsidRDefault="001A4CF3">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Rather</w:t>
      </w:r>
      <w:r w:rsidR="00EE310A" w:rsidRPr="00EE0B97">
        <w:rPr>
          <w:rFonts w:asciiTheme="minorHAnsi" w:hAnsiTheme="minorHAnsi"/>
        </w:rPr>
        <w:t>,</w:t>
      </w:r>
      <w:r w:rsidRPr="00EE0B97">
        <w:rPr>
          <w:rFonts w:asciiTheme="minorHAnsi" w:hAnsiTheme="minorHAnsi"/>
        </w:rPr>
        <w:t xml:space="preserve"> people obey laws from fear of what their neighbors think</w:t>
      </w:r>
      <w:r w:rsidR="00B14524" w:rsidRPr="00EE0B97">
        <w:rPr>
          <w:rFonts w:asciiTheme="minorHAnsi" w:hAnsiTheme="minorHAnsi"/>
        </w:rPr>
        <w:t xml:space="preserve">. </w:t>
      </w:r>
      <w:r w:rsidRPr="00EE0B97">
        <w:rPr>
          <w:rFonts w:asciiTheme="minorHAnsi" w:hAnsiTheme="minorHAnsi"/>
        </w:rPr>
        <w:t xml:space="preserve">This applies to anything deemed socially unacceptable. </w:t>
      </w:r>
      <w:r w:rsidR="00EE310A" w:rsidRPr="00EE0B97">
        <w:rPr>
          <w:rFonts w:asciiTheme="minorHAnsi" w:hAnsiTheme="minorHAnsi"/>
        </w:rPr>
        <w:t>We don’t want to lose our</w:t>
      </w:r>
      <w:r w:rsidRPr="00EE0B97">
        <w:rPr>
          <w:rFonts w:asciiTheme="minorHAnsi" w:hAnsiTheme="minorHAnsi"/>
        </w:rPr>
        <w:t xml:space="preserve"> social status.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Have you seen criminals when caught? They try to hide their faces from the media. Some criminals </w:t>
      </w:r>
      <w:r w:rsidR="00131FA5" w:rsidRPr="00EE0B97">
        <w:rPr>
          <w:rFonts w:asciiTheme="minorHAnsi" w:hAnsiTheme="minorHAnsi"/>
        </w:rPr>
        <w:t>are not ashamed of their behavior</w:t>
      </w:r>
      <w:r w:rsidRPr="00EE0B97">
        <w:rPr>
          <w:rFonts w:asciiTheme="minorHAnsi" w:hAnsiTheme="minorHAnsi"/>
        </w:rPr>
        <w:t xml:space="preserve">. </w:t>
      </w:r>
      <w:r w:rsidR="00131FA5" w:rsidRPr="00EE0B97">
        <w:rPr>
          <w:rFonts w:asciiTheme="minorHAnsi" w:hAnsiTheme="minorHAnsi"/>
        </w:rPr>
        <w:t>T</w:t>
      </w:r>
      <w:r w:rsidRPr="00EE0B97">
        <w:rPr>
          <w:rFonts w:asciiTheme="minorHAnsi" w:hAnsiTheme="minorHAnsi"/>
        </w:rPr>
        <w:t xml:space="preserve">hese people </w:t>
      </w:r>
      <w:r w:rsidR="005B0CDD" w:rsidRPr="00EE0B97">
        <w:rPr>
          <w:rFonts w:asciiTheme="minorHAnsi" w:hAnsiTheme="minorHAnsi"/>
        </w:rPr>
        <w:t xml:space="preserve">seem to </w:t>
      </w:r>
      <w:r w:rsidRPr="00EE0B97">
        <w:rPr>
          <w:rFonts w:asciiTheme="minorHAnsi" w:hAnsiTheme="minorHAnsi"/>
        </w:rPr>
        <w:t xml:space="preserve">have a </w:t>
      </w:r>
      <w:r w:rsidR="00131FA5" w:rsidRPr="00EE0B97">
        <w:rPr>
          <w:rFonts w:asciiTheme="minorHAnsi" w:hAnsiTheme="minorHAnsi"/>
        </w:rPr>
        <w:t xml:space="preserve">defective </w:t>
      </w:r>
      <w:r w:rsidRPr="00EE0B97">
        <w:rPr>
          <w:rFonts w:asciiTheme="minorHAnsi" w:hAnsiTheme="minorHAnsi"/>
        </w:rPr>
        <w:t>social gene</w:t>
      </w:r>
      <w:r w:rsidR="005B0CDD" w:rsidRPr="00EE0B97">
        <w:rPr>
          <w:rFonts w:asciiTheme="minorHAnsi" w:hAnsiTheme="minorHAnsi"/>
        </w:rPr>
        <w:t xml:space="preserve"> or something</w:t>
      </w:r>
      <w:r w:rsidR="00131FA5" w:rsidRPr="00EE0B97">
        <w:rPr>
          <w:rFonts w:asciiTheme="minorHAnsi" w:hAnsiTheme="minorHAnsi"/>
        </w:rPr>
        <w:t>.</w:t>
      </w:r>
    </w:p>
    <w:p w:rsidR="004904FD" w:rsidRPr="00EE0B97" w:rsidRDefault="00665477">
      <w:pPr>
        <w:pStyle w:val="H4"/>
        <w:rPr>
          <w:rFonts w:asciiTheme="minorHAnsi" w:hAnsiTheme="minorHAnsi"/>
        </w:rPr>
      </w:pPr>
      <w:r w:rsidRPr="00EE0B97">
        <w:rPr>
          <w:rFonts w:asciiTheme="minorHAnsi" w:hAnsiTheme="minorHAnsi"/>
        </w:rPr>
        <w:t>Empathy Genes</w:t>
      </w:r>
    </w:p>
    <w:p w:rsidR="004904FD" w:rsidRPr="00EE0B97" w:rsidRDefault="00665477">
      <w:pPr>
        <w:widowControl w:val="0"/>
        <w:rPr>
          <w:rFonts w:asciiTheme="minorHAnsi" w:hAnsiTheme="minorHAnsi"/>
        </w:rPr>
      </w:pPr>
      <w:r w:rsidRPr="00EE0B97">
        <w:rPr>
          <w:rFonts w:asciiTheme="minorHAnsi" w:hAnsiTheme="minorHAnsi"/>
        </w:rPr>
        <w:t xml:space="preserve">Thirdly, we have an empathy gene, which allows us to relate to others. In the brain, there are sets of neurons called Mirror Neurons. Scientists believe they help us learn new skills by mirroring the actions of others. They also allow us to empathize with others by </w:t>
      </w:r>
      <w:r w:rsidR="00131FA5" w:rsidRPr="00EE0B97">
        <w:rPr>
          <w:rFonts w:asciiTheme="minorHAnsi" w:hAnsiTheme="minorHAnsi"/>
        </w:rPr>
        <w:t xml:space="preserve">making us feel pain when we see </w:t>
      </w:r>
      <w:r w:rsidR="00131FA5" w:rsidRPr="00EE0B97">
        <w:rPr>
          <w:rFonts w:asciiTheme="minorHAnsi" w:hAnsiTheme="minorHAnsi"/>
        </w:rPr>
        <w:lastRenderedPageBreak/>
        <w:t>others in pain</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“AS WITH ACTIONS, humans undoubtedly understand emotions in more than one way. Observing another person experiencing emotion can trigger a cognitive elaboration of that sensory information, which ultimately results in a logical conclusion about what the other is feeling. It may also, however, result in direct mapping of that sensory information onto the motor structures that would produce the experience of that emotion in the observer. These two means of recognizing emotions are profoundly different: with the first, the observer deduces the emotion but does not feel it; via the second, recognition is firsthand because the mirror mechanism elicits the same emotional state in the observer. Thus, when people use the expression “I feel your pain” to indicate both comprehension and empathy, they may not realize just how literally true their statement could be.”</w:t>
      </w:r>
      <w:r w:rsidRPr="00EE0B97">
        <w:rPr>
          <w:rStyle w:val="FootnoteReference"/>
          <w:rFonts w:asciiTheme="minorHAnsi" w:hAnsiTheme="minorHAnsi"/>
          <w:szCs w:val="24"/>
        </w:rPr>
        <w:footnoteReference w:id="18"/>
      </w:r>
    </w:p>
    <w:p w:rsidR="008B48CE" w:rsidRPr="00EE0B97" w:rsidRDefault="00665477">
      <w:pPr>
        <w:widowControl w:val="0"/>
        <w:rPr>
          <w:rFonts w:asciiTheme="minorHAnsi" w:hAnsiTheme="minorHAnsi"/>
        </w:rPr>
      </w:pPr>
      <w:r w:rsidRPr="00EE0B97">
        <w:rPr>
          <w:rFonts w:asciiTheme="minorHAnsi" w:hAnsiTheme="minorHAnsi"/>
        </w:rPr>
        <w:t>I assume people with defective mirror neurons are insensitive to the feelings others</w:t>
      </w:r>
      <w:r w:rsidR="00131FA5" w:rsidRPr="00EE0B97">
        <w:rPr>
          <w:rFonts w:asciiTheme="minorHAnsi" w:hAnsiTheme="minorHAnsi"/>
        </w:rPr>
        <w:t xml:space="preserve"> </w:t>
      </w:r>
      <w:r w:rsidR="001C214D" w:rsidRPr="00EE0B97">
        <w:rPr>
          <w:rFonts w:asciiTheme="minorHAnsi" w:hAnsiTheme="minorHAnsi"/>
        </w:rPr>
        <w:t>–</w:t>
      </w:r>
      <w:r w:rsidRPr="00EE0B97">
        <w:rPr>
          <w:rFonts w:asciiTheme="minorHAnsi" w:hAnsiTheme="minorHAnsi"/>
        </w:rPr>
        <w:t xml:space="preserve"> bad</w:t>
      </w:r>
      <w:r w:rsidR="001C214D" w:rsidRPr="00EE0B97">
        <w:rPr>
          <w:rFonts w:asciiTheme="minorHAnsi" w:hAnsiTheme="minorHAnsi"/>
        </w:rPr>
        <w:t xml:space="preserve"> </w:t>
      </w:r>
      <w:r w:rsidRPr="00EE0B97">
        <w:rPr>
          <w:rFonts w:asciiTheme="minorHAnsi" w:hAnsiTheme="minorHAnsi"/>
        </w:rPr>
        <w:t>for any society.</w:t>
      </w:r>
      <w:r w:rsidR="00131FA5" w:rsidRPr="00EE0B97">
        <w:rPr>
          <w:rFonts w:asciiTheme="minorHAnsi" w:hAnsiTheme="minorHAnsi"/>
        </w:rPr>
        <w:t xml:space="preserve"> It’s also bad for them since it puts them at a social disadvantage.</w:t>
      </w:r>
    </w:p>
    <w:p w:rsidR="008B48CE" w:rsidRPr="00EE0B97" w:rsidRDefault="008B48CE" w:rsidP="008B48CE">
      <w:pPr>
        <w:pStyle w:val="H3"/>
        <w:rPr>
          <w:rFonts w:asciiTheme="minorHAnsi" w:hAnsiTheme="minorHAnsi"/>
        </w:rPr>
      </w:pPr>
      <w:bookmarkStart w:id="82" w:name="_Toc383697520"/>
      <w:r w:rsidRPr="00EE0B97">
        <w:rPr>
          <w:rFonts w:asciiTheme="minorHAnsi" w:hAnsiTheme="minorHAnsi"/>
        </w:rPr>
        <w:t>Victims</w:t>
      </w:r>
      <w:bookmarkEnd w:id="82"/>
    </w:p>
    <w:p w:rsidR="00AD39DF" w:rsidRPr="00EE0B97" w:rsidRDefault="00AD39DF" w:rsidP="00AD39DF">
      <w:pPr>
        <w:pStyle w:val="Quote1"/>
        <w:rPr>
          <w:rFonts w:asciiTheme="minorHAnsi" w:hAnsiTheme="minorHAnsi"/>
        </w:rPr>
      </w:pPr>
      <w:r w:rsidRPr="00EE0B97">
        <w:rPr>
          <w:rFonts w:asciiTheme="minorHAnsi" w:hAnsiTheme="minorHAnsi"/>
        </w:rPr>
        <w:t>I was angry with my friend;</w:t>
      </w:r>
    </w:p>
    <w:p w:rsidR="00AD39DF" w:rsidRPr="00EE0B97" w:rsidRDefault="00AD39DF" w:rsidP="00AD39DF">
      <w:pPr>
        <w:pStyle w:val="Quote1"/>
        <w:rPr>
          <w:rFonts w:asciiTheme="minorHAnsi" w:hAnsiTheme="minorHAnsi"/>
        </w:rPr>
      </w:pPr>
      <w:r w:rsidRPr="00EE0B97">
        <w:rPr>
          <w:rFonts w:asciiTheme="minorHAnsi" w:hAnsiTheme="minorHAnsi"/>
        </w:rPr>
        <w:t>I told my wrath, my wrath did end.</w:t>
      </w:r>
    </w:p>
    <w:p w:rsidR="00AD39DF" w:rsidRPr="00EE0B97" w:rsidRDefault="00AD39DF" w:rsidP="00AD39DF">
      <w:pPr>
        <w:pStyle w:val="Quote1"/>
        <w:rPr>
          <w:rFonts w:asciiTheme="minorHAnsi" w:hAnsiTheme="minorHAnsi"/>
        </w:rPr>
      </w:pPr>
      <w:r w:rsidRPr="00EE0B97">
        <w:rPr>
          <w:rFonts w:asciiTheme="minorHAnsi" w:hAnsiTheme="minorHAnsi"/>
        </w:rPr>
        <w:t>I was angry with my foe;</w:t>
      </w:r>
    </w:p>
    <w:p w:rsidR="00AD39DF" w:rsidRPr="00EE0B97" w:rsidRDefault="00AD39DF" w:rsidP="00AD39DF">
      <w:pPr>
        <w:pStyle w:val="Quote1"/>
        <w:rPr>
          <w:rFonts w:asciiTheme="minorHAnsi" w:hAnsiTheme="minorHAnsi"/>
        </w:rPr>
      </w:pPr>
      <w:r w:rsidRPr="00EE0B97">
        <w:rPr>
          <w:rFonts w:asciiTheme="minorHAnsi" w:hAnsiTheme="minorHAnsi"/>
        </w:rPr>
        <w:t>I told it not, my wrath did grow.</w:t>
      </w:r>
    </w:p>
    <w:p w:rsidR="00AD39DF" w:rsidRPr="00EE0B97" w:rsidRDefault="00AD39DF" w:rsidP="00AD39DF">
      <w:pPr>
        <w:pStyle w:val="Quote1"/>
        <w:rPr>
          <w:rFonts w:asciiTheme="minorHAnsi" w:hAnsiTheme="minorHAnsi"/>
        </w:rPr>
      </w:pPr>
      <w:r w:rsidRPr="00EE0B97">
        <w:rPr>
          <w:rFonts w:asciiTheme="minorHAnsi" w:hAnsiTheme="minorHAnsi"/>
        </w:rPr>
        <w:t>-- William Blake --</w:t>
      </w:r>
    </w:p>
    <w:p w:rsidR="008B48CE" w:rsidRPr="00EE0B97" w:rsidRDefault="008B48CE">
      <w:pPr>
        <w:widowControl w:val="0"/>
        <w:rPr>
          <w:rFonts w:asciiTheme="minorHAnsi" w:hAnsiTheme="minorHAnsi"/>
        </w:rPr>
      </w:pPr>
    </w:p>
    <w:p w:rsidR="00727932" w:rsidRPr="00EE0B97" w:rsidRDefault="008B48CE">
      <w:pPr>
        <w:widowControl w:val="0"/>
        <w:rPr>
          <w:rFonts w:asciiTheme="minorHAnsi" w:hAnsiTheme="minorHAnsi"/>
        </w:rPr>
      </w:pPr>
      <w:r w:rsidRPr="00EE0B97">
        <w:rPr>
          <w:rFonts w:asciiTheme="minorHAnsi" w:hAnsiTheme="minorHAnsi"/>
        </w:rPr>
        <w:t>We must not forget about the victims in all of this. It is essential that they be included in the process of reconciliation.</w:t>
      </w:r>
    </w:p>
    <w:p w:rsidR="00727932" w:rsidRPr="00EE0B97" w:rsidRDefault="00727932">
      <w:pPr>
        <w:widowControl w:val="0"/>
        <w:rPr>
          <w:rFonts w:asciiTheme="minorHAnsi" w:hAnsiTheme="minorHAnsi"/>
        </w:rPr>
      </w:pPr>
    </w:p>
    <w:p w:rsidR="008B48CE" w:rsidRPr="00EE0B97" w:rsidRDefault="00727932">
      <w:pPr>
        <w:widowControl w:val="0"/>
        <w:rPr>
          <w:rFonts w:asciiTheme="minorHAnsi" w:hAnsiTheme="minorHAnsi"/>
        </w:rPr>
      </w:pPr>
      <w:r w:rsidRPr="00EE0B97">
        <w:rPr>
          <w:rFonts w:asciiTheme="minorHAnsi" w:hAnsiTheme="minorHAnsi"/>
        </w:rPr>
        <w:t xml:space="preserve">By </w:t>
      </w:r>
      <w:r w:rsidR="00EE310A" w:rsidRPr="00EE0B97">
        <w:rPr>
          <w:rFonts w:asciiTheme="minorHAnsi" w:hAnsiTheme="minorHAnsi"/>
        </w:rPr>
        <w:t>law,</w:t>
      </w:r>
      <w:r w:rsidRPr="00EE0B97">
        <w:rPr>
          <w:rFonts w:asciiTheme="minorHAnsi" w:hAnsiTheme="minorHAnsi"/>
        </w:rPr>
        <w:t xml:space="preserve"> the </w:t>
      </w:r>
      <w:r w:rsidR="00EE310A" w:rsidRPr="00EE0B97">
        <w:rPr>
          <w:rFonts w:asciiTheme="minorHAnsi" w:hAnsiTheme="minorHAnsi"/>
        </w:rPr>
        <w:t xml:space="preserve">authorities inform </w:t>
      </w:r>
      <w:r w:rsidRPr="00EE0B97">
        <w:rPr>
          <w:rFonts w:asciiTheme="minorHAnsi" w:hAnsiTheme="minorHAnsi"/>
        </w:rPr>
        <w:t>victims of the status of the prisoner at all times.</w:t>
      </w:r>
      <w:r w:rsidR="0020401C" w:rsidRPr="00EE0B97">
        <w:rPr>
          <w:rFonts w:asciiTheme="minorHAnsi" w:hAnsiTheme="minorHAnsi"/>
        </w:rPr>
        <w:t xml:space="preserve"> Also by law, the </w:t>
      </w:r>
      <w:r w:rsidR="00EE310A" w:rsidRPr="00EE0B97">
        <w:rPr>
          <w:rFonts w:asciiTheme="minorHAnsi" w:hAnsiTheme="minorHAnsi"/>
        </w:rPr>
        <w:t xml:space="preserve">authorities must take the </w:t>
      </w:r>
      <w:r w:rsidR="0020401C" w:rsidRPr="00EE0B97">
        <w:rPr>
          <w:rFonts w:asciiTheme="minorHAnsi" w:hAnsiTheme="minorHAnsi"/>
        </w:rPr>
        <w:t>victim’s concerns seriously.</w:t>
      </w:r>
    </w:p>
    <w:p w:rsidR="00727932" w:rsidRPr="00EE0B97" w:rsidRDefault="00727932">
      <w:pPr>
        <w:widowControl w:val="0"/>
        <w:rPr>
          <w:rFonts w:asciiTheme="minorHAnsi" w:hAnsiTheme="minorHAnsi"/>
        </w:rPr>
      </w:pPr>
    </w:p>
    <w:p w:rsidR="0020401C" w:rsidRPr="00EE0B97" w:rsidRDefault="00727932">
      <w:pPr>
        <w:widowControl w:val="0"/>
        <w:rPr>
          <w:rFonts w:asciiTheme="minorHAnsi" w:hAnsiTheme="minorHAnsi"/>
        </w:rPr>
      </w:pPr>
      <w:r w:rsidRPr="00EE0B97">
        <w:rPr>
          <w:rFonts w:asciiTheme="minorHAnsi" w:hAnsiTheme="minorHAnsi"/>
        </w:rPr>
        <w:t xml:space="preserve">The </w:t>
      </w:r>
      <w:r w:rsidR="00531C0C" w:rsidRPr="00EE0B97">
        <w:rPr>
          <w:rFonts w:asciiTheme="minorHAnsi" w:hAnsiTheme="minorHAnsi"/>
        </w:rPr>
        <w:t xml:space="preserve">authorities give the </w:t>
      </w:r>
      <w:r w:rsidRPr="00EE0B97">
        <w:rPr>
          <w:rFonts w:asciiTheme="minorHAnsi" w:hAnsiTheme="minorHAnsi"/>
        </w:rPr>
        <w:t xml:space="preserve">victims </w:t>
      </w:r>
      <w:r w:rsidR="00531C0C" w:rsidRPr="00EE0B97">
        <w:rPr>
          <w:rFonts w:asciiTheme="minorHAnsi" w:hAnsiTheme="minorHAnsi"/>
        </w:rPr>
        <w:t>w</w:t>
      </w:r>
      <w:r w:rsidRPr="00EE0B97">
        <w:rPr>
          <w:rFonts w:asciiTheme="minorHAnsi" w:hAnsiTheme="minorHAnsi"/>
        </w:rPr>
        <w:t xml:space="preserve">hatever therapy </w:t>
      </w:r>
      <w:r w:rsidR="0020401C" w:rsidRPr="00EE0B97">
        <w:rPr>
          <w:rFonts w:asciiTheme="minorHAnsi" w:hAnsiTheme="minorHAnsi"/>
        </w:rPr>
        <w:t>is necessary to help them overcome their ordeals.</w:t>
      </w:r>
      <w:r w:rsidR="003851C6" w:rsidRPr="00EE0B97">
        <w:rPr>
          <w:rFonts w:asciiTheme="minorHAnsi" w:hAnsiTheme="minorHAnsi"/>
        </w:rPr>
        <w:t xml:space="preserve"> This includes any material compensation where necessary.</w:t>
      </w:r>
    </w:p>
    <w:p w:rsidR="004904FD" w:rsidRPr="00EE0B97" w:rsidRDefault="00665477">
      <w:pPr>
        <w:pStyle w:val="H3"/>
        <w:rPr>
          <w:rFonts w:asciiTheme="minorHAnsi" w:hAnsiTheme="minorHAnsi"/>
          <w:bCs w:val="0"/>
          <w:szCs w:val="24"/>
        </w:rPr>
      </w:pPr>
      <w:bookmarkStart w:id="83" w:name="_Toc146731465"/>
      <w:bookmarkStart w:id="84" w:name="_Toc146732797"/>
      <w:bookmarkStart w:id="85" w:name="_Toc383697521"/>
      <w:r w:rsidRPr="00EE0B97">
        <w:rPr>
          <w:rFonts w:asciiTheme="minorHAnsi" w:hAnsiTheme="minorHAnsi"/>
          <w:bCs w:val="0"/>
          <w:szCs w:val="24"/>
        </w:rPr>
        <w:lastRenderedPageBreak/>
        <w:t xml:space="preserve">Crime </w:t>
      </w:r>
      <w:r w:rsidR="00FF1C21" w:rsidRPr="00EE0B97">
        <w:rPr>
          <w:rFonts w:asciiTheme="minorHAnsi" w:hAnsiTheme="minorHAnsi"/>
          <w:bCs w:val="0"/>
          <w:szCs w:val="24"/>
        </w:rPr>
        <w:t>as</w:t>
      </w:r>
      <w:r w:rsidRPr="00EE0B97">
        <w:rPr>
          <w:rFonts w:asciiTheme="minorHAnsi" w:hAnsiTheme="minorHAnsi"/>
          <w:bCs w:val="0"/>
          <w:szCs w:val="24"/>
        </w:rPr>
        <w:t xml:space="preserve"> Indicator </w:t>
      </w:r>
      <w:r w:rsidR="00FF1C21" w:rsidRPr="00EE0B97">
        <w:rPr>
          <w:rFonts w:asciiTheme="minorHAnsi" w:hAnsiTheme="minorHAnsi"/>
          <w:bCs w:val="0"/>
          <w:szCs w:val="24"/>
        </w:rPr>
        <w:t>of</w:t>
      </w:r>
      <w:r w:rsidRPr="00EE0B97">
        <w:rPr>
          <w:rFonts w:asciiTheme="minorHAnsi" w:hAnsiTheme="minorHAnsi"/>
          <w:bCs w:val="0"/>
          <w:szCs w:val="24"/>
        </w:rPr>
        <w:t xml:space="preserve"> Social Health</w:t>
      </w:r>
      <w:bookmarkEnd w:id="83"/>
      <w:bookmarkEnd w:id="84"/>
      <w:bookmarkEnd w:id="85"/>
    </w:p>
    <w:p w:rsidR="004904FD" w:rsidRPr="00EE0B97" w:rsidRDefault="00665477">
      <w:pPr>
        <w:pStyle w:val="Quote1"/>
        <w:rPr>
          <w:rFonts w:asciiTheme="minorHAnsi" w:hAnsiTheme="minorHAnsi"/>
          <w:szCs w:val="24"/>
        </w:rPr>
      </w:pPr>
      <w:r w:rsidRPr="00EE0B97">
        <w:rPr>
          <w:rFonts w:asciiTheme="minorHAnsi" w:hAnsiTheme="minorHAnsi"/>
          <w:szCs w:val="24"/>
        </w:rPr>
        <w:t>Poverty sets a reduced price on crime.</w:t>
      </w:r>
      <w:r w:rsidRPr="00EE0B97">
        <w:rPr>
          <w:rFonts w:asciiTheme="minorHAnsi" w:hAnsiTheme="minorHAnsi"/>
          <w:szCs w:val="24"/>
        </w:rPr>
        <w:br/>
        <w:t>-- Sebastian Roch Nicolas Chamfort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Social injustices are like evil flowers.</w:t>
      </w:r>
      <w:r w:rsidRPr="00EE0B97">
        <w:rPr>
          <w:rFonts w:asciiTheme="minorHAnsi" w:hAnsiTheme="minorHAnsi"/>
          <w:szCs w:val="24"/>
        </w:rPr>
        <w:br/>
        <w:t xml:space="preserve"> They need bad soil in order to grow.</w:t>
      </w:r>
      <w:r w:rsidRPr="00EE0B97">
        <w:rPr>
          <w:rFonts w:asciiTheme="minorHAnsi" w:hAnsiTheme="minorHAnsi"/>
          <w:szCs w:val="24"/>
        </w:rPr>
        <w:br/>
        <w:t>-- Dr. Slip Cam</w:t>
      </w:r>
      <w:r w:rsidRPr="00EE0B97">
        <w:rPr>
          <w:rStyle w:val="FootnoteReference"/>
          <w:rFonts w:asciiTheme="minorHAnsi" w:hAnsiTheme="minorHAnsi"/>
          <w:szCs w:val="24"/>
        </w:rPr>
        <w:footnoteReference w:id="19"/>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level of crime is a good indicator of the health of the community.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 healthy society, the level of crime will be low, but not zero. Why not zero? </w:t>
      </w:r>
      <w:r w:rsidR="00131FA5" w:rsidRPr="00EE0B97">
        <w:rPr>
          <w:rFonts w:asciiTheme="minorHAnsi" w:hAnsiTheme="minorHAnsi"/>
        </w:rPr>
        <w:t>It’s b</w:t>
      </w:r>
      <w:r w:rsidRPr="00EE0B97">
        <w:rPr>
          <w:rFonts w:asciiTheme="minorHAnsi" w:hAnsiTheme="minorHAnsi"/>
        </w:rPr>
        <w:t>ecause humans aren</w:t>
      </w:r>
      <w:r w:rsidR="00641873" w:rsidRPr="00EE0B97">
        <w:rPr>
          <w:rFonts w:asciiTheme="minorHAnsi" w:hAnsiTheme="minorHAnsi"/>
        </w:rPr>
        <w:t>’</w:t>
      </w:r>
      <w:r w:rsidRPr="00EE0B97">
        <w:rPr>
          <w:rFonts w:asciiTheme="minorHAnsi" w:hAnsiTheme="minorHAnsi"/>
        </w:rPr>
        <w:t>t perfect. Some people turn to crime to make a quick buck while others find it more exciting than honest work.</w:t>
      </w:r>
      <w:r w:rsidR="001C214D" w:rsidRPr="00EE0B97">
        <w:rPr>
          <w:rFonts w:asciiTheme="minorHAnsi" w:hAnsiTheme="minorHAnsi"/>
        </w:rPr>
        <w:t xml:space="preserve"> Then there is a need in some people for social dominance. They may resort to violence when they don’t get the respect they expect from others.</w:t>
      </w:r>
    </w:p>
    <w:p w:rsidR="005E052B" w:rsidRPr="00EE0B97" w:rsidRDefault="005E052B" w:rsidP="005E052B">
      <w:pPr>
        <w:widowControl w:val="0"/>
        <w:rPr>
          <w:rFonts w:asciiTheme="minorHAnsi" w:hAnsiTheme="minorHAnsi"/>
        </w:rPr>
      </w:pPr>
    </w:p>
    <w:p w:rsidR="004904FD" w:rsidRPr="00EE0B97" w:rsidRDefault="005E052B">
      <w:pPr>
        <w:widowControl w:val="0"/>
        <w:rPr>
          <w:rFonts w:asciiTheme="minorHAnsi" w:hAnsiTheme="minorHAnsi"/>
        </w:rPr>
      </w:pPr>
      <w:r w:rsidRPr="00EE0B97">
        <w:rPr>
          <w:rFonts w:asciiTheme="minorHAnsi" w:hAnsiTheme="minorHAnsi"/>
        </w:rPr>
        <w:t>Many factors increase the level of crime in a society</w:t>
      </w:r>
      <w:r w:rsidR="000A5460" w:rsidRPr="00EE0B97">
        <w:rPr>
          <w:rFonts w:asciiTheme="minorHAnsi" w:hAnsiTheme="minorHAnsi"/>
        </w:rPr>
        <w:t xml:space="preserve">. One </w:t>
      </w:r>
      <w:r w:rsidR="00A36DAB" w:rsidRPr="00EE0B97">
        <w:rPr>
          <w:rFonts w:asciiTheme="minorHAnsi" w:hAnsiTheme="minorHAnsi"/>
        </w:rPr>
        <w:t>factor</w:t>
      </w:r>
      <w:r w:rsidR="000A5460" w:rsidRPr="00EE0B97">
        <w:rPr>
          <w:rFonts w:asciiTheme="minorHAnsi" w:hAnsiTheme="minorHAnsi"/>
        </w:rPr>
        <w:t xml:space="preserve"> is u</w:t>
      </w:r>
      <w:r w:rsidRPr="00EE0B97">
        <w:rPr>
          <w:rFonts w:asciiTheme="minorHAnsi" w:hAnsiTheme="minorHAnsi"/>
        </w:rPr>
        <w:t>nemployment</w:t>
      </w:r>
      <w:r w:rsidR="000A5460" w:rsidRPr="00EE0B97">
        <w:rPr>
          <w:rFonts w:asciiTheme="minorHAnsi" w:hAnsiTheme="minorHAnsi"/>
        </w:rPr>
        <w:t>.</w:t>
      </w:r>
      <w:r w:rsidR="0012576E" w:rsidRPr="00EE0B97">
        <w:rPr>
          <w:rFonts w:asciiTheme="minorHAnsi" w:hAnsiTheme="minorHAnsi"/>
        </w:rPr>
        <w:t xml:space="preserve"> </w:t>
      </w:r>
      <w:r w:rsidRPr="00EE0B97">
        <w:rPr>
          <w:rFonts w:asciiTheme="minorHAnsi" w:hAnsiTheme="minorHAnsi"/>
        </w:rPr>
        <w:t>Unemployed people have a greater incentive to turn to crime to supplement their income.</w:t>
      </w:r>
      <w:r w:rsidR="001C214D" w:rsidRPr="00EE0B97">
        <w:rPr>
          <w:rFonts w:asciiTheme="minorHAnsi" w:hAnsiTheme="minorHAnsi"/>
        </w:rPr>
        <w:t xml:space="preserve"> </w:t>
      </w:r>
      <w:r w:rsidR="000A5460" w:rsidRPr="00EE0B97">
        <w:rPr>
          <w:rFonts w:asciiTheme="minorHAnsi" w:hAnsiTheme="minorHAnsi"/>
        </w:rPr>
        <w:t>Another reason is i</w:t>
      </w:r>
      <w:r w:rsidRPr="00EE0B97">
        <w:rPr>
          <w:rFonts w:asciiTheme="minorHAnsi" w:hAnsiTheme="minorHAnsi"/>
        </w:rPr>
        <w:t>llegal drug use</w:t>
      </w:r>
      <w:r w:rsidR="000A5460" w:rsidRPr="00EE0B97">
        <w:rPr>
          <w:rFonts w:asciiTheme="minorHAnsi" w:hAnsiTheme="minorHAnsi"/>
        </w:rPr>
        <w:t>.</w:t>
      </w:r>
      <w:r w:rsidR="0012576E" w:rsidRPr="00EE0B97">
        <w:rPr>
          <w:rFonts w:asciiTheme="minorHAnsi" w:hAnsiTheme="minorHAnsi"/>
        </w:rPr>
        <w:t xml:space="preserve"> </w:t>
      </w:r>
      <w:r w:rsidRPr="00EE0B97">
        <w:rPr>
          <w:rFonts w:asciiTheme="minorHAnsi" w:hAnsiTheme="minorHAnsi"/>
        </w:rPr>
        <w:t>Some people turn to crime in order to fuel their addiction.</w:t>
      </w:r>
      <w:r w:rsidR="001C214D" w:rsidRPr="00EE0B97">
        <w:rPr>
          <w:rFonts w:asciiTheme="minorHAnsi" w:hAnsiTheme="minorHAnsi"/>
        </w:rPr>
        <w:t xml:space="preserve"> </w:t>
      </w:r>
      <w:r w:rsidR="000A5460" w:rsidRPr="00EE0B97">
        <w:rPr>
          <w:rFonts w:asciiTheme="minorHAnsi" w:hAnsiTheme="minorHAnsi"/>
        </w:rPr>
        <w:t xml:space="preserve">The third is </w:t>
      </w:r>
      <w:r w:rsidRPr="00EE0B97">
        <w:rPr>
          <w:rFonts w:asciiTheme="minorHAnsi" w:hAnsiTheme="minorHAnsi"/>
        </w:rPr>
        <w:t>injustice</w:t>
      </w:r>
      <w:r w:rsidR="000A5460" w:rsidRPr="00EE0B97">
        <w:rPr>
          <w:rFonts w:asciiTheme="minorHAnsi" w:hAnsiTheme="minorHAnsi"/>
        </w:rPr>
        <w:t>. P</w:t>
      </w:r>
      <w:r w:rsidRPr="00EE0B97">
        <w:rPr>
          <w:rFonts w:asciiTheme="minorHAnsi" w:hAnsiTheme="minorHAnsi"/>
        </w:rPr>
        <w:t>eople who feel</w:t>
      </w:r>
      <w:r w:rsidR="000A5460" w:rsidRPr="00EE0B97">
        <w:rPr>
          <w:rFonts w:asciiTheme="minorHAnsi" w:hAnsiTheme="minorHAnsi"/>
        </w:rPr>
        <w:t xml:space="preserve"> w</w:t>
      </w:r>
      <w:r w:rsidRPr="00EE0B97">
        <w:rPr>
          <w:rFonts w:asciiTheme="minorHAnsi" w:hAnsiTheme="minorHAnsi"/>
        </w:rPr>
        <w:t xml:space="preserve">ronged </w:t>
      </w:r>
      <w:r w:rsidR="000A5460" w:rsidRPr="00EE0B97">
        <w:rPr>
          <w:rFonts w:asciiTheme="minorHAnsi" w:hAnsiTheme="minorHAnsi"/>
        </w:rPr>
        <w:t>are</w:t>
      </w:r>
      <w:r w:rsidRPr="00EE0B97">
        <w:rPr>
          <w:rFonts w:asciiTheme="minorHAnsi" w:hAnsiTheme="minorHAnsi"/>
        </w:rPr>
        <w:t xml:space="preserve"> more likely to strike out in violence.</w:t>
      </w:r>
      <w:r w:rsidR="001C214D" w:rsidRPr="00EE0B97">
        <w:rPr>
          <w:rFonts w:asciiTheme="minorHAnsi" w:hAnsiTheme="minorHAnsi"/>
        </w:rPr>
        <w:t xml:space="preserve"> I’m sure you know of many more reasons.</w:t>
      </w:r>
    </w:p>
    <w:p w:rsidR="000A5460" w:rsidRPr="00EE0B97" w:rsidRDefault="000A5460">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Currently</w:t>
      </w:r>
      <w:r w:rsidR="00FC22AF" w:rsidRPr="00EE0B97">
        <w:rPr>
          <w:rFonts w:asciiTheme="minorHAnsi" w:hAnsiTheme="minorHAnsi"/>
        </w:rPr>
        <w:t>,</w:t>
      </w:r>
      <w:r w:rsidRPr="00EE0B97">
        <w:rPr>
          <w:rFonts w:asciiTheme="minorHAnsi" w:hAnsiTheme="minorHAnsi"/>
        </w:rPr>
        <w:t xml:space="preserve"> </w:t>
      </w:r>
      <w:r w:rsidR="00EE310A" w:rsidRPr="00EE0B97">
        <w:rPr>
          <w:rFonts w:asciiTheme="minorHAnsi" w:hAnsiTheme="minorHAnsi"/>
        </w:rPr>
        <w:t xml:space="preserve">countries are waging </w:t>
      </w:r>
      <w:r w:rsidRPr="00EE0B97">
        <w:rPr>
          <w:rFonts w:asciiTheme="minorHAnsi" w:hAnsiTheme="minorHAnsi"/>
        </w:rPr>
        <w:t>a so-called war on terrorism. Attacking terrorism with violence is like trying to cure a disease by attacking the symptoms. It</w:t>
      </w:r>
      <w:r w:rsidR="001C214D" w:rsidRPr="00EE0B97">
        <w:rPr>
          <w:rFonts w:asciiTheme="minorHAnsi" w:hAnsiTheme="minorHAnsi"/>
        </w:rPr>
        <w:t>’</w:t>
      </w:r>
      <w:r w:rsidRPr="00EE0B97">
        <w:rPr>
          <w:rFonts w:asciiTheme="minorHAnsi" w:hAnsiTheme="minorHAnsi"/>
        </w:rPr>
        <w:t>ll never work since the cause of terrorism</w:t>
      </w:r>
      <w:r w:rsidR="001C214D" w:rsidRPr="00EE0B97">
        <w:rPr>
          <w:rFonts w:asciiTheme="minorHAnsi" w:hAnsiTheme="minorHAnsi"/>
        </w:rPr>
        <w:t xml:space="preserve"> – </w:t>
      </w:r>
      <w:r w:rsidRPr="00EE0B97">
        <w:rPr>
          <w:rFonts w:asciiTheme="minorHAnsi" w:hAnsiTheme="minorHAnsi"/>
        </w:rPr>
        <w:t>perceived social injustice</w:t>
      </w:r>
      <w:r w:rsidR="00641873" w:rsidRPr="00EE0B97">
        <w:rPr>
          <w:rFonts w:asciiTheme="minorHAnsi" w:hAnsiTheme="minorHAnsi"/>
        </w:rPr>
        <w:t xml:space="preserve"> –</w:t>
      </w:r>
      <w:r w:rsidRPr="00EE0B97">
        <w:rPr>
          <w:rFonts w:asciiTheme="minorHAnsi" w:hAnsiTheme="minorHAnsi"/>
        </w:rPr>
        <w:t xml:space="preserve"> remains.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Why do terrorist organizations form? They form to correct a perceived wrong. The terrorists chant that their rights are being denied. </w:t>
      </w:r>
      <w:r w:rsidR="00641873" w:rsidRPr="00EE0B97">
        <w:rPr>
          <w:rFonts w:asciiTheme="minorHAnsi" w:hAnsiTheme="minorHAnsi"/>
        </w:rPr>
        <w:t>People</w:t>
      </w:r>
      <w:r w:rsidRPr="00EE0B97">
        <w:rPr>
          <w:rFonts w:asciiTheme="minorHAnsi" w:hAnsiTheme="minorHAnsi"/>
        </w:rPr>
        <w:t xml:space="preserve"> suffering economic, religious and social injustice rally to the </w:t>
      </w:r>
      <w:r w:rsidR="00641873" w:rsidRPr="00EE0B97">
        <w:rPr>
          <w:rFonts w:asciiTheme="minorHAnsi" w:hAnsiTheme="minorHAnsi"/>
        </w:rPr>
        <w:t>cause and then trouble begins</w:t>
      </w:r>
      <w:r w:rsidRPr="00EE0B97">
        <w:rPr>
          <w:rFonts w:asciiTheme="minorHAnsi" w:hAnsiTheme="minorHAnsi"/>
        </w:rPr>
        <w:t>.</w:t>
      </w:r>
    </w:p>
    <w:p w:rsidR="004904FD" w:rsidRPr="00EE0B97" w:rsidRDefault="004904FD">
      <w:pPr>
        <w:widowControl w:val="0"/>
        <w:rPr>
          <w:rFonts w:asciiTheme="minorHAnsi" w:hAnsiTheme="minorHAnsi"/>
        </w:rPr>
      </w:pPr>
    </w:p>
    <w:p w:rsidR="00977FEE" w:rsidRPr="00EE0B97" w:rsidRDefault="00977FEE">
      <w:pPr>
        <w:widowControl w:val="0"/>
        <w:rPr>
          <w:rFonts w:asciiTheme="minorHAnsi" w:hAnsiTheme="minorHAnsi"/>
        </w:rPr>
      </w:pPr>
      <w:r w:rsidRPr="00EE0B97">
        <w:rPr>
          <w:rFonts w:asciiTheme="minorHAnsi" w:hAnsiTheme="minorHAnsi"/>
        </w:rPr>
        <w:t xml:space="preserve">According to </w:t>
      </w:r>
      <w:proofErr w:type="spellStart"/>
      <w:r w:rsidRPr="00EE0B97">
        <w:rPr>
          <w:rFonts w:asciiTheme="minorHAnsi" w:hAnsiTheme="minorHAnsi"/>
        </w:rPr>
        <w:t>Anouar</w:t>
      </w:r>
      <w:proofErr w:type="spellEnd"/>
      <w:r w:rsidRPr="00EE0B97">
        <w:rPr>
          <w:rFonts w:asciiTheme="minorHAnsi" w:hAnsiTheme="minorHAnsi"/>
        </w:rPr>
        <w:t xml:space="preserve"> </w:t>
      </w:r>
      <w:proofErr w:type="spellStart"/>
      <w:r w:rsidRPr="00EE0B97">
        <w:rPr>
          <w:rFonts w:asciiTheme="minorHAnsi" w:hAnsiTheme="minorHAnsi"/>
        </w:rPr>
        <w:t>Majid</w:t>
      </w:r>
      <w:proofErr w:type="spellEnd"/>
      <w:r w:rsidRPr="00EE0B97">
        <w:rPr>
          <w:rFonts w:asciiTheme="minorHAnsi" w:hAnsiTheme="minorHAnsi"/>
        </w:rPr>
        <w:t>, “…religious fundamentalism, as with all other forms of fundamentalism, doesn’t happen in a cultural vacuum but emerges in response to a sense of threat to one’s being or core beliefs.</w:t>
      </w:r>
      <w:r w:rsidR="00BB21C1" w:rsidRPr="00EE0B97">
        <w:rPr>
          <w:rFonts w:asciiTheme="minorHAnsi" w:hAnsiTheme="minorHAnsi"/>
        </w:rPr>
        <w:t>”</w:t>
      </w:r>
    </w:p>
    <w:p w:rsidR="00977FEE" w:rsidRPr="00EE0B97" w:rsidRDefault="00977FEE">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With social justice, terrorism cannot flourish. Would you sacrifice your life if you</w:t>
      </w:r>
      <w:r w:rsidR="001C214D" w:rsidRPr="00EE0B97">
        <w:rPr>
          <w:rFonts w:asciiTheme="minorHAnsi" w:hAnsiTheme="minorHAnsi"/>
        </w:rPr>
        <w:t>’</w:t>
      </w:r>
      <w:r w:rsidRPr="00EE0B97">
        <w:rPr>
          <w:rFonts w:asciiTheme="minorHAnsi" w:hAnsiTheme="minorHAnsi"/>
        </w:rPr>
        <w:t>re happy with your lot?</w:t>
      </w:r>
      <w:r w:rsidR="00A36DAB" w:rsidRPr="00EE0B97">
        <w:rPr>
          <w:rFonts w:asciiTheme="minorHAnsi" w:hAnsiTheme="minorHAnsi"/>
        </w:rPr>
        <w:t xml:space="preserve"> Would you sacrifice yourself if you felt that all is well with the world?</w:t>
      </w:r>
    </w:p>
    <w:p w:rsidR="004904FD" w:rsidRPr="00EE0B97" w:rsidRDefault="004904FD">
      <w:pPr>
        <w:widowControl w:val="0"/>
        <w:rPr>
          <w:rFonts w:asciiTheme="minorHAnsi" w:hAnsiTheme="minorHAnsi"/>
        </w:rPr>
      </w:pPr>
    </w:p>
    <w:p w:rsidR="00957581" w:rsidRPr="00EE0B97" w:rsidRDefault="00665477">
      <w:pPr>
        <w:widowControl w:val="0"/>
        <w:rPr>
          <w:rFonts w:asciiTheme="minorHAnsi" w:hAnsiTheme="minorHAnsi"/>
        </w:rPr>
      </w:pPr>
      <w:r w:rsidRPr="00EE0B97">
        <w:rPr>
          <w:rFonts w:asciiTheme="minorHAnsi" w:hAnsiTheme="minorHAnsi"/>
        </w:rPr>
        <w:t>The same reasoning is true for organized crime. With social justice, there</w:t>
      </w:r>
      <w:r w:rsidR="001C214D" w:rsidRPr="00EE0B97">
        <w:rPr>
          <w:rFonts w:asciiTheme="minorHAnsi" w:hAnsiTheme="minorHAnsi"/>
        </w:rPr>
        <w:t>’</w:t>
      </w:r>
      <w:r w:rsidRPr="00EE0B97">
        <w:rPr>
          <w:rFonts w:asciiTheme="minorHAnsi" w:hAnsiTheme="minorHAnsi"/>
        </w:rPr>
        <w:t>s little incentive to commit crimes. The rewards are just too small</w:t>
      </w:r>
      <w:r w:rsidR="001C214D" w:rsidRPr="00EE0B97">
        <w:rPr>
          <w:rFonts w:asciiTheme="minorHAnsi" w:hAnsiTheme="minorHAnsi"/>
        </w:rPr>
        <w:t xml:space="preserve"> and the punishments are too high</w:t>
      </w:r>
      <w:r w:rsidRPr="00EE0B97">
        <w:rPr>
          <w:rFonts w:asciiTheme="minorHAnsi" w:hAnsiTheme="minorHAnsi"/>
        </w:rPr>
        <w:t>.</w:t>
      </w:r>
      <w:r w:rsidR="001C214D" w:rsidRPr="00EE0B97">
        <w:rPr>
          <w:rFonts w:asciiTheme="minorHAnsi" w:hAnsiTheme="minorHAnsi"/>
        </w:rPr>
        <w:t xml:space="preserve"> This </w:t>
      </w:r>
      <w:r w:rsidR="004828A6" w:rsidRPr="00EE0B97">
        <w:rPr>
          <w:rFonts w:asciiTheme="minorHAnsi" w:hAnsiTheme="minorHAnsi"/>
        </w:rPr>
        <w:t>becomes</w:t>
      </w:r>
      <w:r w:rsidR="001C214D" w:rsidRPr="00EE0B97">
        <w:rPr>
          <w:rFonts w:asciiTheme="minorHAnsi" w:hAnsiTheme="minorHAnsi"/>
        </w:rPr>
        <w:t xml:space="preserve"> more so as </w:t>
      </w:r>
      <w:r w:rsidR="004828A6" w:rsidRPr="00EE0B97">
        <w:rPr>
          <w:rFonts w:asciiTheme="minorHAnsi" w:hAnsiTheme="minorHAnsi"/>
        </w:rPr>
        <w:t>the police sciences improve and as our actions in the public arena become more closely monitored.</w:t>
      </w:r>
    </w:p>
    <w:p w:rsidR="00957581" w:rsidRPr="00EE0B97" w:rsidRDefault="00957581">
      <w:pPr>
        <w:widowControl w:val="0"/>
        <w:rPr>
          <w:rFonts w:asciiTheme="minorHAnsi" w:hAnsiTheme="minorHAnsi"/>
        </w:rPr>
      </w:pPr>
    </w:p>
    <w:p w:rsidR="004904FD" w:rsidRPr="00EE0B97" w:rsidRDefault="00E55E25">
      <w:pPr>
        <w:widowControl w:val="0"/>
        <w:rPr>
          <w:rFonts w:asciiTheme="minorHAnsi" w:hAnsiTheme="minorHAnsi"/>
        </w:rPr>
      </w:pPr>
      <w:r w:rsidRPr="00EE0B97">
        <w:rPr>
          <w:rFonts w:asciiTheme="minorHAnsi" w:hAnsiTheme="minorHAnsi"/>
        </w:rPr>
        <w:t xml:space="preserve">Because of </w:t>
      </w:r>
      <w:r w:rsidR="0097563F" w:rsidRPr="00EE0B97">
        <w:rPr>
          <w:rFonts w:asciiTheme="minorHAnsi" w:hAnsiTheme="minorHAnsi"/>
        </w:rPr>
        <w:t>our</w:t>
      </w:r>
      <w:r w:rsidRPr="00EE0B97">
        <w:rPr>
          <w:rFonts w:asciiTheme="minorHAnsi" w:hAnsiTheme="minorHAnsi"/>
        </w:rPr>
        <w:t xml:space="preserve"> need to belong and to feel </w:t>
      </w:r>
      <w:r w:rsidR="0097563F" w:rsidRPr="00EE0B97">
        <w:rPr>
          <w:rFonts w:asciiTheme="minorHAnsi" w:hAnsiTheme="minorHAnsi"/>
        </w:rPr>
        <w:t>loved</w:t>
      </w:r>
      <w:r w:rsidRPr="00EE0B97">
        <w:rPr>
          <w:rFonts w:asciiTheme="minorHAnsi" w:hAnsiTheme="minorHAnsi"/>
        </w:rPr>
        <w:t>, t</w:t>
      </w:r>
      <w:r w:rsidR="00A36DAB" w:rsidRPr="00EE0B97">
        <w:rPr>
          <w:rFonts w:asciiTheme="minorHAnsi" w:hAnsiTheme="minorHAnsi"/>
        </w:rPr>
        <w:t>here will al</w:t>
      </w:r>
      <w:r w:rsidRPr="00EE0B97">
        <w:rPr>
          <w:rFonts w:asciiTheme="minorHAnsi" w:hAnsiTheme="minorHAnsi"/>
        </w:rPr>
        <w:t>ways be gangs and private clubs</w:t>
      </w:r>
      <w:r w:rsidR="00A36DAB" w:rsidRPr="00EE0B97">
        <w:rPr>
          <w:rFonts w:asciiTheme="minorHAnsi" w:hAnsiTheme="minorHAnsi"/>
        </w:rPr>
        <w:t>. However</w:t>
      </w:r>
      <w:r w:rsidRPr="00EE0B97">
        <w:rPr>
          <w:rFonts w:asciiTheme="minorHAnsi" w:hAnsiTheme="minorHAnsi"/>
        </w:rPr>
        <w:t>,</w:t>
      </w:r>
      <w:r w:rsidR="00A36DAB" w:rsidRPr="00EE0B97">
        <w:rPr>
          <w:rFonts w:asciiTheme="minorHAnsi" w:hAnsiTheme="minorHAnsi"/>
        </w:rPr>
        <w:t xml:space="preserve"> this will not be a problem in a dynamic society.</w:t>
      </w:r>
    </w:p>
    <w:p w:rsidR="001C214D" w:rsidRPr="00EE0B97" w:rsidRDefault="001C214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for national security, no country would attack Aipotu since the UCOE (P. </w:t>
      </w:r>
      <w:fldSimple w:instr=" PAGEREF United_Countries_Of_Earth  \* MERGEFORMAT ">
        <w:r w:rsidR="00DA37AD" w:rsidRPr="00EE0B97">
          <w:rPr>
            <w:rFonts w:asciiTheme="minorHAnsi" w:hAnsiTheme="minorHAnsi"/>
            <w:noProof/>
          </w:rPr>
          <w:t>164</w:t>
        </w:r>
      </w:fldSimple>
      <w:r w:rsidRPr="00EE0B97">
        <w:rPr>
          <w:rFonts w:asciiTheme="minorHAnsi" w:hAnsiTheme="minorHAnsi"/>
        </w:rPr>
        <w:t>)</w:t>
      </w:r>
      <w:r w:rsidR="00EE310A" w:rsidRPr="00EE0B97">
        <w:rPr>
          <w:rFonts w:asciiTheme="minorHAnsi" w:hAnsiTheme="minorHAnsi"/>
        </w:rPr>
        <w:t xml:space="preserve"> protects it</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A final and mostly unrecognized cause of crime is mental illness. I’d bet a lot of crimes and some acts of terrorism are caused by mental illness.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It</w:t>
      </w:r>
      <w:r w:rsidR="004828A6" w:rsidRPr="00EE0B97">
        <w:rPr>
          <w:rFonts w:asciiTheme="minorHAnsi" w:hAnsiTheme="minorHAnsi"/>
        </w:rPr>
        <w:t>’</w:t>
      </w:r>
      <w:r w:rsidRPr="00EE0B97">
        <w:rPr>
          <w:rFonts w:asciiTheme="minorHAnsi" w:hAnsiTheme="minorHAnsi"/>
        </w:rPr>
        <w:t xml:space="preserve">s society’s job to find </w:t>
      </w:r>
      <w:r w:rsidR="0062567B" w:rsidRPr="00EE0B97">
        <w:rPr>
          <w:rFonts w:asciiTheme="minorHAnsi" w:hAnsiTheme="minorHAnsi"/>
        </w:rPr>
        <w:t xml:space="preserve">all </w:t>
      </w:r>
      <w:r w:rsidRPr="00EE0B97">
        <w:rPr>
          <w:rFonts w:asciiTheme="minorHAnsi" w:hAnsiTheme="minorHAnsi"/>
        </w:rPr>
        <w:t>social problems and correct them. Crime and violence are just symptoms of deeper underlying causes</w:t>
      </w:r>
      <w:r w:rsidR="00957581" w:rsidRPr="00EE0B97">
        <w:rPr>
          <w:rFonts w:asciiTheme="minorHAnsi" w:hAnsiTheme="minorHAnsi"/>
        </w:rPr>
        <w:t xml:space="preserve">. These causes </w:t>
      </w:r>
      <w:r w:rsidR="00E55E25" w:rsidRPr="00EE0B97">
        <w:rPr>
          <w:rFonts w:asciiTheme="minorHAnsi" w:hAnsiTheme="minorHAnsi"/>
        </w:rPr>
        <w:t>include</w:t>
      </w:r>
      <w:r w:rsidR="00957581" w:rsidRPr="00EE0B97">
        <w:rPr>
          <w:rFonts w:asciiTheme="minorHAnsi" w:hAnsiTheme="minorHAnsi"/>
        </w:rPr>
        <w:t xml:space="preserve"> </w:t>
      </w:r>
      <w:r w:rsidR="00E55E25" w:rsidRPr="00EE0B97">
        <w:rPr>
          <w:rFonts w:asciiTheme="minorHAnsi" w:hAnsiTheme="minorHAnsi"/>
        </w:rPr>
        <w:t xml:space="preserve">perceived and actual </w:t>
      </w:r>
      <w:r w:rsidR="00957581" w:rsidRPr="00EE0B97">
        <w:rPr>
          <w:rFonts w:asciiTheme="minorHAnsi" w:hAnsiTheme="minorHAnsi"/>
        </w:rPr>
        <w:t>s</w:t>
      </w:r>
      <w:r w:rsidRPr="00EE0B97">
        <w:rPr>
          <w:rFonts w:asciiTheme="minorHAnsi" w:hAnsiTheme="minorHAnsi"/>
        </w:rPr>
        <w:t>ocial injustice, prejudice and mental illness.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Because of human nature, it will not be possible to prevent all crime. As long as there</w:t>
      </w:r>
      <w:r w:rsidR="00E55E25" w:rsidRPr="00EE0B97">
        <w:rPr>
          <w:rFonts w:asciiTheme="minorHAnsi" w:hAnsiTheme="minorHAnsi"/>
        </w:rPr>
        <w:t>’s s</w:t>
      </w:r>
      <w:r w:rsidRPr="00EE0B97">
        <w:rPr>
          <w:rFonts w:asciiTheme="minorHAnsi" w:hAnsiTheme="minorHAnsi"/>
        </w:rPr>
        <w:t>ocial justice</w:t>
      </w:r>
      <w:r w:rsidR="00E55E25" w:rsidRPr="00EE0B97">
        <w:rPr>
          <w:rFonts w:asciiTheme="minorHAnsi" w:hAnsiTheme="minorHAnsi"/>
        </w:rPr>
        <w:t xml:space="preserve"> and accountability</w:t>
      </w:r>
      <w:r w:rsidRPr="00EE0B97">
        <w:rPr>
          <w:rFonts w:asciiTheme="minorHAnsi" w:hAnsiTheme="minorHAnsi"/>
        </w:rPr>
        <w:t xml:space="preserve"> within a strong community, the effects of crime will be tiny.</w:t>
      </w:r>
    </w:p>
    <w:p w:rsidR="004904FD" w:rsidRPr="00EE0B97" w:rsidRDefault="004904FD">
      <w:pPr>
        <w:rPr>
          <w:rFonts w:asciiTheme="minorHAnsi" w:hAnsiTheme="minorHAnsi"/>
        </w:rPr>
      </w:pPr>
    </w:p>
    <w:p w:rsidR="004904FD" w:rsidRPr="00EE0B97" w:rsidRDefault="004828A6">
      <w:pPr>
        <w:widowControl w:val="0"/>
        <w:rPr>
          <w:rFonts w:asciiTheme="minorHAnsi" w:hAnsiTheme="minorHAnsi"/>
        </w:rPr>
      </w:pPr>
      <w:r w:rsidRPr="00EE0B97">
        <w:rPr>
          <w:rFonts w:asciiTheme="minorHAnsi" w:hAnsiTheme="minorHAnsi"/>
        </w:rPr>
        <w:t>E</w:t>
      </w:r>
      <w:r w:rsidR="00665477" w:rsidRPr="00EE0B97">
        <w:rPr>
          <w:rFonts w:asciiTheme="minorHAnsi" w:hAnsiTheme="minorHAnsi"/>
        </w:rPr>
        <w:t xml:space="preserve">very part of society </w:t>
      </w:r>
      <w:r w:rsidR="00957581" w:rsidRPr="00EE0B97">
        <w:rPr>
          <w:rFonts w:asciiTheme="minorHAnsi" w:hAnsiTheme="minorHAnsi"/>
        </w:rPr>
        <w:t>must</w:t>
      </w:r>
      <w:r w:rsidRPr="00EE0B97">
        <w:rPr>
          <w:rFonts w:asciiTheme="minorHAnsi" w:hAnsiTheme="minorHAnsi"/>
        </w:rPr>
        <w:t xml:space="preserve"> be </w:t>
      </w:r>
      <w:r w:rsidR="00665477" w:rsidRPr="00EE0B97">
        <w:rPr>
          <w:rFonts w:asciiTheme="minorHAnsi" w:hAnsiTheme="minorHAnsi"/>
        </w:rPr>
        <w:t>involved in the process</w:t>
      </w:r>
      <w:r w:rsidRPr="00EE0B97">
        <w:rPr>
          <w:rFonts w:asciiTheme="minorHAnsi" w:hAnsiTheme="minorHAnsi"/>
        </w:rPr>
        <w:t xml:space="preserve"> </w:t>
      </w:r>
      <w:r w:rsidR="00E55E25" w:rsidRPr="00EE0B97">
        <w:rPr>
          <w:rFonts w:asciiTheme="minorHAnsi" w:hAnsiTheme="minorHAnsi"/>
        </w:rPr>
        <w:t xml:space="preserve">of </w:t>
      </w:r>
      <w:r w:rsidRPr="00EE0B97">
        <w:rPr>
          <w:rFonts w:asciiTheme="minorHAnsi" w:hAnsiTheme="minorHAnsi"/>
        </w:rPr>
        <w:t xml:space="preserve">building a </w:t>
      </w:r>
      <w:r w:rsidR="005B27A7" w:rsidRPr="00EE0B97">
        <w:rPr>
          <w:rFonts w:asciiTheme="minorHAnsi" w:hAnsiTheme="minorHAnsi"/>
        </w:rPr>
        <w:t>closely-knit</w:t>
      </w:r>
      <w:r w:rsidRPr="00EE0B97">
        <w:rPr>
          <w:rFonts w:asciiTheme="minorHAnsi" w:hAnsiTheme="minorHAnsi"/>
        </w:rPr>
        <w:t xml:space="preserve"> community</w:t>
      </w:r>
      <w:r w:rsidR="00665477" w:rsidRPr="00EE0B97">
        <w:rPr>
          <w:rFonts w:asciiTheme="minorHAnsi" w:hAnsiTheme="minorHAnsi"/>
        </w:rPr>
        <w:t>. When dealing with crime prevention, the question is not how to punish the guilty. The question is how to correct the problem now and do better next time.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Here</w:t>
      </w:r>
      <w:r w:rsidR="004828A6" w:rsidRPr="00EE0B97">
        <w:rPr>
          <w:rFonts w:asciiTheme="minorHAnsi" w:hAnsiTheme="minorHAnsi"/>
        </w:rPr>
        <w:t>’</w:t>
      </w:r>
      <w:r w:rsidRPr="00EE0B97">
        <w:rPr>
          <w:rFonts w:asciiTheme="minorHAnsi" w:hAnsiTheme="minorHAnsi"/>
        </w:rPr>
        <w:t xml:space="preserve">s </w:t>
      </w:r>
      <w:r w:rsidR="004828A6" w:rsidRPr="00EE0B97">
        <w:rPr>
          <w:rFonts w:asciiTheme="minorHAnsi" w:hAnsiTheme="minorHAnsi"/>
        </w:rPr>
        <w:t>something</w:t>
      </w:r>
      <w:r w:rsidRPr="00EE0B97">
        <w:rPr>
          <w:rFonts w:asciiTheme="minorHAnsi" w:hAnsiTheme="minorHAnsi"/>
        </w:rPr>
        <w:t xml:space="preserve"> to think about:</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“The crimes of violence committed for selfish, personal motives are historically insignificant compared to those committed ad marjoram gloriam Dei, out of a self-sacrificing devotion to the flag, a leader, a religious faith or political conviction.” -- Arthur Koestler</w:t>
      </w:r>
    </w:p>
    <w:p w:rsidR="004904FD" w:rsidRPr="00EE0B97" w:rsidRDefault="00665477">
      <w:pPr>
        <w:rPr>
          <w:rFonts w:asciiTheme="minorHAnsi" w:hAnsiTheme="minorHAnsi"/>
        </w:rPr>
      </w:pPr>
      <w:bookmarkStart w:id="86" w:name="_Toc477965027"/>
      <w:bookmarkStart w:id="87" w:name="Department_Of_Departments"/>
      <w:bookmarkStart w:id="88" w:name="_Toc26025052"/>
      <w:bookmarkStart w:id="89" w:name="_Toc146731466"/>
      <w:bookmarkStart w:id="90" w:name="_Toc146732798"/>
      <w:r w:rsidRPr="00EE0B97">
        <w:rPr>
          <w:rFonts w:asciiTheme="minorHAnsi" w:hAnsiTheme="minorHAnsi"/>
        </w:rPr>
        <w:t>They do what they do because they believe what they do is right.</w:t>
      </w:r>
    </w:p>
    <w:p w:rsidR="004904FD" w:rsidRPr="00EE0B97" w:rsidRDefault="00665477">
      <w:pPr>
        <w:pStyle w:val="H3"/>
        <w:rPr>
          <w:rFonts w:asciiTheme="minorHAnsi" w:hAnsiTheme="minorHAnsi"/>
          <w:bCs w:val="0"/>
          <w:szCs w:val="24"/>
        </w:rPr>
      </w:pPr>
      <w:bookmarkStart w:id="91" w:name="_Toc383697522"/>
      <w:r w:rsidRPr="00EE0B97">
        <w:rPr>
          <w:rFonts w:asciiTheme="minorHAnsi" w:hAnsiTheme="minorHAnsi"/>
          <w:bCs w:val="0"/>
          <w:szCs w:val="24"/>
        </w:rPr>
        <w:lastRenderedPageBreak/>
        <w:t>Department Of Departments</w:t>
      </w:r>
      <w:bookmarkEnd w:id="86"/>
      <w:bookmarkEnd w:id="87"/>
      <w:bookmarkEnd w:id="88"/>
      <w:bookmarkEnd w:id="89"/>
      <w:bookmarkEnd w:id="90"/>
      <w:bookmarkEnd w:id="91"/>
    </w:p>
    <w:p w:rsidR="004904FD" w:rsidRPr="00EE0B97" w:rsidRDefault="00665477">
      <w:pPr>
        <w:pStyle w:val="Quote1"/>
        <w:rPr>
          <w:rFonts w:asciiTheme="minorHAnsi" w:hAnsiTheme="minorHAnsi"/>
          <w:szCs w:val="24"/>
        </w:rPr>
      </w:pPr>
      <w:r w:rsidRPr="00EE0B97">
        <w:rPr>
          <w:rFonts w:asciiTheme="minorHAnsi" w:hAnsiTheme="minorHAnsi"/>
          <w:szCs w:val="24"/>
        </w:rPr>
        <w:t>Everything secret degenerates;</w:t>
      </w:r>
      <w:r w:rsidRPr="00EE0B97">
        <w:rPr>
          <w:rFonts w:asciiTheme="minorHAnsi" w:hAnsiTheme="minorHAnsi"/>
          <w:szCs w:val="24"/>
        </w:rPr>
        <w:br/>
        <w:t>nothing is safe if it does not bear</w:t>
      </w:r>
      <w:r w:rsidRPr="00EE0B97">
        <w:rPr>
          <w:rFonts w:asciiTheme="minorHAnsi" w:hAnsiTheme="minorHAnsi"/>
          <w:szCs w:val="24"/>
        </w:rPr>
        <w:br/>
        <w:t>discussion and publicity.</w:t>
      </w:r>
      <w:r w:rsidRPr="00EE0B97">
        <w:rPr>
          <w:rFonts w:asciiTheme="minorHAnsi" w:hAnsiTheme="minorHAnsi"/>
          <w:szCs w:val="24"/>
        </w:rPr>
        <w:br/>
        <w:t>-- Lord Acton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The world is so dreadfully managed,</w:t>
      </w:r>
      <w:r w:rsidRPr="00EE0B97">
        <w:rPr>
          <w:rFonts w:asciiTheme="minorHAnsi" w:hAnsiTheme="minorHAnsi"/>
          <w:szCs w:val="24"/>
        </w:rPr>
        <w:br/>
        <w:t>one hardly knows to whom to complain.</w:t>
      </w:r>
      <w:r w:rsidRPr="00EE0B97">
        <w:rPr>
          <w:rFonts w:asciiTheme="minorHAnsi" w:hAnsiTheme="minorHAnsi"/>
          <w:szCs w:val="24"/>
        </w:rPr>
        <w:br/>
        <w:t>-- Ronald Firbank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 government is a large and complicated organism. </w:t>
      </w:r>
      <w:r w:rsidR="00C83963" w:rsidRPr="00EE0B97">
        <w:rPr>
          <w:rFonts w:asciiTheme="minorHAnsi" w:hAnsiTheme="minorHAnsi"/>
        </w:rPr>
        <w:t>Its tentacles</w:t>
      </w:r>
      <w:r w:rsidRPr="00EE0B97">
        <w:rPr>
          <w:rFonts w:asciiTheme="minorHAnsi" w:hAnsiTheme="minorHAnsi"/>
        </w:rPr>
        <w:t xml:space="preserve"> affect every aspect of society. </w:t>
      </w:r>
      <w:r w:rsidR="003B6032" w:rsidRPr="00EE0B97">
        <w:rPr>
          <w:rFonts w:asciiTheme="minorHAnsi" w:hAnsiTheme="minorHAnsi"/>
        </w:rPr>
        <w:t xml:space="preserve">Many departments act without </w:t>
      </w:r>
      <w:r w:rsidRPr="00EE0B97">
        <w:rPr>
          <w:rFonts w:asciiTheme="minorHAnsi" w:hAnsiTheme="minorHAnsi"/>
        </w:rPr>
        <w:t>accountability to the public. At best, this lack of accountability encourages inefficient and sloppy work. At worst, it does things against the interests of the people.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Aipotu has a special auditing department to track the government. This is the Department </w:t>
      </w:r>
      <w:r w:rsidR="003B6032" w:rsidRPr="00EE0B97">
        <w:rPr>
          <w:rFonts w:asciiTheme="minorHAnsi" w:hAnsiTheme="minorHAnsi"/>
        </w:rPr>
        <w:t>o</w:t>
      </w:r>
      <w:r w:rsidRPr="00EE0B97">
        <w:rPr>
          <w:rFonts w:asciiTheme="minorHAnsi" w:hAnsiTheme="minorHAnsi"/>
        </w:rPr>
        <w:t xml:space="preserve">f Departments (DOD). This auditing department consists of two separate sections: Section ‘A’ and Section ‘B’. </w:t>
      </w:r>
      <w:r w:rsidR="003B6032" w:rsidRPr="00EE0B97">
        <w:rPr>
          <w:rFonts w:asciiTheme="minorHAnsi" w:hAnsiTheme="minorHAnsi"/>
        </w:rPr>
        <w:t>E</w:t>
      </w:r>
      <w:r w:rsidRPr="00EE0B97">
        <w:rPr>
          <w:rFonts w:asciiTheme="minorHAnsi" w:hAnsiTheme="minorHAnsi"/>
        </w:rPr>
        <w:t>ach section</w:t>
      </w:r>
      <w:r w:rsidR="003B6032" w:rsidRPr="00EE0B97">
        <w:rPr>
          <w:rFonts w:asciiTheme="minorHAnsi" w:hAnsiTheme="minorHAnsi"/>
        </w:rPr>
        <w:t>,</w:t>
      </w:r>
      <w:r w:rsidRPr="00EE0B97">
        <w:rPr>
          <w:rFonts w:asciiTheme="minorHAnsi" w:hAnsiTheme="minorHAnsi"/>
        </w:rPr>
        <w:t xml:space="preserve"> headed by its own minister, operates independently of the other section</w:t>
      </w:r>
      <w:r w:rsidR="003B6032" w:rsidRPr="00EE0B97">
        <w:rPr>
          <w:rFonts w:asciiTheme="minorHAnsi" w:hAnsiTheme="minorHAnsi"/>
        </w:rPr>
        <w:t>.</w:t>
      </w:r>
      <w:r w:rsidRPr="00EE0B97">
        <w:rPr>
          <w:rFonts w:asciiTheme="minorHAnsi" w:hAnsiTheme="minorHAnsi"/>
        </w:rPr>
        <w:t xml:space="preserve"> Everyone votes for the two ministers.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Section ‘A’ is the primary department that tracks all other departments, including section ‘B’. Section ‘A’ audits each department, </w:t>
      </w:r>
      <w:r w:rsidR="00940BCC" w:rsidRPr="00EE0B97">
        <w:rPr>
          <w:rFonts w:asciiTheme="minorHAnsi" w:hAnsiTheme="minorHAnsi"/>
        </w:rPr>
        <w:t xml:space="preserve">to </w:t>
      </w:r>
      <w:r w:rsidRPr="00EE0B97">
        <w:rPr>
          <w:rFonts w:asciiTheme="minorHAnsi" w:hAnsiTheme="minorHAnsi"/>
        </w:rPr>
        <w:t xml:space="preserve">ensure they operate efficiently and to the benefit of the public. Section ‘A’ has the power to conduct investigations and </w:t>
      </w:r>
      <w:r w:rsidR="003B6032" w:rsidRPr="00EE0B97">
        <w:rPr>
          <w:rFonts w:asciiTheme="minorHAnsi" w:hAnsiTheme="minorHAnsi"/>
        </w:rPr>
        <w:t xml:space="preserve">to </w:t>
      </w:r>
      <w:r w:rsidRPr="00EE0B97">
        <w:rPr>
          <w:rFonts w:asciiTheme="minorHAnsi" w:hAnsiTheme="minorHAnsi"/>
        </w:rPr>
        <w:t xml:space="preserve">punish if necessary. These punishments include fines and other disciplinary actions. Section ‘A’ may </w:t>
      </w:r>
      <w:r w:rsidR="00D60C6A" w:rsidRPr="00EE0B97">
        <w:rPr>
          <w:rFonts w:asciiTheme="minorHAnsi" w:hAnsiTheme="minorHAnsi"/>
        </w:rPr>
        <w:t xml:space="preserve">also </w:t>
      </w:r>
      <w:r w:rsidRPr="00EE0B97">
        <w:rPr>
          <w:rFonts w:asciiTheme="minorHAnsi" w:hAnsiTheme="minorHAnsi"/>
        </w:rPr>
        <w:t xml:space="preserve">fire anyone in the government if necessary. As stated above (P. </w:t>
      </w:r>
      <w:fldSimple w:instr=" PAGEREF Elections  \* MERGEFORMAT ">
        <w:r w:rsidR="00DA37AD" w:rsidRPr="00EE0B97">
          <w:rPr>
            <w:rFonts w:asciiTheme="minorHAnsi" w:hAnsiTheme="minorHAnsi"/>
            <w:noProof/>
          </w:rPr>
          <w:t>14</w:t>
        </w:r>
      </w:fldSimple>
      <w:r w:rsidRPr="00EE0B97">
        <w:rPr>
          <w:rFonts w:asciiTheme="minorHAnsi" w:hAnsiTheme="minorHAnsi"/>
        </w:rPr>
        <w:t>), firing a minister requires a competency hearing and a vote by the public.</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Did I say Section ‘A’ holds </w:t>
      </w:r>
      <w:r w:rsidR="003B6032" w:rsidRPr="00EE0B97">
        <w:rPr>
          <w:rFonts w:asciiTheme="minorHAnsi" w:hAnsiTheme="minorHAnsi"/>
        </w:rPr>
        <w:t>the</w:t>
      </w:r>
      <w:r w:rsidRPr="00EE0B97">
        <w:rPr>
          <w:rFonts w:asciiTheme="minorHAnsi" w:hAnsiTheme="minorHAnsi"/>
        </w:rPr>
        <w:t xml:space="preserve"> power to do things? I made a mistake. Only individuals in the section have the power to conduct investigations and mete out punishments. This is in keeping with the spirit of personal responsibility and accountability.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question you should be asking now is, “Who will police the police?” The answer is Section ‘B’. Section ‘B’ functions to make sure Section ‘A’ operates efficiently and to the benefit of the public. As with Section ‘A’, members of Section ‘B’ have the power to conduct investigations and </w:t>
      </w:r>
      <w:r w:rsidR="007217F4" w:rsidRPr="00EE0B97">
        <w:rPr>
          <w:rFonts w:asciiTheme="minorHAnsi" w:hAnsiTheme="minorHAnsi"/>
        </w:rPr>
        <w:t>to</w:t>
      </w:r>
      <w:r w:rsidRPr="00EE0B97">
        <w:rPr>
          <w:rFonts w:asciiTheme="minorHAnsi" w:hAnsiTheme="minorHAnsi"/>
        </w:rPr>
        <w:t xml:space="preserve"> punish.</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media forms a third check on the power of the government (P. </w:t>
      </w:r>
      <w:fldSimple w:instr=" PAGEREF The_Media  \* MERGEFORMAT ">
        <w:r w:rsidR="00DA37AD" w:rsidRPr="00EE0B97">
          <w:rPr>
            <w:rFonts w:asciiTheme="minorHAnsi" w:hAnsiTheme="minorHAnsi"/>
            <w:noProof/>
          </w:rPr>
          <w:t>157</w:t>
        </w:r>
      </w:fldSimple>
      <w:r w:rsidRPr="00EE0B97">
        <w:rPr>
          <w:rFonts w:asciiTheme="minorHAnsi" w:hAnsiTheme="minorHAnsi"/>
        </w:rPr>
        <w:t>)</w:t>
      </w:r>
      <w:r w:rsidR="00563A31" w:rsidRPr="00EE0B97">
        <w:rPr>
          <w:rFonts w:asciiTheme="minorHAnsi" w:hAnsiTheme="minorHAnsi"/>
        </w:rPr>
        <w:t>.</w:t>
      </w:r>
      <w:r w:rsidRPr="00EE0B97">
        <w:rPr>
          <w:rFonts w:asciiTheme="minorHAnsi" w:hAnsiTheme="minorHAnsi"/>
        </w:rPr>
        <w:t xml:space="preserve"> </w:t>
      </w:r>
      <w:r w:rsidR="00EE310A" w:rsidRPr="00EE0B97">
        <w:rPr>
          <w:rFonts w:asciiTheme="minorHAnsi" w:hAnsiTheme="minorHAnsi"/>
        </w:rPr>
        <w:t>Finally,</w:t>
      </w:r>
      <w:r w:rsidR="007217F4" w:rsidRPr="00EE0B97">
        <w:rPr>
          <w:rFonts w:asciiTheme="minorHAnsi" w:hAnsiTheme="minorHAnsi"/>
        </w:rPr>
        <w:t xml:space="preserve"> there are</w:t>
      </w:r>
      <w:r w:rsidRPr="00EE0B97">
        <w:rPr>
          <w:rFonts w:asciiTheme="minorHAnsi" w:hAnsiTheme="minorHAnsi"/>
        </w:rPr>
        <w:t xml:space="preserve"> various private watchdog organizations scattered throughout the country</w:t>
      </w:r>
      <w:r w:rsidR="007217F4" w:rsidRPr="00EE0B97">
        <w:rPr>
          <w:rFonts w:asciiTheme="minorHAnsi" w:hAnsiTheme="minorHAnsi"/>
        </w:rPr>
        <w:t xml:space="preserve"> keeping an eye on the government</w:t>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92" w:name="_Toc146731467"/>
      <w:bookmarkStart w:id="93" w:name="_Toc146732799"/>
      <w:bookmarkStart w:id="94" w:name="_Toc383697523"/>
      <w:r w:rsidRPr="00EE0B97">
        <w:rPr>
          <w:rFonts w:asciiTheme="minorHAnsi" w:hAnsiTheme="minorHAnsi"/>
          <w:bCs w:val="0"/>
          <w:szCs w:val="24"/>
        </w:rPr>
        <w:lastRenderedPageBreak/>
        <w:t>Caveat Emptor (Buyer Beware)</w:t>
      </w:r>
      <w:bookmarkEnd w:id="92"/>
      <w:bookmarkEnd w:id="93"/>
      <w:bookmarkEnd w:id="94"/>
    </w:p>
    <w:p w:rsidR="004904FD" w:rsidRPr="00EE0B97" w:rsidRDefault="00665477">
      <w:pPr>
        <w:pStyle w:val="Quote1"/>
        <w:rPr>
          <w:rFonts w:asciiTheme="minorHAnsi" w:hAnsiTheme="minorHAnsi"/>
          <w:szCs w:val="24"/>
        </w:rPr>
      </w:pPr>
      <w:r w:rsidRPr="00EE0B97">
        <w:rPr>
          <w:rFonts w:asciiTheme="minorHAnsi" w:hAnsiTheme="minorHAnsi"/>
          <w:szCs w:val="24"/>
        </w:rPr>
        <w:t>The big print giveth</w:t>
      </w:r>
      <w:r w:rsidRPr="00EE0B97">
        <w:rPr>
          <w:rFonts w:asciiTheme="minorHAnsi" w:hAnsiTheme="minorHAnsi"/>
          <w:szCs w:val="24"/>
        </w:rPr>
        <w:br/>
        <w:t>and the fine print taketh away.</w:t>
      </w:r>
      <w:r w:rsidRPr="00EE0B97">
        <w:rPr>
          <w:rFonts w:asciiTheme="minorHAnsi" w:hAnsiTheme="minorHAnsi"/>
          <w:szCs w:val="24"/>
        </w:rPr>
        <w:br/>
        <w:t>-- J. Fulton Sheen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Sometimes what's profitable</w:t>
      </w:r>
      <w:r w:rsidRPr="00EE0B97">
        <w:rPr>
          <w:rFonts w:asciiTheme="minorHAnsi" w:hAnsiTheme="minorHAnsi"/>
          <w:szCs w:val="24"/>
        </w:rPr>
        <w:br/>
        <w:t>is more important than what's right.</w:t>
      </w:r>
      <w:r w:rsidRPr="00EE0B97">
        <w:rPr>
          <w:rFonts w:asciiTheme="minorHAnsi" w:hAnsiTheme="minorHAnsi"/>
          <w:szCs w:val="24"/>
        </w:rPr>
        <w:br/>
        <w:t>-- South Park (TV Series)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Customer Protection Agency (CPA) is a government department </w:t>
      </w:r>
      <w:r w:rsidR="007217F4" w:rsidRPr="00EE0B97">
        <w:rPr>
          <w:rFonts w:asciiTheme="minorHAnsi" w:hAnsiTheme="minorHAnsi"/>
        </w:rPr>
        <w:t>created</w:t>
      </w:r>
      <w:r w:rsidRPr="00EE0B97">
        <w:rPr>
          <w:rFonts w:asciiTheme="minorHAnsi" w:hAnsiTheme="minorHAnsi"/>
        </w:rPr>
        <w:t xml:space="preserve"> to protect the public from dishonest business practices. The CPA does this by tracking all businesses</w:t>
      </w:r>
      <w:r w:rsidR="0062170E" w:rsidRPr="00EE0B97">
        <w:rPr>
          <w:rFonts w:asciiTheme="minorHAnsi" w:hAnsiTheme="minorHAnsi"/>
        </w:rPr>
        <w:t xml:space="preserve"> operating</w:t>
      </w:r>
      <w:r w:rsidRPr="00EE0B97">
        <w:rPr>
          <w:rFonts w:asciiTheme="minorHAnsi" w:hAnsiTheme="minorHAnsi"/>
        </w:rPr>
        <w:t xml:space="preserve"> in Aipotu. Each year </w:t>
      </w:r>
      <w:r w:rsidR="001B1E55" w:rsidRPr="00EE0B97">
        <w:rPr>
          <w:rFonts w:asciiTheme="minorHAnsi" w:hAnsiTheme="minorHAnsi"/>
        </w:rPr>
        <w:t>the CPA</w:t>
      </w:r>
      <w:r w:rsidRPr="00EE0B97">
        <w:rPr>
          <w:rFonts w:asciiTheme="minorHAnsi" w:hAnsiTheme="minorHAnsi"/>
        </w:rPr>
        <w:t xml:space="preserve"> publishes a list of </w:t>
      </w:r>
      <w:r w:rsidR="001B1E55" w:rsidRPr="00EE0B97">
        <w:rPr>
          <w:rFonts w:asciiTheme="minorHAnsi" w:hAnsiTheme="minorHAnsi"/>
        </w:rPr>
        <w:t xml:space="preserve">audited </w:t>
      </w:r>
      <w:r w:rsidRPr="00EE0B97">
        <w:rPr>
          <w:rFonts w:asciiTheme="minorHAnsi" w:hAnsiTheme="minorHAnsi"/>
        </w:rPr>
        <w:t>businesses. As expected, everyone votes for the minister in charge of the CPA.</w:t>
      </w:r>
    </w:p>
    <w:p w:rsidR="004904FD" w:rsidRPr="00EE0B97" w:rsidRDefault="004904FD">
      <w:pPr>
        <w:widowControl w:val="0"/>
        <w:rPr>
          <w:rFonts w:asciiTheme="minorHAnsi" w:hAnsiTheme="minorHAnsi"/>
        </w:rPr>
      </w:pPr>
    </w:p>
    <w:p w:rsidR="004904FD" w:rsidRPr="00EE0B97" w:rsidRDefault="001B1E55">
      <w:pPr>
        <w:widowControl w:val="0"/>
        <w:rPr>
          <w:rFonts w:asciiTheme="minorHAnsi" w:hAnsiTheme="minorHAnsi"/>
        </w:rPr>
      </w:pPr>
      <w:r w:rsidRPr="00EE0B97">
        <w:rPr>
          <w:rFonts w:asciiTheme="minorHAnsi" w:hAnsiTheme="minorHAnsi"/>
        </w:rPr>
        <w:t>The CPA prosecutes b</w:t>
      </w:r>
      <w:r w:rsidR="00665477" w:rsidRPr="00EE0B97">
        <w:rPr>
          <w:rFonts w:asciiTheme="minorHAnsi" w:hAnsiTheme="minorHAnsi"/>
        </w:rPr>
        <w:t>usinesses caught performing illegal activities</w:t>
      </w:r>
      <w:r w:rsidR="0062170E" w:rsidRPr="00EE0B97">
        <w:rPr>
          <w:rFonts w:asciiTheme="minorHAnsi" w:hAnsiTheme="minorHAnsi"/>
        </w:rPr>
        <w:t xml:space="preserve">. </w:t>
      </w:r>
      <w:r w:rsidRPr="00EE0B97">
        <w:rPr>
          <w:rFonts w:asciiTheme="minorHAnsi" w:hAnsiTheme="minorHAnsi"/>
        </w:rPr>
        <w:t>The CPA audits these businesses the next year, to make sure they are complying with regulations</w:t>
      </w:r>
      <w:r w:rsidR="00665477" w:rsidRPr="00EE0B97">
        <w:rPr>
          <w:rFonts w:asciiTheme="minorHAnsi" w:hAnsiTheme="minorHAnsi"/>
        </w:rPr>
        <w:t>. If they pass, their standing improve</w:t>
      </w:r>
      <w:r w:rsidR="007217F4" w:rsidRPr="00EE0B97">
        <w:rPr>
          <w:rFonts w:asciiTheme="minorHAnsi" w:hAnsiTheme="minorHAnsi"/>
        </w:rPr>
        <w:t>s</w:t>
      </w:r>
      <w:r w:rsidR="00665477" w:rsidRPr="00EE0B97">
        <w:rPr>
          <w:rFonts w:asciiTheme="minorHAnsi" w:hAnsiTheme="minorHAnsi"/>
        </w:rPr>
        <w:t>.</w:t>
      </w:r>
    </w:p>
    <w:p w:rsidR="004904FD" w:rsidRPr="00EE0B97" w:rsidRDefault="004904FD">
      <w:pPr>
        <w:widowControl w:val="0"/>
        <w:numPr>
          <w:ins w:id="95" w:author="Trevannon Burgess" w:date="2007-10-06T21:25:00Z"/>
        </w:numPr>
        <w:rPr>
          <w:rFonts w:asciiTheme="minorHAnsi" w:hAnsiTheme="minorHAnsi"/>
        </w:rPr>
      </w:pPr>
    </w:p>
    <w:p w:rsidR="004904FD" w:rsidRPr="00EE0B97" w:rsidRDefault="00665477" w:rsidP="00CA0004">
      <w:pPr>
        <w:pStyle w:val="Laws"/>
      </w:pPr>
      <w:r w:rsidRPr="00EE0B97">
        <w:rPr>
          <w:b/>
        </w:rPr>
        <w:t>Law L011:</w:t>
      </w:r>
      <w:r w:rsidR="002773A9" w:rsidRPr="00EE0B97">
        <w:rPr>
          <w:b/>
        </w:rPr>
        <w:tab/>
      </w:r>
      <w:r w:rsidRPr="00EE0B97">
        <w:t>Individuals acting for the Customer Protection Agency have the power to conduct undercover investigations of businesses. They have the power to prosecute the business based on evidence collected from the undercover operation.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 The CPA’s limited resources make it impossible for them</w:t>
      </w:r>
      <w:r w:rsidR="00D47A4C" w:rsidRPr="00EE0B97">
        <w:rPr>
          <w:rFonts w:asciiTheme="minorHAnsi" w:hAnsiTheme="minorHAnsi"/>
        </w:rPr>
        <w:t xml:space="preserve"> </w:t>
      </w:r>
      <w:r w:rsidRPr="00EE0B97">
        <w:rPr>
          <w:rFonts w:asciiTheme="minorHAnsi" w:hAnsiTheme="minorHAnsi"/>
        </w:rPr>
        <w:t xml:space="preserve">to examine all organizations. This </w:t>
      </w:r>
      <w:r w:rsidR="000F39D7" w:rsidRPr="00EE0B97">
        <w:rPr>
          <w:rFonts w:asciiTheme="minorHAnsi" w:hAnsiTheme="minorHAnsi"/>
        </w:rPr>
        <w:t xml:space="preserve">has </w:t>
      </w:r>
      <w:r w:rsidRPr="00EE0B97">
        <w:rPr>
          <w:rFonts w:asciiTheme="minorHAnsi" w:hAnsiTheme="minorHAnsi"/>
        </w:rPr>
        <w:t xml:space="preserve">prompted the creation of a toll free number. If a person suspects an organization is being dishonest, or if they find a deal that seems to be too good to be true, that </w:t>
      </w:r>
      <w:r w:rsidR="0062170E" w:rsidRPr="00EE0B97">
        <w:rPr>
          <w:rFonts w:asciiTheme="minorHAnsi" w:hAnsiTheme="minorHAnsi"/>
        </w:rPr>
        <w:t>p</w:t>
      </w:r>
      <w:r w:rsidRPr="00EE0B97">
        <w:rPr>
          <w:rFonts w:asciiTheme="minorHAnsi" w:hAnsiTheme="minorHAnsi"/>
        </w:rPr>
        <w:t xml:space="preserve">erson can phone the “Too Good </w:t>
      </w:r>
      <w:r w:rsidR="00FF1C21" w:rsidRPr="00EE0B97">
        <w:rPr>
          <w:rFonts w:asciiTheme="minorHAnsi" w:hAnsiTheme="minorHAnsi"/>
        </w:rPr>
        <w:t>to</w:t>
      </w:r>
      <w:r w:rsidRPr="00EE0B97">
        <w:rPr>
          <w:rFonts w:asciiTheme="minorHAnsi" w:hAnsiTheme="minorHAnsi"/>
        </w:rPr>
        <w:t xml:space="preserve"> Be True Hot-Line” at 1 - 800 - TGTBTHL (1 - 800 - 848 - 2845). The CPA then looks into the matter and notifies the caller. </w:t>
      </w:r>
      <w:r w:rsidR="001B1E55" w:rsidRPr="00EE0B97">
        <w:rPr>
          <w:rFonts w:asciiTheme="minorHAnsi" w:hAnsiTheme="minorHAnsi"/>
        </w:rPr>
        <w:t>The CPA takes appropriate actions, should the deal be</w:t>
      </w:r>
      <w:r w:rsidRPr="00EE0B97">
        <w:rPr>
          <w:rFonts w:asciiTheme="minorHAnsi" w:hAnsiTheme="minorHAnsi"/>
        </w:rPr>
        <w:t xml:space="preserve"> </w:t>
      </w:r>
      <w:r w:rsidR="001B1E55" w:rsidRPr="00EE0B97">
        <w:rPr>
          <w:rFonts w:asciiTheme="minorHAnsi" w:hAnsiTheme="minorHAnsi"/>
        </w:rPr>
        <w:t>shady</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D47A4C">
      <w:pPr>
        <w:widowControl w:val="0"/>
        <w:rPr>
          <w:rFonts w:asciiTheme="minorHAnsi" w:hAnsiTheme="minorHAnsi"/>
        </w:rPr>
      </w:pPr>
      <w:r w:rsidRPr="00EE0B97">
        <w:rPr>
          <w:rFonts w:asciiTheme="minorHAnsi" w:hAnsiTheme="minorHAnsi"/>
        </w:rPr>
        <w:t>T</w:t>
      </w:r>
      <w:r w:rsidR="00665477" w:rsidRPr="00EE0B97">
        <w:rPr>
          <w:rFonts w:asciiTheme="minorHAnsi" w:hAnsiTheme="minorHAnsi"/>
        </w:rPr>
        <w:t>he CPA does much of its job undercover. This is one of the most effective ways they have of spotting criminal activities.</w:t>
      </w:r>
    </w:p>
    <w:p w:rsidR="004904FD" w:rsidRPr="00EE0B97" w:rsidRDefault="00665477">
      <w:pPr>
        <w:pStyle w:val="H4"/>
        <w:rPr>
          <w:rFonts w:asciiTheme="minorHAnsi" w:hAnsiTheme="minorHAnsi"/>
        </w:rPr>
      </w:pPr>
      <w:bookmarkStart w:id="96" w:name="_Toc146732800"/>
      <w:r w:rsidRPr="00EE0B97">
        <w:rPr>
          <w:rFonts w:asciiTheme="minorHAnsi" w:hAnsiTheme="minorHAnsi"/>
        </w:rPr>
        <w:t>Caught On Film</w:t>
      </w:r>
      <w:bookmarkEnd w:id="96"/>
    </w:p>
    <w:p w:rsidR="004904FD" w:rsidRPr="00EE0B97" w:rsidRDefault="00665477">
      <w:pPr>
        <w:widowControl w:val="0"/>
        <w:rPr>
          <w:rFonts w:asciiTheme="minorHAnsi" w:hAnsiTheme="minorHAnsi"/>
        </w:rPr>
      </w:pPr>
      <w:r w:rsidRPr="00EE0B97">
        <w:rPr>
          <w:rFonts w:asciiTheme="minorHAnsi" w:hAnsiTheme="minorHAnsi"/>
        </w:rPr>
        <w:t>I recall a</w:t>
      </w:r>
      <w:r w:rsidRPr="00EE0B97">
        <w:rPr>
          <w:rFonts w:asciiTheme="minorHAnsi" w:hAnsiTheme="minorHAnsi"/>
          <w:i/>
        </w:rPr>
        <w:t xml:space="preserve"> </w:t>
      </w:r>
      <w:r w:rsidR="004904FD" w:rsidRPr="00EE0B97">
        <w:rPr>
          <w:rFonts w:asciiTheme="minorHAnsi" w:hAnsiTheme="minorHAnsi"/>
          <w:iCs/>
        </w:rPr>
        <w:t>sting</w:t>
      </w:r>
      <w:r w:rsidRPr="00EE0B97">
        <w:rPr>
          <w:rFonts w:asciiTheme="minorHAnsi" w:hAnsiTheme="minorHAnsi"/>
        </w:rPr>
        <w:t xml:space="preserve"> set by the TV show </w:t>
      </w:r>
      <w:r w:rsidR="004904FD" w:rsidRPr="00EE0B97">
        <w:rPr>
          <w:rFonts w:asciiTheme="minorHAnsi" w:hAnsiTheme="minorHAnsi"/>
          <w:i/>
          <w:iCs/>
        </w:rPr>
        <w:t>Nightline.</w:t>
      </w:r>
      <w:r w:rsidRPr="00EE0B97">
        <w:rPr>
          <w:rFonts w:asciiTheme="minorHAnsi" w:hAnsiTheme="minorHAnsi"/>
        </w:rPr>
        <w:t xml:space="preserve"> </w:t>
      </w:r>
      <w:r w:rsidR="00384244" w:rsidRPr="00EE0B97">
        <w:rPr>
          <w:rFonts w:asciiTheme="minorHAnsi" w:hAnsiTheme="minorHAnsi"/>
        </w:rPr>
        <w:t xml:space="preserve">The host </w:t>
      </w:r>
      <w:r w:rsidRPr="00EE0B97">
        <w:rPr>
          <w:rFonts w:asciiTheme="minorHAnsi" w:hAnsiTheme="minorHAnsi"/>
        </w:rPr>
        <w:t xml:space="preserve">asked </w:t>
      </w:r>
      <w:r w:rsidR="00384244" w:rsidRPr="00EE0B97">
        <w:rPr>
          <w:rFonts w:asciiTheme="minorHAnsi" w:hAnsiTheme="minorHAnsi"/>
        </w:rPr>
        <w:t xml:space="preserve">the jeweler </w:t>
      </w:r>
      <w:r w:rsidRPr="00EE0B97">
        <w:rPr>
          <w:rFonts w:asciiTheme="minorHAnsi" w:hAnsiTheme="minorHAnsi"/>
        </w:rPr>
        <w:t>to repair an expensive diamond ring. The jeweler returned the ring with a stone of lesser value. Unknown to the jeweler, the diamond bore a hidden serial number</w:t>
      </w:r>
      <w:r w:rsidR="00D47A4C" w:rsidRPr="00EE0B97">
        <w:rPr>
          <w:rFonts w:asciiTheme="minorHAnsi" w:hAnsiTheme="minorHAnsi"/>
        </w:rPr>
        <w:t>.</w:t>
      </w:r>
      <w:r w:rsidRPr="00EE0B97">
        <w:rPr>
          <w:rFonts w:asciiTheme="minorHAnsi" w:hAnsiTheme="minorHAnsi"/>
        </w:rPr>
        <w:t xml:space="preserve"> The jeweler admitted his guilt</w:t>
      </w:r>
      <w:r w:rsidR="00D47A4C" w:rsidRPr="00EE0B97">
        <w:rPr>
          <w:rFonts w:asciiTheme="minorHAnsi" w:hAnsiTheme="minorHAnsi"/>
        </w:rPr>
        <w:t xml:space="preserve"> when confronted with the evidence</w:t>
      </w:r>
      <w:r w:rsidRPr="00EE0B97">
        <w:rPr>
          <w:rFonts w:asciiTheme="minorHAnsi" w:hAnsiTheme="minorHAnsi"/>
        </w:rPr>
        <w:t>.</w:t>
      </w:r>
      <w:r w:rsidR="000626E1" w:rsidRPr="00EE0B97">
        <w:rPr>
          <w:rFonts w:asciiTheme="minorHAnsi" w:hAnsiTheme="minorHAnsi"/>
        </w:rPr>
        <w:t xml:space="preserve"> </w:t>
      </w:r>
      <w:r w:rsidRPr="00EE0B97">
        <w:rPr>
          <w:rFonts w:asciiTheme="minorHAnsi" w:hAnsiTheme="minorHAnsi"/>
        </w:rPr>
        <w:t xml:space="preserve">The jeweler then closed </w:t>
      </w:r>
      <w:r w:rsidR="000626E1" w:rsidRPr="00EE0B97">
        <w:rPr>
          <w:rFonts w:asciiTheme="minorHAnsi" w:hAnsiTheme="minorHAnsi"/>
        </w:rPr>
        <w:t>shop, moved to another city,</w:t>
      </w:r>
      <w:r w:rsidR="000426DC" w:rsidRPr="00EE0B97">
        <w:rPr>
          <w:rFonts w:asciiTheme="minorHAnsi" w:hAnsiTheme="minorHAnsi"/>
        </w:rPr>
        <w:t xml:space="preserve"> and</w:t>
      </w:r>
      <w:r w:rsidRPr="00EE0B97">
        <w:rPr>
          <w:rFonts w:asciiTheme="minorHAnsi" w:hAnsiTheme="minorHAnsi"/>
        </w:rPr>
        <w:t xml:space="preserve"> opened a new shop</w:t>
      </w:r>
      <w:r w:rsidR="000426DC" w:rsidRPr="00EE0B97">
        <w:rPr>
          <w:rFonts w:asciiTheme="minorHAnsi" w:hAnsiTheme="minorHAnsi"/>
        </w:rPr>
        <w:t>.</w:t>
      </w:r>
    </w:p>
    <w:p w:rsidR="004904FD" w:rsidRPr="00EE0B97" w:rsidRDefault="000626E1">
      <w:pPr>
        <w:pStyle w:val="H3"/>
        <w:rPr>
          <w:rFonts w:asciiTheme="minorHAnsi" w:hAnsiTheme="minorHAnsi"/>
          <w:bCs w:val="0"/>
          <w:szCs w:val="24"/>
        </w:rPr>
      </w:pPr>
      <w:bookmarkStart w:id="97" w:name="_Toc383697524"/>
      <w:r w:rsidRPr="00EE0B97">
        <w:rPr>
          <w:rFonts w:asciiTheme="minorHAnsi" w:hAnsiTheme="minorHAnsi"/>
          <w:bCs w:val="0"/>
          <w:szCs w:val="24"/>
        </w:rPr>
        <w:lastRenderedPageBreak/>
        <w:t>Whistle Blowing</w:t>
      </w:r>
      <w:bookmarkEnd w:id="97"/>
    </w:p>
    <w:p w:rsidR="004904FD" w:rsidRPr="00EE0B97" w:rsidRDefault="00665477">
      <w:pPr>
        <w:pStyle w:val="Quote1"/>
        <w:rPr>
          <w:rFonts w:asciiTheme="minorHAnsi" w:hAnsiTheme="minorHAnsi"/>
          <w:szCs w:val="24"/>
        </w:rPr>
      </w:pPr>
      <w:r w:rsidRPr="00EE0B97">
        <w:rPr>
          <w:rFonts w:asciiTheme="minorHAnsi" w:hAnsiTheme="minorHAnsi"/>
          <w:szCs w:val="24"/>
        </w:rPr>
        <w:t>The job of a citizen</w:t>
      </w:r>
      <w:r w:rsidRPr="00EE0B97">
        <w:rPr>
          <w:rFonts w:asciiTheme="minorHAnsi" w:hAnsiTheme="minorHAnsi"/>
          <w:szCs w:val="24"/>
        </w:rPr>
        <w:br/>
        <w:t>is to keep his mouth open.</w:t>
      </w:r>
      <w:r w:rsidRPr="00EE0B97">
        <w:rPr>
          <w:rFonts w:asciiTheme="minorHAnsi" w:hAnsiTheme="minorHAnsi"/>
          <w:szCs w:val="24"/>
        </w:rPr>
        <w:br/>
        <w:t xml:space="preserve">-- Gunther Grass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Without agitators,</w:t>
      </w:r>
      <w:r w:rsidRPr="00EE0B97">
        <w:rPr>
          <w:rFonts w:asciiTheme="minorHAnsi" w:hAnsiTheme="minorHAnsi"/>
          <w:szCs w:val="24"/>
        </w:rPr>
        <w:br/>
        <w:t>nothing in the world would come clean.</w:t>
      </w:r>
      <w:r w:rsidRPr="00EE0B97">
        <w:rPr>
          <w:rFonts w:asciiTheme="minorHAnsi" w:hAnsiTheme="minorHAnsi"/>
          <w:szCs w:val="24"/>
        </w:rPr>
        <w:br/>
        <w:t>-- Unknown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No matter where we go, we find people trying to profit at the expense of others. We also find people shirk</w:t>
      </w:r>
      <w:r w:rsidR="00116C6F" w:rsidRPr="00EE0B97">
        <w:rPr>
          <w:rFonts w:asciiTheme="minorHAnsi" w:hAnsiTheme="minorHAnsi"/>
        </w:rPr>
        <w:t>ing</w:t>
      </w:r>
      <w:r w:rsidRPr="00EE0B97">
        <w:rPr>
          <w:rFonts w:asciiTheme="minorHAnsi" w:hAnsiTheme="minorHAnsi"/>
        </w:rPr>
        <w:t xml:space="preserve"> their responsibilities. Luckily, we also find people brave enough to blow the whistle on unacceptable practices.</w:t>
      </w:r>
    </w:p>
    <w:p w:rsidR="004904FD" w:rsidRPr="00EE0B97" w:rsidRDefault="004904FD">
      <w:pPr>
        <w:widowControl w:val="0"/>
        <w:rPr>
          <w:rFonts w:asciiTheme="minorHAnsi" w:hAnsiTheme="minorHAnsi"/>
        </w:rPr>
      </w:pPr>
    </w:p>
    <w:p w:rsidR="004904FD" w:rsidRPr="00EE0B97" w:rsidRDefault="00116C6F">
      <w:pPr>
        <w:widowControl w:val="0"/>
        <w:rPr>
          <w:rFonts w:asciiTheme="minorHAnsi" w:hAnsiTheme="minorHAnsi"/>
        </w:rPr>
      </w:pPr>
      <w:r w:rsidRPr="00EE0B97">
        <w:rPr>
          <w:rFonts w:asciiTheme="minorHAnsi" w:hAnsiTheme="minorHAnsi"/>
        </w:rPr>
        <w:t>Being a whistle-blower is not easy</w:t>
      </w:r>
      <w:r w:rsidR="00FF063C" w:rsidRPr="00EE0B97">
        <w:rPr>
          <w:rFonts w:asciiTheme="minorHAnsi" w:hAnsiTheme="minorHAnsi"/>
        </w:rPr>
        <w:t xml:space="preserve">. Many times the people and companies they are blowing the whistle on attack them </w:t>
      </w:r>
      <w:r w:rsidR="00665477" w:rsidRPr="00EE0B97">
        <w:rPr>
          <w:rFonts w:asciiTheme="minorHAnsi" w:hAnsiTheme="minorHAnsi"/>
        </w:rPr>
        <w:t xml:space="preserve">physically, mentally, </w:t>
      </w:r>
      <w:r w:rsidR="00FF063C" w:rsidRPr="00EE0B97">
        <w:rPr>
          <w:rFonts w:asciiTheme="minorHAnsi" w:hAnsiTheme="minorHAnsi"/>
        </w:rPr>
        <w:t xml:space="preserve">emotionally </w:t>
      </w:r>
      <w:r w:rsidR="00665477" w:rsidRPr="00EE0B97">
        <w:rPr>
          <w:rFonts w:asciiTheme="minorHAnsi" w:hAnsiTheme="minorHAnsi"/>
        </w:rPr>
        <w:t xml:space="preserve">and financially. Often it’s </w:t>
      </w:r>
      <w:r w:rsidRPr="00EE0B97">
        <w:rPr>
          <w:rFonts w:asciiTheme="minorHAnsi" w:hAnsiTheme="minorHAnsi"/>
        </w:rPr>
        <w:t>d</w:t>
      </w:r>
      <w:r w:rsidR="00665477" w:rsidRPr="00EE0B97">
        <w:rPr>
          <w:rFonts w:asciiTheme="minorHAnsi" w:hAnsiTheme="minorHAnsi"/>
        </w:rPr>
        <w:t>ifficult for them to prove their cases.</w:t>
      </w:r>
    </w:p>
    <w:p w:rsidR="004904FD" w:rsidRPr="00EE0B97" w:rsidRDefault="004904FD">
      <w:pPr>
        <w:widowControl w:val="0"/>
        <w:rPr>
          <w:rFonts w:asciiTheme="minorHAnsi" w:hAnsiTheme="minorHAnsi"/>
        </w:rPr>
      </w:pPr>
    </w:p>
    <w:p w:rsidR="00116C6F" w:rsidRPr="00EE0B97" w:rsidRDefault="00116C6F">
      <w:pPr>
        <w:widowControl w:val="0"/>
        <w:rPr>
          <w:rFonts w:asciiTheme="minorHAnsi" w:hAnsiTheme="minorHAnsi"/>
        </w:rPr>
      </w:pPr>
      <w:r w:rsidRPr="00EE0B97">
        <w:rPr>
          <w:rFonts w:asciiTheme="minorHAnsi" w:hAnsiTheme="minorHAnsi"/>
        </w:rPr>
        <w:t>This i</w:t>
      </w:r>
      <w:r w:rsidR="00665477" w:rsidRPr="00EE0B97">
        <w:rPr>
          <w:rFonts w:asciiTheme="minorHAnsi" w:hAnsiTheme="minorHAnsi"/>
        </w:rPr>
        <w:t>s different in Aipotu. Aipotu has laws specially designed to protect whistle blowers.</w:t>
      </w:r>
      <w:r w:rsidRPr="00EE0B97">
        <w:rPr>
          <w:rFonts w:asciiTheme="minorHAnsi" w:hAnsiTheme="minorHAnsi"/>
        </w:rPr>
        <w:t xml:space="preserve"> </w:t>
      </w:r>
      <w:r w:rsidR="000626E1" w:rsidRPr="00EE0B97">
        <w:rPr>
          <w:rFonts w:asciiTheme="minorHAnsi" w:hAnsiTheme="minorHAnsi"/>
        </w:rPr>
        <w:t>However,</w:t>
      </w:r>
      <w:r w:rsidRPr="00EE0B97">
        <w:rPr>
          <w:rFonts w:asciiTheme="minorHAnsi" w:hAnsiTheme="minorHAnsi"/>
        </w:rPr>
        <w:t xml:space="preserve"> the whistle-blower must follow certain rules to stay safe. </w:t>
      </w:r>
      <w:r w:rsidR="000626E1" w:rsidRPr="00EE0B97">
        <w:rPr>
          <w:rFonts w:asciiTheme="minorHAnsi" w:hAnsiTheme="minorHAnsi"/>
        </w:rPr>
        <w:t>First,</w:t>
      </w:r>
      <w:r w:rsidRPr="00EE0B97">
        <w:rPr>
          <w:rFonts w:asciiTheme="minorHAnsi" w:hAnsiTheme="minorHAnsi"/>
        </w:rPr>
        <w:t xml:space="preserve"> they must work within their organization’s hierarchy to try to resolve their complaint. </w:t>
      </w:r>
      <w:r w:rsidR="000F39D7" w:rsidRPr="00EE0B97">
        <w:rPr>
          <w:rFonts w:asciiTheme="minorHAnsi" w:hAnsiTheme="minorHAnsi"/>
        </w:rPr>
        <w:t xml:space="preserve">Resources are available to help them to do this. </w:t>
      </w:r>
      <w:r w:rsidR="000626E1" w:rsidRPr="00EE0B97">
        <w:rPr>
          <w:rFonts w:asciiTheme="minorHAnsi" w:hAnsiTheme="minorHAnsi"/>
        </w:rPr>
        <w:t>Next,</w:t>
      </w:r>
      <w:r w:rsidRPr="00EE0B97">
        <w:rPr>
          <w:rFonts w:asciiTheme="minorHAnsi" w:hAnsiTheme="minorHAnsi"/>
        </w:rPr>
        <w:t xml:space="preserve"> they must contact the </w:t>
      </w:r>
      <w:r w:rsidR="00665477" w:rsidRPr="00EE0B97">
        <w:rPr>
          <w:rFonts w:asciiTheme="minorHAnsi" w:hAnsiTheme="minorHAnsi"/>
        </w:rPr>
        <w:t>Customer Protection Agency (CPA)</w:t>
      </w:r>
      <w:r w:rsidR="000626E1" w:rsidRPr="00EE0B97">
        <w:rPr>
          <w:rFonts w:asciiTheme="minorHAnsi" w:hAnsiTheme="minorHAnsi"/>
        </w:rPr>
        <w:t>,</w:t>
      </w:r>
      <w:r w:rsidR="00665477" w:rsidRPr="00EE0B97">
        <w:rPr>
          <w:rFonts w:asciiTheme="minorHAnsi" w:hAnsiTheme="minorHAnsi"/>
        </w:rPr>
        <w:t xml:space="preserve"> which then investigates.</w:t>
      </w:r>
      <w:r w:rsidR="0062170E" w:rsidRPr="00EE0B97">
        <w:rPr>
          <w:rFonts w:asciiTheme="minorHAnsi" w:hAnsiTheme="minorHAnsi"/>
        </w:rPr>
        <w:t xml:space="preserve"> The worst thing the whistle-blower could do is go to the media. This just causes unnecessary problems, </w:t>
      </w:r>
      <w:r w:rsidR="000626E1" w:rsidRPr="00EE0B97">
        <w:rPr>
          <w:rFonts w:asciiTheme="minorHAnsi" w:hAnsiTheme="minorHAnsi"/>
        </w:rPr>
        <w:t>for both themselves and their</w:t>
      </w:r>
      <w:r w:rsidR="0062170E" w:rsidRPr="00EE0B97">
        <w:rPr>
          <w:rFonts w:asciiTheme="minorHAnsi" w:hAnsiTheme="minorHAnsi"/>
        </w:rPr>
        <w:t xml:space="preserve"> company. </w:t>
      </w:r>
      <w:r w:rsidR="000626E1" w:rsidRPr="00EE0B97">
        <w:rPr>
          <w:rFonts w:asciiTheme="minorHAnsi" w:hAnsiTheme="minorHAnsi"/>
        </w:rPr>
        <w:t>Whistle blowers should contact t</w:t>
      </w:r>
      <w:r w:rsidR="0062170E" w:rsidRPr="00EE0B97">
        <w:rPr>
          <w:rFonts w:asciiTheme="minorHAnsi" w:hAnsiTheme="minorHAnsi"/>
        </w:rPr>
        <w:t>he media only as a last resort.</w:t>
      </w:r>
      <w:r w:rsidR="00E0500C">
        <w:rPr>
          <w:rStyle w:val="FootnoteReference"/>
        </w:rPr>
        <w:footnoteReference w:id="20"/>
      </w:r>
    </w:p>
    <w:p w:rsidR="00116C6F" w:rsidRPr="00EE0B97" w:rsidRDefault="00116C6F">
      <w:pPr>
        <w:widowControl w:val="0"/>
        <w:rPr>
          <w:rFonts w:asciiTheme="minorHAnsi" w:hAnsiTheme="minorHAnsi"/>
        </w:rPr>
      </w:pPr>
    </w:p>
    <w:p w:rsidR="003548FA" w:rsidRPr="00EE0B97" w:rsidRDefault="00665477" w:rsidP="003548FA">
      <w:pPr>
        <w:widowControl w:val="0"/>
        <w:rPr>
          <w:rFonts w:asciiTheme="minorHAnsi" w:hAnsiTheme="minorHAnsi"/>
        </w:rPr>
      </w:pPr>
      <w:r w:rsidRPr="00EE0B97">
        <w:rPr>
          <w:rFonts w:asciiTheme="minorHAnsi" w:hAnsiTheme="minorHAnsi"/>
        </w:rPr>
        <w:t xml:space="preserve">Where possible, the </w:t>
      </w:r>
      <w:r w:rsidR="00FF063C" w:rsidRPr="00EE0B97">
        <w:rPr>
          <w:rFonts w:asciiTheme="minorHAnsi" w:hAnsiTheme="minorHAnsi"/>
        </w:rPr>
        <w:t xml:space="preserve">CPA keeps the </w:t>
      </w:r>
      <w:r w:rsidRPr="00EE0B97">
        <w:rPr>
          <w:rFonts w:asciiTheme="minorHAnsi" w:hAnsiTheme="minorHAnsi"/>
        </w:rPr>
        <w:t>whistle blower</w:t>
      </w:r>
      <w:r w:rsidR="00FF063C" w:rsidRPr="00EE0B97">
        <w:rPr>
          <w:rFonts w:asciiTheme="minorHAnsi" w:hAnsiTheme="minorHAnsi"/>
        </w:rPr>
        <w:t>’</w:t>
      </w:r>
      <w:r w:rsidR="003548FA" w:rsidRPr="00EE0B97">
        <w:rPr>
          <w:rFonts w:asciiTheme="minorHAnsi" w:hAnsiTheme="minorHAnsi"/>
        </w:rPr>
        <w:t>s identity</w:t>
      </w:r>
      <w:r w:rsidRPr="00EE0B97">
        <w:rPr>
          <w:rFonts w:asciiTheme="minorHAnsi" w:hAnsiTheme="minorHAnsi"/>
        </w:rPr>
        <w:t xml:space="preserve"> confidential. Often </w:t>
      </w:r>
      <w:r w:rsidR="00FF063C" w:rsidRPr="00EE0B97">
        <w:rPr>
          <w:rFonts w:asciiTheme="minorHAnsi" w:hAnsiTheme="minorHAnsi"/>
        </w:rPr>
        <w:t xml:space="preserve">the CPA uses </w:t>
      </w:r>
      <w:r w:rsidRPr="00EE0B97">
        <w:rPr>
          <w:rFonts w:asciiTheme="minorHAnsi" w:hAnsiTheme="minorHAnsi"/>
        </w:rPr>
        <w:t>a stand-in</w:t>
      </w:r>
      <w:r w:rsidR="00FF063C" w:rsidRPr="00EE0B97">
        <w:rPr>
          <w:rFonts w:asciiTheme="minorHAnsi" w:hAnsiTheme="minorHAnsi"/>
        </w:rPr>
        <w:t>,</w:t>
      </w:r>
      <w:r w:rsidRPr="00EE0B97">
        <w:rPr>
          <w:rFonts w:asciiTheme="minorHAnsi" w:hAnsiTheme="minorHAnsi"/>
        </w:rPr>
        <w:t xml:space="preserve"> with the whistle located at a secret location. The whistle-blower watches on a monitor and relays messages to the stand-in. The stand-in then delivers the messages to the court.</w:t>
      </w:r>
    </w:p>
    <w:p w:rsidR="004904FD" w:rsidRPr="00EE0B97" w:rsidRDefault="00665477">
      <w:pPr>
        <w:pStyle w:val="H3"/>
        <w:rPr>
          <w:rFonts w:asciiTheme="minorHAnsi" w:hAnsiTheme="minorHAnsi"/>
          <w:bCs w:val="0"/>
          <w:szCs w:val="24"/>
        </w:rPr>
      </w:pPr>
      <w:bookmarkStart w:id="98" w:name="_Toc146731469"/>
      <w:bookmarkStart w:id="99" w:name="_Toc146732802"/>
      <w:bookmarkStart w:id="100" w:name="_Toc383697525"/>
      <w:r w:rsidRPr="00EE0B97">
        <w:rPr>
          <w:rFonts w:asciiTheme="minorHAnsi" w:hAnsiTheme="minorHAnsi"/>
          <w:bCs w:val="0"/>
          <w:szCs w:val="24"/>
        </w:rPr>
        <w:lastRenderedPageBreak/>
        <w:t>Civil Disobedience</w:t>
      </w:r>
      <w:bookmarkEnd w:id="98"/>
      <w:bookmarkEnd w:id="99"/>
      <w:bookmarkEnd w:id="100"/>
    </w:p>
    <w:p w:rsidR="004904FD" w:rsidRPr="00EE0B97" w:rsidRDefault="00665477">
      <w:pPr>
        <w:pStyle w:val="Quote1"/>
        <w:rPr>
          <w:rFonts w:asciiTheme="minorHAnsi" w:hAnsiTheme="minorHAnsi"/>
          <w:szCs w:val="24"/>
        </w:rPr>
      </w:pPr>
      <w:r w:rsidRPr="00EE0B97">
        <w:rPr>
          <w:rFonts w:asciiTheme="minorHAnsi" w:hAnsiTheme="minorHAnsi"/>
          <w:szCs w:val="24"/>
        </w:rPr>
        <w:t>Unjust laws have to be fought ideologically;</w:t>
      </w:r>
      <w:r w:rsidRPr="00EE0B97">
        <w:rPr>
          <w:rFonts w:asciiTheme="minorHAnsi" w:hAnsiTheme="minorHAnsi"/>
          <w:szCs w:val="24"/>
        </w:rPr>
        <w:br/>
        <w:t>they cannot be fought or corrected</w:t>
      </w:r>
      <w:r w:rsidRPr="00EE0B97">
        <w:rPr>
          <w:rFonts w:asciiTheme="minorHAnsi" w:hAnsiTheme="minorHAnsi"/>
          <w:szCs w:val="24"/>
        </w:rPr>
        <w:br/>
        <w:t>by means of mere disobedience</w:t>
      </w:r>
      <w:r w:rsidRPr="00EE0B97">
        <w:rPr>
          <w:rFonts w:asciiTheme="minorHAnsi" w:hAnsiTheme="minorHAnsi"/>
          <w:szCs w:val="24"/>
        </w:rPr>
        <w:br/>
        <w:t>and futile martyrdom.</w:t>
      </w:r>
      <w:r w:rsidRPr="00EE0B97">
        <w:rPr>
          <w:rFonts w:asciiTheme="minorHAnsi" w:hAnsiTheme="minorHAnsi"/>
          <w:szCs w:val="24"/>
        </w:rPr>
        <w:br/>
        <w:t>-- Ayn Rand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A nation without the means</w:t>
      </w:r>
      <w:r w:rsidRPr="00EE0B97">
        <w:rPr>
          <w:rFonts w:asciiTheme="minorHAnsi" w:hAnsiTheme="minorHAnsi"/>
          <w:szCs w:val="24"/>
        </w:rPr>
        <w:br/>
        <w:t>of reform is without the means of survival.</w:t>
      </w:r>
      <w:r w:rsidRPr="00EE0B97">
        <w:rPr>
          <w:rFonts w:asciiTheme="minorHAnsi" w:hAnsiTheme="minorHAnsi"/>
          <w:szCs w:val="24"/>
        </w:rPr>
        <w:br/>
        <w:t>-- Edmund Burke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H</w:t>
      </w:r>
      <w:r w:rsidR="000626E1" w:rsidRPr="00EE0B97">
        <w:rPr>
          <w:rFonts w:asciiTheme="minorHAnsi" w:hAnsiTheme="minorHAnsi"/>
        </w:rPr>
        <w:t>ere is something to think about:</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“The paradox of governance is that a state, which is sufficiently powerful to protect the weak against the strong, is also sufficiently powerful to crush the weak. History suggests that it will do so whenever its citizens fail to hold it to account. Indeed, the ultimate restraint upon the violence of the state is the violence of its citizens, who might seek to overthrow it if it abuses its powers.”</w:t>
      </w:r>
      <w:r w:rsidRPr="00EE0B97">
        <w:rPr>
          <w:rStyle w:val="FootnoteReference"/>
          <w:rFonts w:asciiTheme="minorHAnsi" w:hAnsiTheme="minorHAnsi"/>
          <w:szCs w:val="24"/>
        </w:rPr>
        <w:footnoteReference w:id="21"/>
      </w:r>
    </w:p>
    <w:p w:rsidR="004904FD" w:rsidRPr="00EE0B97" w:rsidRDefault="00665477">
      <w:pPr>
        <w:widowControl w:val="0"/>
        <w:rPr>
          <w:rFonts w:asciiTheme="minorHAnsi" w:hAnsiTheme="minorHAnsi"/>
        </w:rPr>
      </w:pPr>
      <w:r w:rsidRPr="00EE0B97">
        <w:rPr>
          <w:rFonts w:asciiTheme="minorHAnsi" w:hAnsiTheme="minorHAnsi"/>
        </w:rPr>
        <w:t>A newly formed nation is usually full of life and promise</w:t>
      </w:r>
      <w:r w:rsidR="004549F4" w:rsidRPr="00EE0B97">
        <w:rPr>
          <w:rFonts w:asciiTheme="minorHAnsi" w:hAnsiTheme="minorHAnsi"/>
        </w:rPr>
        <w:t>,</w:t>
      </w:r>
      <w:r w:rsidRPr="00EE0B97">
        <w:rPr>
          <w:rFonts w:asciiTheme="minorHAnsi" w:hAnsiTheme="minorHAnsi"/>
        </w:rPr>
        <w:t xml:space="preserve"> with </w:t>
      </w:r>
      <w:r w:rsidR="004549F4" w:rsidRPr="00EE0B97">
        <w:rPr>
          <w:rFonts w:asciiTheme="minorHAnsi" w:hAnsiTheme="minorHAnsi"/>
        </w:rPr>
        <w:t>vigor and</w:t>
      </w:r>
      <w:r w:rsidRPr="00EE0B97">
        <w:rPr>
          <w:rFonts w:asciiTheme="minorHAnsi" w:hAnsiTheme="minorHAnsi"/>
        </w:rPr>
        <w:t xml:space="preserve"> flexibility </w:t>
      </w:r>
      <w:r w:rsidR="004549F4" w:rsidRPr="00EE0B97">
        <w:rPr>
          <w:rFonts w:asciiTheme="minorHAnsi" w:hAnsiTheme="minorHAnsi"/>
        </w:rPr>
        <w:t xml:space="preserve">and can adapt to the changing </w:t>
      </w:r>
      <w:r w:rsidRPr="00EE0B97">
        <w:rPr>
          <w:rFonts w:asciiTheme="minorHAnsi" w:hAnsiTheme="minorHAnsi"/>
        </w:rPr>
        <w:t>needs of its people.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w:t>
      </w:r>
      <w:r w:rsidR="00553C7E" w:rsidRPr="00EE0B97">
        <w:rPr>
          <w:rFonts w:asciiTheme="minorHAnsi" w:hAnsiTheme="minorHAnsi"/>
        </w:rPr>
        <w:t>a society</w:t>
      </w:r>
      <w:r w:rsidRPr="00EE0B97">
        <w:rPr>
          <w:rFonts w:asciiTheme="minorHAnsi" w:hAnsiTheme="minorHAnsi"/>
        </w:rPr>
        <w:t xml:space="preserve"> grows and matures, it becomes set in its ways.</w:t>
      </w:r>
      <w:r w:rsidR="000F39D7" w:rsidRPr="00EE0B97">
        <w:rPr>
          <w:rFonts w:asciiTheme="minorHAnsi" w:hAnsiTheme="minorHAnsi"/>
        </w:rPr>
        <w:t xml:space="preserve"> </w:t>
      </w:r>
      <w:r w:rsidR="00553C7E" w:rsidRPr="00EE0B97">
        <w:rPr>
          <w:rFonts w:asciiTheme="minorHAnsi" w:hAnsiTheme="minorHAnsi"/>
        </w:rPr>
        <w:t>It</w:t>
      </w:r>
      <w:r w:rsidR="000F39D7" w:rsidRPr="00EE0B97">
        <w:rPr>
          <w:rFonts w:asciiTheme="minorHAnsi" w:hAnsiTheme="minorHAnsi"/>
        </w:rPr>
        <w:t xml:space="preserve"> holds the old ways sacred and defends them religiously, even when those ways cause more harm than good.</w:t>
      </w:r>
      <w:r w:rsidRPr="00EE0B97">
        <w:rPr>
          <w:rFonts w:asciiTheme="minorHAnsi" w:hAnsiTheme="minorHAnsi"/>
        </w:rPr>
        <w:t xml:space="preserve"> </w:t>
      </w:r>
      <w:r w:rsidR="00553C7E" w:rsidRPr="00EE0B97">
        <w:rPr>
          <w:rFonts w:asciiTheme="minorHAnsi" w:hAnsiTheme="minorHAnsi"/>
        </w:rPr>
        <w:t>People in the society reject</w:t>
      </w:r>
      <w:r w:rsidR="000F39D7" w:rsidRPr="00EE0B97">
        <w:rPr>
          <w:rFonts w:asciiTheme="minorHAnsi" w:hAnsiTheme="minorHAnsi"/>
        </w:rPr>
        <w:t xml:space="preserve"> new</w:t>
      </w:r>
      <w:r w:rsidRPr="00EE0B97">
        <w:rPr>
          <w:rFonts w:asciiTheme="minorHAnsi" w:hAnsiTheme="minorHAnsi"/>
        </w:rPr>
        <w:t xml:space="preserve"> ideas </w:t>
      </w:r>
      <w:r w:rsidR="000F39D7" w:rsidRPr="00EE0B97">
        <w:rPr>
          <w:rFonts w:asciiTheme="minorHAnsi" w:hAnsiTheme="minorHAnsi"/>
        </w:rPr>
        <w:t>a</w:t>
      </w:r>
      <w:r w:rsidRPr="00EE0B97">
        <w:rPr>
          <w:rFonts w:asciiTheme="minorHAnsi" w:hAnsiTheme="minorHAnsi"/>
        </w:rPr>
        <w:t xml:space="preserve">s dangerous and absurd. </w:t>
      </w:r>
      <w:r w:rsidR="000626E1" w:rsidRPr="00EE0B97">
        <w:rPr>
          <w:rFonts w:asciiTheme="minorHAnsi" w:hAnsiTheme="minorHAnsi"/>
        </w:rPr>
        <w:t>Clearly,</w:t>
      </w:r>
      <w:r w:rsidRPr="00EE0B97">
        <w:rPr>
          <w:rFonts w:asciiTheme="minorHAnsi" w:hAnsiTheme="minorHAnsi"/>
        </w:rPr>
        <w:t xml:space="preserve"> this is bad for the long time health and survival of a society.</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 healthy society, </w:t>
      </w:r>
      <w:r w:rsidR="0066198C" w:rsidRPr="00EE0B97">
        <w:rPr>
          <w:rFonts w:asciiTheme="minorHAnsi" w:hAnsiTheme="minorHAnsi"/>
        </w:rPr>
        <w:t xml:space="preserve">conflict and </w:t>
      </w:r>
      <w:r w:rsidRPr="00EE0B97">
        <w:rPr>
          <w:rFonts w:asciiTheme="minorHAnsi" w:hAnsiTheme="minorHAnsi"/>
        </w:rPr>
        <w:t>compromise is</w:t>
      </w:r>
      <w:r w:rsidR="00D8638D" w:rsidRPr="00EE0B97">
        <w:rPr>
          <w:rFonts w:asciiTheme="minorHAnsi" w:hAnsiTheme="minorHAnsi"/>
        </w:rPr>
        <w:t xml:space="preserve"> </w:t>
      </w:r>
      <w:r w:rsidRPr="00EE0B97">
        <w:rPr>
          <w:rFonts w:asciiTheme="minorHAnsi" w:hAnsiTheme="minorHAnsi"/>
        </w:rPr>
        <w:t>the norm. In the words of Saul D. Alinsky:</w:t>
      </w:r>
    </w:p>
    <w:p w:rsidR="004904FD" w:rsidRPr="00EE0B97" w:rsidRDefault="004904FD">
      <w:pPr>
        <w:widowControl w:val="0"/>
        <w:rPr>
          <w:rFonts w:asciiTheme="minorHAnsi" w:hAnsiTheme="minorHAnsi"/>
        </w:rPr>
      </w:pPr>
    </w:p>
    <w:p w:rsidR="004904FD" w:rsidRPr="00EE0B97" w:rsidRDefault="00665477" w:rsidP="00D8638D">
      <w:pPr>
        <w:pStyle w:val="quote2"/>
        <w:rPr>
          <w:rFonts w:asciiTheme="minorHAnsi" w:hAnsiTheme="minorHAnsi"/>
        </w:rPr>
      </w:pPr>
      <w:r w:rsidRPr="00EE0B97">
        <w:rPr>
          <w:rFonts w:asciiTheme="minorHAnsi" w:hAnsiTheme="minorHAnsi"/>
        </w:rPr>
        <w:t xml:space="preserve">“A free and open society is an on-going </w:t>
      </w:r>
      <w:r w:rsidR="0000612E" w:rsidRPr="00EE0B97">
        <w:rPr>
          <w:rFonts w:asciiTheme="minorHAnsi" w:hAnsiTheme="minorHAnsi"/>
        </w:rPr>
        <w:t>conflict</w:t>
      </w:r>
      <w:r w:rsidRPr="00EE0B97">
        <w:rPr>
          <w:rFonts w:asciiTheme="minorHAnsi" w:hAnsiTheme="minorHAnsi"/>
        </w:rPr>
        <w:t xml:space="preserve">, interrupted periodically by compromises – which then becomes the start for the continuation of conflict, compromise, and ad infinitum…A society devoid of compromise is </w:t>
      </w:r>
      <w:r w:rsidRPr="00EE0B97">
        <w:rPr>
          <w:rFonts w:asciiTheme="minorHAnsi" w:hAnsiTheme="minorHAnsi"/>
        </w:rPr>
        <w:lastRenderedPageBreak/>
        <w:t>totalitarian. If I had to define a free and open society in one word, the word would be ‘compromise’.”</w:t>
      </w:r>
      <w:r w:rsidRPr="00EE0B97">
        <w:rPr>
          <w:rStyle w:val="FootnoteReference"/>
          <w:rFonts w:asciiTheme="minorHAnsi" w:hAnsiTheme="minorHAnsi"/>
          <w:szCs w:val="24"/>
        </w:rPr>
        <w:footnoteReference w:id="22"/>
      </w:r>
    </w:p>
    <w:p w:rsidR="004904FD" w:rsidRPr="00EE0B97" w:rsidRDefault="00665477">
      <w:pPr>
        <w:widowControl w:val="0"/>
        <w:rPr>
          <w:rFonts w:asciiTheme="minorHAnsi" w:hAnsiTheme="minorHAnsi"/>
        </w:rPr>
      </w:pPr>
      <w:r w:rsidRPr="00EE0B97">
        <w:rPr>
          <w:rFonts w:asciiTheme="minorHAnsi" w:hAnsiTheme="minorHAnsi"/>
        </w:rPr>
        <w:t xml:space="preserve">The creators of the </w:t>
      </w:r>
      <w:r w:rsidR="00D8638D" w:rsidRPr="00EE0B97">
        <w:rPr>
          <w:rFonts w:asciiTheme="minorHAnsi" w:hAnsiTheme="minorHAnsi"/>
        </w:rPr>
        <w:t xml:space="preserve">Aipotunian </w:t>
      </w:r>
      <w:r w:rsidRPr="00EE0B97">
        <w:rPr>
          <w:rFonts w:asciiTheme="minorHAnsi" w:hAnsiTheme="minorHAnsi"/>
        </w:rPr>
        <w:t>constitution</w:t>
      </w:r>
      <w:r w:rsidR="00D8638D" w:rsidRPr="00EE0B97">
        <w:rPr>
          <w:rFonts w:asciiTheme="minorHAnsi" w:hAnsiTheme="minorHAnsi"/>
        </w:rPr>
        <w:t xml:space="preserve"> </w:t>
      </w:r>
      <w:r w:rsidRPr="00EE0B97">
        <w:rPr>
          <w:rFonts w:asciiTheme="minorHAnsi" w:hAnsiTheme="minorHAnsi"/>
        </w:rPr>
        <w:t xml:space="preserve">realized the need for reform and included it in the constitution. This right is implicit in the Laws </w:t>
      </w:r>
      <w:r w:rsidR="00FF1C21" w:rsidRPr="00EE0B97">
        <w:rPr>
          <w:rFonts w:asciiTheme="minorHAnsi" w:hAnsiTheme="minorHAnsi"/>
        </w:rPr>
        <w:t>of</w:t>
      </w:r>
      <w:r w:rsidRPr="00EE0B97">
        <w:rPr>
          <w:rFonts w:asciiTheme="minorHAnsi" w:hAnsiTheme="minorHAnsi"/>
        </w:rPr>
        <w:t xml:space="preserve"> Government, but they thought it best to express it explicitly.</w:t>
      </w:r>
    </w:p>
    <w:p w:rsidR="004904FD" w:rsidRPr="00EE0B97" w:rsidRDefault="00665477">
      <w:pPr>
        <w:pStyle w:val="H4"/>
        <w:rPr>
          <w:rFonts w:asciiTheme="minorHAnsi" w:hAnsiTheme="minorHAnsi"/>
        </w:rPr>
      </w:pPr>
      <w:bookmarkStart w:id="101" w:name="_Toc146732803"/>
      <w:r w:rsidRPr="00EE0B97">
        <w:rPr>
          <w:rFonts w:asciiTheme="minorHAnsi" w:hAnsiTheme="minorHAnsi"/>
        </w:rPr>
        <w:t>Right To Rebellion</w:t>
      </w:r>
      <w:bookmarkEnd w:id="101"/>
    </w:p>
    <w:p w:rsidR="004904FD" w:rsidRPr="00EE0B97" w:rsidRDefault="00665477" w:rsidP="00CA0004">
      <w:pPr>
        <w:pStyle w:val="Laws"/>
      </w:pPr>
      <w:r w:rsidRPr="00EE0B97">
        <w:rPr>
          <w:b/>
        </w:rPr>
        <w:t>Law L012:</w:t>
      </w:r>
      <w:r w:rsidR="002773A9" w:rsidRPr="00EE0B97">
        <w:rPr>
          <w:b/>
        </w:rPr>
        <w:tab/>
      </w:r>
      <w:r w:rsidRPr="00EE0B97">
        <w:t>A people have the right to rebel against oppressive conditions. This includes initiating physical violence against the government if necessary. It is the duty of those in power to ensure that the need for rebellion does not manifest.</w:t>
      </w:r>
      <w:r w:rsidRPr="00EE0B97">
        <w:br/>
      </w:r>
      <w:r w:rsidR="00553C7E" w:rsidRPr="00EE0B97">
        <w:t xml:space="preserve">At the same time, </w:t>
      </w:r>
      <w:r w:rsidRPr="00EE0B97">
        <w:t xml:space="preserve">people do not have the right to harm innocents in their quest for justice. </w:t>
      </w:r>
      <w:r w:rsidR="00164BB8" w:rsidRPr="00EE0B97">
        <w:t xml:space="preserve">All </w:t>
      </w:r>
      <w:r w:rsidRPr="00EE0B97">
        <w:t>attack</w:t>
      </w:r>
      <w:r w:rsidR="00164BB8" w:rsidRPr="00EE0B97">
        <w:t>s</w:t>
      </w:r>
      <w:r w:rsidRPr="00EE0B97">
        <w:t xml:space="preserve"> on innocents </w:t>
      </w:r>
      <w:r w:rsidR="00164BB8" w:rsidRPr="00EE0B97">
        <w:t>are</w:t>
      </w:r>
      <w:r w:rsidRPr="00EE0B97">
        <w:t xml:space="preserve"> criminal</w:t>
      </w:r>
      <w:r w:rsidR="00164BB8" w:rsidRPr="00EE0B97">
        <w:t xml:space="preserve"> and subject to punishment</w:t>
      </w:r>
      <w:r w:rsidR="00CE776D" w:rsidRPr="00EE0B97">
        <w:t>.</w:t>
      </w:r>
      <w:r w:rsidRPr="00EE0B97">
        <w:br/>
      </w:r>
      <w:r w:rsidR="00164BB8" w:rsidRPr="00EE0B97">
        <w:t xml:space="preserve">Those who seek social justice may use violence </w:t>
      </w:r>
      <w:r w:rsidRPr="00EE0B97">
        <w:t>only as a last resort.</w:t>
      </w:r>
    </w:p>
    <w:p w:rsidR="004904FD" w:rsidRPr="00EE0B97" w:rsidRDefault="004904FD">
      <w:pPr>
        <w:widowControl w:val="0"/>
        <w:rPr>
          <w:rFonts w:asciiTheme="minorHAnsi" w:hAnsiTheme="minorHAnsi"/>
        </w:rPr>
      </w:pPr>
    </w:p>
    <w:p w:rsidR="004904FD" w:rsidRPr="00EE0B97" w:rsidRDefault="00D8638D">
      <w:pPr>
        <w:widowControl w:val="0"/>
        <w:rPr>
          <w:rFonts w:asciiTheme="minorHAnsi" w:hAnsiTheme="minorHAnsi"/>
        </w:rPr>
      </w:pPr>
      <w:r w:rsidRPr="00EE0B97">
        <w:rPr>
          <w:rFonts w:asciiTheme="minorHAnsi" w:hAnsiTheme="minorHAnsi"/>
        </w:rPr>
        <w:t>T</w:t>
      </w:r>
      <w:r w:rsidR="00665477" w:rsidRPr="00EE0B97">
        <w:rPr>
          <w:rFonts w:asciiTheme="minorHAnsi" w:hAnsiTheme="minorHAnsi"/>
        </w:rPr>
        <w:t>his law can seem frightening to many people. It implies that anyone can topple the government and bring anarchy to the country. This won’t happen in a balanced society, because there is never enough incentive for the people to revolt.</w:t>
      </w:r>
    </w:p>
    <w:p w:rsidR="004904FD" w:rsidRPr="00EE0B97" w:rsidRDefault="004904FD">
      <w:pPr>
        <w:widowControl w:val="0"/>
        <w:rPr>
          <w:rFonts w:asciiTheme="minorHAnsi" w:hAnsiTheme="minorHAnsi"/>
        </w:rPr>
      </w:pPr>
    </w:p>
    <w:p w:rsidR="004904FD" w:rsidRPr="00EE0B97" w:rsidRDefault="008A0772">
      <w:pPr>
        <w:widowControl w:val="0"/>
        <w:rPr>
          <w:rFonts w:asciiTheme="minorHAnsi" w:hAnsiTheme="minorHAnsi"/>
        </w:rPr>
      </w:pPr>
      <w:r w:rsidRPr="00EE0B97">
        <w:rPr>
          <w:rFonts w:asciiTheme="minorHAnsi" w:hAnsiTheme="minorHAnsi"/>
        </w:rPr>
        <w:t>The above</w:t>
      </w:r>
      <w:r w:rsidR="00665477" w:rsidRPr="00EE0B97">
        <w:rPr>
          <w:rFonts w:asciiTheme="minorHAnsi" w:hAnsiTheme="minorHAnsi"/>
        </w:rPr>
        <w:t xml:space="preserve"> law was created in the same spirit that caused the founding fathers of the United States to write the Declaration </w:t>
      </w:r>
      <w:r w:rsidR="00FF1C21" w:rsidRPr="00EE0B97">
        <w:rPr>
          <w:rFonts w:asciiTheme="minorHAnsi" w:hAnsiTheme="minorHAnsi"/>
        </w:rPr>
        <w:t>of</w:t>
      </w:r>
      <w:r w:rsidR="00665477" w:rsidRPr="00EE0B97">
        <w:rPr>
          <w:rFonts w:asciiTheme="minorHAnsi" w:hAnsiTheme="minorHAnsi"/>
        </w:rPr>
        <w:t xml:space="preserve"> Independence.</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“WE hold these Truths to be self-evident, that all Men are created equal, that they are endowed by their Creator with certain unalienable Rights, that among these are Life, Liberty and the Pursuit of Happiness -- That to secure these Rights, Governments are instituted among Men, deriving their just Powers from the Consent of the Governed, that whenever any Form of Government becomes destructive of these Ends, it is the Right of the People to alter or to abolish it, and to institute new Government…”</w:t>
      </w:r>
    </w:p>
    <w:p w:rsidR="004904FD" w:rsidRPr="00EE0B97" w:rsidRDefault="00054CB7" w:rsidP="00755E7F">
      <w:pPr>
        <w:pStyle w:val="Subtitle1"/>
      </w:pPr>
      <w:r w:rsidRPr="00EE0B97">
        <w:drawing>
          <wp:inline distT="0" distB="0" distL="0" distR="0">
            <wp:extent cx="3177540" cy="142875"/>
            <wp:effectExtent l="1905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even" r:id="rId62"/>
          <w:headerReference w:type="default" r:id="rId63"/>
          <w:footerReference w:type="even" r:id="rId64"/>
          <w:footerReference w:type="default" r:id="rId65"/>
          <w:headerReference w:type="first" r:id="rId66"/>
          <w:footerReference w:type="first" r:id="rId67"/>
          <w:type w:val="continuous"/>
          <w:pgSz w:w="8640" w:h="12960" w:code="1"/>
          <w:pgMar w:top="720" w:right="720" w:bottom="720" w:left="720" w:header="288" w:footer="288" w:gutter="360"/>
          <w:cols w:space="709"/>
          <w:noEndnote/>
          <w:titlePg/>
          <w:docGrid w:linePitch="326"/>
        </w:sectPr>
      </w:pPr>
      <w:bookmarkStart w:id="102" w:name="_Toc477965029"/>
      <w:bookmarkStart w:id="103" w:name="Taxation_And_Representation"/>
    </w:p>
    <w:p w:rsidR="004904FD" w:rsidRPr="00EE0B97" w:rsidRDefault="00665477">
      <w:pPr>
        <w:pStyle w:val="H2"/>
        <w:rPr>
          <w:rFonts w:asciiTheme="minorHAnsi" w:hAnsiTheme="minorHAnsi"/>
          <w:bCs w:val="0"/>
          <w:szCs w:val="24"/>
        </w:rPr>
      </w:pPr>
      <w:bookmarkStart w:id="104" w:name="_Toc146731253"/>
      <w:bookmarkStart w:id="105" w:name="_Toc146731345"/>
      <w:bookmarkStart w:id="106" w:name="_Toc146731470"/>
      <w:bookmarkStart w:id="107" w:name="_Toc146732804"/>
      <w:bookmarkStart w:id="108" w:name="_Toc290215048"/>
      <w:bookmarkStart w:id="109" w:name="_Toc383697526"/>
      <w:r w:rsidRPr="00EE0B97">
        <w:rPr>
          <w:rFonts w:asciiTheme="minorHAnsi" w:hAnsiTheme="minorHAnsi"/>
          <w:bCs w:val="0"/>
          <w:szCs w:val="24"/>
        </w:rPr>
        <w:lastRenderedPageBreak/>
        <w:t>Taxation</w:t>
      </w:r>
      <w:bookmarkEnd w:id="102"/>
      <w:r w:rsidRPr="00EE0B97">
        <w:rPr>
          <w:rFonts w:asciiTheme="minorHAnsi" w:hAnsiTheme="minorHAnsi"/>
          <w:bCs w:val="0"/>
          <w:szCs w:val="24"/>
        </w:rPr>
        <w:t xml:space="preserve"> And Representation</w:t>
      </w:r>
      <w:bookmarkEnd w:id="103"/>
      <w:bookmarkEnd w:id="104"/>
      <w:bookmarkEnd w:id="105"/>
      <w:bookmarkEnd w:id="106"/>
      <w:bookmarkEnd w:id="107"/>
      <w:bookmarkEnd w:id="108"/>
      <w:bookmarkEnd w:id="109"/>
    </w:p>
    <w:p w:rsidR="004904FD" w:rsidRPr="00EE0B97" w:rsidRDefault="00665477">
      <w:pPr>
        <w:pStyle w:val="Quote1"/>
        <w:rPr>
          <w:rFonts w:asciiTheme="minorHAnsi" w:hAnsiTheme="minorHAnsi"/>
          <w:szCs w:val="24"/>
        </w:rPr>
      </w:pPr>
      <w:r w:rsidRPr="00EE0B97">
        <w:rPr>
          <w:rFonts w:asciiTheme="minorHAnsi" w:hAnsiTheme="minorHAnsi"/>
          <w:szCs w:val="24"/>
        </w:rPr>
        <w:t>You, Gentlemen, should be interested in knowing</w:t>
      </w:r>
      <w:r w:rsidRPr="00EE0B97">
        <w:rPr>
          <w:rFonts w:asciiTheme="minorHAnsi" w:hAnsiTheme="minorHAnsi"/>
          <w:szCs w:val="24"/>
        </w:rPr>
        <w:br/>
        <w:t>that in the beginning of the financial downfall</w:t>
      </w:r>
      <w:r w:rsidRPr="00EE0B97">
        <w:rPr>
          <w:rFonts w:asciiTheme="minorHAnsi" w:hAnsiTheme="minorHAnsi"/>
          <w:szCs w:val="24"/>
        </w:rPr>
        <w:br/>
        <w:t>of every nation is excess taxation.</w:t>
      </w:r>
      <w:r w:rsidRPr="00EE0B97">
        <w:rPr>
          <w:rFonts w:asciiTheme="minorHAnsi" w:hAnsiTheme="minorHAnsi"/>
          <w:szCs w:val="24"/>
        </w:rPr>
        <w:br/>
        <w:t>-- Godfré Ray King</w:t>
      </w:r>
      <w:r w:rsidRPr="00EE0B97">
        <w:rPr>
          <w:rStyle w:val="FootnoteReference"/>
          <w:rFonts w:asciiTheme="minorHAnsi" w:hAnsiTheme="minorHAnsi"/>
          <w:szCs w:val="24"/>
        </w:rPr>
        <w:footnoteReference w:id="23"/>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Default="00665477">
      <w:pPr>
        <w:pStyle w:val="Quote1"/>
        <w:rPr>
          <w:rFonts w:asciiTheme="minorHAnsi" w:hAnsiTheme="minorHAnsi"/>
          <w:szCs w:val="24"/>
        </w:rPr>
      </w:pPr>
      <w:r w:rsidRPr="00EE0B97">
        <w:rPr>
          <w:rFonts w:asciiTheme="minorHAnsi" w:hAnsiTheme="minorHAnsi"/>
          <w:szCs w:val="24"/>
        </w:rPr>
        <w:t>Foreign Aid: taxing poor people in rich countries</w:t>
      </w:r>
      <w:r w:rsidRPr="00EE0B97">
        <w:rPr>
          <w:rFonts w:asciiTheme="minorHAnsi" w:hAnsiTheme="minorHAnsi"/>
          <w:szCs w:val="24"/>
        </w:rPr>
        <w:br/>
        <w:t>for the benefit of rich people in poor countries.</w:t>
      </w:r>
      <w:r w:rsidRPr="00EE0B97">
        <w:rPr>
          <w:rFonts w:asciiTheme="minorHAnsi" w:hAnsiTheme="minorHAnsi"/>
          <w:szCs w:val="24"/>
        </w:rPr>
        <w:br/>
        <w:t xml:space="preserve">-- Bernard Rosenberg </w:t>
      </w:r>
      <w:r w:rsidR="00AA7247">
        <w:rPr>
          <w:rFonts w:asciiTheme="minorHAnsi" w:hAnsiTheme="minorHAnsi"/>
          <w:szCs w:val="24"/>
        </w:rPr>
        <w:t>–</w:t>
      </w:r>
    </w:p>
    <w:p w:rsidR="00AA7247" w:rsidRPr="00EE0B97" w:rsidRDefault="00AA7247">
      <w:pPr>
        <w:pStyle w:val="Quote1"/>
        <w:rPr>
          <w:rFonts w:asciiTheme="minorHAnsi" w:hAnsiTheme="minorHAnsi"/>
          <w:szCs w:val="24"/>
        </w:rPr>
      </w:pPr>
    </w:p>
    <w:p w:rsidR="00F6413C" w:rsidRDefault="00F6413C">
      <w:pPr>
        <w:widowControl w:val="0"/>
        <w:rPr>
          <w:rFonts w:asciiTheme="minorHAnsi" w:hAnsiTheme="minorHAnsi"/>
          <w:vanish/>
        </w:rPr>
      </w:pPr>
    </w:p>
    <w:p w:rsidR="004904FD" w:rsidRPr="00EE0B97" w:rsidRDefault="004904FD">
      <w:pPr>
        <w:widowControl w:val="0"/>
        <w:rPr>
          <w:rFonts w:asciiTheme="minorHAnsi" w:hAnsiTheme="minorHAnsi"/>
          <w:vanish/>
        </w:rPr>
      </w:pPr>
    </w:p>
    <w:p w:rsidR="004904FD" w:rsidRPr="00EE0B97" w:rsidRDefault="00054CB7" w:rsidP="00755E7F">
      <w:pPr>
        <w:pStyle w:val="Subtitle1"/>
      </w:pPr>
      <w:r w:rsidRPr="00EE0B97">
        <w:drawing>
          <wp:inline distT="0" distB="0" distL="0" distR="0">
            <wp:extent cx="1511300" cy="188722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68" cstate="print"/>
                    <a:srcRect/>
                    <a:stretch>
                      <a:fillRect/>
                    </a:stretch>
                  </pic:blipFill>
                  <pic:spPr bwMode="auto">
                    <a:xfrm>
                      <a:off x="0" y="0"/>
                      <a:ext cx="1511300" cy="1887220"/>
                    </a:xfrm>
                    <a:prstGeom prst="rect">
                      <a:avLst/>
                    </a:prstGeom>
                    <a:noFill/>
                    <a:ln w="9525">
                      <a:noFill/>
                      <a:miter lim="800000"/>
                      <a:headEnd/>
                      <a:tailEnd/>
                    </a:ln>
                  </pic:spPr>
                </pic:pic>
              </a:graphicData>
            </a:graphic>
          </wp:inline>
        </w:drawing>
      </w:r>
      <w:r w:rsidR="00665477" w:rsidRPr="00EE0B97">
        <w:br/>
        <w:t>Courtesy United Feature Syndicate</w:t>
      </w:r>
      <w:r w:rsidR="00665477" w:rsidRPr="00EE0B97">
        <w:br/>
        <w:t>April 14, 2000</w:t>
      </w:r>
    </w:p>
    <w:p w:rsidR="004904FD" w:rsidRPr="00EE0B97" w:rsidRDefault="004904FD">
      <w:pPr>
        <w:widowControl w:val="0"/>
        <w:rPr>
          <w:rFonts w:asciiTheme="minorHAnsi" w:hAnsiTheme="minorHAnsi"/>
        </w:rPr>
      </w:pPr>
    </w:p>
    <w:p w:rsidR="004904FD" w:rsidRPr="00EE0B97" w:rsidRDefault="00FE4705">
      <w:pPr>
        <w:widowControl w:val="0"/>
        <w:rPr>
          <w:rFonts w:asciiTheme="minorHAnsi" w:hAnsiTheme="minorHAnsi"/>
        </w:rPr>
      </w:pPr>
      <w:r>
        <w:rPr>
          <w:rFonts w:asciiTheme="minorHAnsi" w:hAnsiTheme="minorHAnsi"/>
          <w:noProof/>
        </w:rPr>
        <w:pict>
          <v:shape id="_x0000_s3156" type="#_x0000_t202" style="position:absolute;left:0;text-align:left;margin-left:-18.75pt;margin-top:1pt;width:38.65pt;height:29.95pt;z-index:-251513344;mso-wrap-edited:f;mso-wrap-distance-left:0;mso-wrap-distance-right:0" wrapcoords="-1350 0 -1350 21600 22950 21600 22950 0 -1350 0" stroked="f">
            <v:textbox style="mso-next-textbox:#_x0000_s3156" inset="0,0,0,0">
              <w:txbxContent>
                <w:p w:rsidR="00A154F0" w:rsidRPr="002773A9" w:rsidRDefault="00A154F0" w:rsidP="002773A9">
                  <w:pPr>
                    <w:jc w:val="right"/>
                    <w:rPr>
                      <w:rFonts w:ascii="Aharoni" w:hAnsi="Aharoni" w:cs="Aharoni"/>
                      <w:sz w:val="76"/>
                      <w:szCs w:val="76"/>
                    </w:rPr>
                  </w:pPr>
                  <w:r>
                    <w:rPr>
                      <w:rFonts w:ascii="Aharoni" w:hAnsi="Aharoni" w:cs="Aharoni"/>
                      <w:sz w:val="76"/>
                      <w:szCs w:val="76"/>
                    </w:rPr>
                    <w:t>A</w:t>
                  </w:r>
                </w:p>
              </w:txbxContent>
            </v:textbox>
            <w10:wrap type="tight"/>
          </v:shape>
        </w:pict>
      </w:r>
      <w:r w:rsidR="00665477" w:rsidRPr="00EE0B97">
        <w:rPr>
          <w:rFonts w:asciiTheme="minorHAnsi" w:hAnsiTheme="minorHAnsi"/>
          <w:noProof/>
        </w:rPr>
        <w:t>s with death, taxes are unavoidable</w:t>
      </w:r>
      <w:r w:rsidR="008A0772" w:rsidRPr="00EE0B97">
        <w:rPr>
          <w:rStyle w:val="FootnoteReference"/>
          <w:rFonts w:asciiTheme="minorHAnsi" w:hAnsiTheme="minorHAnsi"/>
          <w:noProof/>
        </w:rPr>
        <w:footnoteReference w:id="24"/>
      </w:r>
      <w:r w:rsidR="00665477" w:rsidRPr="00EE0B97">
        <w:rPr>
          <w:rFonts w:asciiTheme="minorHAnsi" w:hAnsiTheme="minorHAnsi"/>
        </w:rPr>
        <w:t>. Taxes are essential to the operation of a country. It finances essential services, advances science, and helps the underprivileged</w:t>
      </w:r>
      <w:r w:rsidR="008A0772" w:rsidRPr="00EE0B97">
        <w:rPr>
          <w:rFonts w:asciiTheme="minorHAnsi" w:hAnsiTheme="minorHAnsi"/>
        </w:rPr>
        <w:t>.</w:t>
      </w:r>
      <w:r w:rsidR="00665477" w:rsidRPr="00EE0B97">
        <w:rPr>
          <w:rFonts w:asciiTheme="minorHAnsi" w:hAnsiTheme="minorHAnsi"/>
        </w:rPr>
        <w:t xml:space="preserve"> It’s the price we pay for the right to vote and </w:t>
      </w:r>
      <w:r w:rsidR="006E00FB" w:rsidRPr="00EE0B97">
        <w:rPr>
          <w:rFonts w:asciiTheme="minorHAnsi" w:hAnsiTheme="minorHAnsi"/>
        </w:rPr>
        <w:t xml:space="preserve">for </w:t>
      </w:r>
      <w:r w:rsidR="00665477" w:rsidRPr="00EE0B97">
        <w:rPr>
          <w:rFonts w:asciiTheme="minorHAnsi" w:hAnsiTheme="minorHAnsi"/>
        </w:rPr>
        <w:t>having proper representation. Blah, blah, blah…</w:t>
      </w:r>
    </w:p>
    <w:p w:rsidR="004904FD" w:rsidRPr="00EE0B97" w:rsidRDefault="004904FD">
      <w:pPr>
        <w:widowControl w:val="0"/>
        <w:rPr>
          <w:rFonts w:asciiTheme="minorHAnsi" w:hAnsiTheme="minorHAnsi"/>
        </w:rPr>
      </w:pPr>
    </w:p>
    <w:p w:rsidR="000722F4" w:rsidRPr="00EE0B97" w:rsidRDefault="00665477">
      <w:pPr>
        <w:widowControl w:val="0"/>
        <w:rPr>
          <w:rFonts w:asciiTheme="minorHAnsi" w:hAnsiTheme="minorHAnsi"/>
        </w:rPr>
      </w:pPr>
      <w:r w:rsidRPr="00EE0B97">
        <w:rPr>
          <w:rFonts w:asciiTheme="minorHAnsi" w:hAnsiTheme="minorHAnsi"/>
        </w:rPr>
        <w:t>That doesn</w:t>
      </w:r>
      <w:r w:rsidR="00DE6852" w:rsidRPr="00EE0B97">
        <w:rPr>
          <w:rFonts w:asciiTheme="minorHAnsi" w:hAnsiTheme="minorHAnsi"/>
        </w:rPr>
        <w:t>’</w:t>
      </w:r>
      <w:r w:rsidRPr="00EE0B97">
        <w:rPr>
          <w:rFonts w:asciiTheme="minorHAnsi" w:hAnsiTheme="minorHAnsi"/>
        </w:rPr>
        <w:t>t mean we should blindly accept all taxes. It</w:t>
      </w:r>
      <w:r w:rsidR="00434FC4" w:rsidRPr="00EE0B97">
        <w:rPr>
          <w:rFonts w:asciiTheme="minorHAnsi" w:hAnsiTheme="minorHAnsi"/>
        </w:rPr>
        <w:t>’</w:t>
      </w:r>
      <w:r w:rsidRPr="00EE0B97">
        <w:rPr>
          <w:rFonts w:asciiTheme="minorHAnsi" w:hAnsiTheme="minorHAnsi"/>
        </w:rPr>
        <w:t xml:space="preserve">s the responsibility of the government to use tax money in the most efficient manner possible. To this end, </w:t>
      </w:r>
      <w:r w:rsidR="00131859" w:rsidRPr="00EE0B97">
        <w:rPr>
          <w:rFonts w:asciiTheme="minorHAnsi" w:hAnsiTheme="minorHAnsi"/>
        </w:rPr>
        <w:t xml:space="preserve">the government earmarks </w:t>
      </w:r>
      <w:r w:rsidRPr="00EE0B97">
        <w:rPr>
          <w:rFonts w:asciiTheme="minorHAnsi" w:hAnsiTheme="minorHAnsi"/>
        </w:rPr>
        <w:t xml:space="preserve">each form of tax for </w:t>
      </w:r>
      <w:r w:rsidR="00131859" w:rsidRPr="00EE0B97">
        <w:rPr>
          <w:rFonts w:asciiTheme="minorHAnsi" w:hAnsiTheme="minorHAnsi"/>
        </w:rPr>
        <w:t>the</w:t>
      </w:r>
      <w:r w:rsidRPr="00EE0B97">
        <w:rPr>
          <w:rFonts w:asciiTheme="minorHAnsi" w:hAnsiTheme="minorHAnsi"/>
        </w:rPr>
        <w:t xml:space="preserve"> specific service that </w:t>
      </w:r>
      <w:r w:rsidR="00131859" w:rsidRPr="00EE0B97">
        <w:rPr>
          <w:rFonts w:asciiTheme="minorHAnsi" w:hAnsiTheme="minorHAnsi"/>
        </w:rPr>
        <w:t>it must supply</w:t>
      </w:r>
      <w:r w:rsidRPr="00EE0B97">
        <w:rPr>
          <w:rFonts w:asciiTheme="minorHAnsi" w:hAnsiTheme="minorHAnsi"/>
        </w:rPr>
        <w:t>.</w:t>
      </w:r>
    </w:p>
    <w:p w:rsidR="00BF5582" w:rsidRPr="00EE0B97" w:rsidRDefault="00BF5582">
      <w:pPr>
        <w:widowControl w:val="0"/>
        <w:rPr>
          <w:rFonts w:asciiTheme="minorHAnsi" w:hAnsiTheme="minorHAnsi"/>
        </w:rPr>
      </w:pPr>
    </w:p>
    <w:p w:rsidR="00102A6A" w:rsidRPr="00EE0B97" w:rsidRDefault="00102A6A">
      <w:pPr>
        <w:widowControl w:val="0"/>
        <w:rPr>
          <w:rFonts w:asciiTheme="minorHAnsi" w:hAnsiTheme="minorHAnsi"/>
        </w:rPr>
      </w:pPr>
      <w:r w:rsidRPr="00EE0B97">
        <w:rPr>
          <w:rFonts w:asciiTheme="minorHAnsi" w:hAnsiTheme="minorHAnsi"/>
        </w:rPr>
        <w:t>The following are just some of the tax laws implemented in Aipotu.</w:t>
      </w:r>
      <w:r w:rsidR="0063317C" w:rsidRPr="00EE0B97">
        <w:rPr>
          <w:rFonts w:asciiTheme="minorHAnsi" w:hAnsiTheme="minorHAnsi"/>
        </w:rPr>
        <w:t xml:space="preserve"> Additional taxes are possible. However, the people must vote on all changes to the taxation laws.</w:t>
      </w:r>
    </w:p>
    <w:p w:rsidR="004904FD" w:rsidRPr="00EE0B97" w:rsidRDefault="00665477">
      <w:pPr>
        <w:pStyle w:val="H3"/>
        <w:rPr>
          <w:rFonts w:asciiTheme="minorHAnsi" w:hAnsiTheme="minorHAnsi"/>
          <w:bCs w:val="0"/>
          <w:szCs w:val="24"/>
        </w:rPr>
      </w:pPr>
      <w:bookmarkStart w:id="110" w:name="Saxes_Tax"/>
      <w:bookmarkStart w:id="111" w:name="_Toc146731471"/>
      <w:bookmarkStart w:id="112" w:name="_Toc146732805"/>
      <w:bookmarkStart w:id="113" w:name="_Toc383697527"/>
      <w:r w:rsidRPr="00EE0B97">
        <w:rPr>
          <w:rFonts w:asciiTheme="minorHAnsi" w:hAnsiTheme="minorHAnsi"/>
          <w:bCs w:val="0"/>
          <w:szCs w:val="24"/>
        </w:rPr>
        <w:t>Saxes Tax</w:t>
      </w:r>
      <w:bookmarkEnd w:id="110"/>
      <w:bookmarkEnd w:id="111"/>
      <w:bookmarkEnd w:id="112"/>
      <w:bookmarkEnd w:id="113"/>
    </w:p>
    <w:p w:rsidR="004904FD" w:rsidRPr="00EE0B97" w:rsidRDefault="00665477">
      <w:pPr>
        <w:pStyle w:val="Quote1"/>
        <w:rPr>
          <w:rFonts w:asciiTheme="minorHAnsi" w:hAnsiTheme="minorHAnsi"/>
          <w:szCs w:val="24"/>
        </w:rPr>
      </w:pPr>
      <w:r w:rsidRPr="00EE0B97">
        <w:rPr>
          <w:rFonts w:asciiTheme="minorHAnsi" w:hAnsiTheme="minorHAnsi"/>
        </w:rPr>
        <w:t>A sales tax is a tax</w:t>
      </w:r>
      <w:r w:rsidRPr="00EE0B97">
        <w:rPr>
          <w:rFonts w:asciiTheme="minorHAnsi" w:hAnsiTheme="minorHAnsi"/>
        </w:rPr>
        <w:br/>
        <w:t>on the freedom of purchase.</w:t>
      </w:r>
      <w:r w:rsidRPr="00EE0B97">
        <w:rPr>
          <w:rFonts w:asciiTheme="minorHAnsi" w:hAnsiTheme="minorHAnsi"/>
        </w:rPr>
        <w:br/>
        <w:t>-- Felix Frankfurter --</w:t>
      </w:r>
    </w:p>
    <w:p w:rsidR="004904FD" w:rsidRPr="00EE0B97" w:rsidRDefault="004904FD" w:rsidP="00823C56">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Aip</w:t>
      </w:r>
      <w:r w:rsidR="00434FC4" w:rsidRPr="00EE0B97">
        <w:rPr>
          <w:rFonts w:asciiTheme="minorHAnsi" w:hAnsiTheme="minorHAnsi"/>
        </w:rPr>
        <w:t>otu</w:t>
      </w:r>
      <w:r w:rsidRPr="00EE0B97">
        <w:rPr>
          <w:rFonts w:asciiTheme="minorHAnsi" w:hAnsiTheme="minorHAnsi"/>
        </w:rPr>
        <w:t xml:space="preserve"> levies four types of sales tax to finance four different services. The </w:t>
      </w:r>
      <w:r w:rsidR="00D96737" w:rsidRPr="00EE0B97">
        <w:rPr>
          <w:rFonts w:asciiTheme="minorHAnsi" w:hAnsiTheme="minorHAnsi"/>
        </w:rPr>
        <w:t>state</w:t>
      </w:r>
      <w:r w:rsidRPr="00EE0B97">
        <w:rPr>
          <w:rFonts w:asciiTheme="minorHAnsi" w:hAnsiTheme="minorHAnsi"/>
        </w:rPr>
        <w:t xml:space="preserve"> sales tax finance</w:t>
      </w:r>
      <w:r w:rsidR="00583A7E" w:rsidRPr="00EE0B97">
        <w:rPr>
          <w:rFonts w:asciiTheme="minorHAnsi" w:hAnsiTheme="minorHAnsi"/>
        </w:rPr>
        <w:t>s</w:t>
      </w:r>
      <w:r w:rsidRPr="00EE0B97">
        <w:rPr>
          <w:rFonts w:asciiTheme="minorHAnsi" w:hAnsiTheme="minorHAnsi"/>
        </w:rPr>
        <w:t xml:space="preserve"> the running of the </w:t>
      </w:r>
      <w:r w:rsidR="00D96737" w:rsidRPr="00EE0B97">
        <w:rPr>
          <w:rFonts w:asciiTheme="minorHAnsi" w:hAnsiTheme="minorHAnsi"/>
        </w:rPr>
        <w:t>state</w:t>
      </w:r>
      <w:r w:rsidRPr="00EE0B97">
        <w:rPr>
          <w:rFonts w:asciiTheme="minorHAnsi" w:hAnsiTheme="minorHAnsi"/>
        </w:rPr>
        <w:t xml:space="preserve"> government. The Federal sales tax does the same for the federal government. The country sales tax is needed because Aipotu is a member of the United Countries </w:t>
      </w:r>
      <w:r w:rsidR="00FF1C21" w:rsidRPr="00EE0B97">
        <w:rPr>
          <w:rFonts w:asciiTheme="minorHAnsi" w:hAnsiTheme="minorHAnsi"/>
        </w:rPr>
        <w:t>of</w:t>
      </w:r>
      <w:r w:rsidRPr="00EE0B97">
        <w:rPr>
          <w:rFonts w:asciiTheme="minorHAnsi" w:hAnsiTheme="minorHAnsi"/>
        </w:rPr>
        <w:t xml:space="preserve"> Earth. (P. </w:t>
      </w:r>
      <w:fldSimple w:instr=" PAGEREF United_Countries_Of_Earth  \* MERGEFORMAT ">
        <w:r w:rsidR="00DA37AD" w:rsidRPr="00EE0B97">
          <w:rPr>
            <w:rFonts w:asciiTheme="minorHAnsi" w:hAnsiTheme="minorHAnsi"/>
            <w:noProof/>
          </w:rPr>
          <w:t>164</w:t>
        </w:r>
      </w:fldSimple>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Last but not least</w:t>
      </w:r>
      <w:r w:rsidR="00434FC4" w:rsidRPr="00EE0B97">
        <w:rPr>
          <w:rFonts w:asciiTheme="minorHAnsi" w:hAnsiTheme="minorHAnsi"/>
        </w:rPr>
        <w:t xml:space="preserve"> is</w:t>
      </w:r>
      <w:r w:rsidRPr="00EE0B97">
        <w:rPr>
          <w:rFonts w:asciiTheme="minorHAnsi" w:hAnsiTheme="minorHAnsi"/>
        </w:rPr>
        <w:t xml:space="preserve"> the health sales tax (P. </w:t>
      </w:r>
      <w:fldSimple w:instr=" PAGEREF Health_And_Welfare  \* MERGEFORMAT ">
        <w:r w:rsidR="00DA37AD" w:rsidRPr="00EE0B97">
          <w:rPr>
            <w:rFonts w:asciiTheme="minorHAnsi" w:hAnsiTheme="minorHAnsi"/>
            <w:noProof/>
          </w:rPr>
          <w:t>105</w:t>
        </w:r>
      </w:fldSimple>
      <w:r w:rsidRPr="00EE0B97">
        <w:rPr>
          <w:rFonts w:asciiTheme="minorHAnsi" w:hAnsiTheme="minorHAnsi"/>
        </w:rPr>
        <w:t>)</w:t>
      </w:r>
      <w:r w:rsidR="005F0FFB" w:rsidRPr="00EE0B97">
        <w:rPr>
          <w:rFonts w:asciiTheme="minorHAnsi" w:hAnsiTheme="minorHAnsi"/>
        </w:rPr>
        <w:t>.</w:t>
      </w:r>
      <w:r w:rsidRPr="00EE0B97">
        <w:rPr>
          <w:rFonts w:asciiTheme="minorHAnsi" w:hAnsiTheme="minorHAnsi"/>
        </w:rPr>
        <w:t xml:space="preserve"> This</w:t>
      </w:r>
      <w:r w:rsidR="00434FC4" w:rsidRPr="00EE0B97">
        <w:rPr>
          <w:rFonts w:asciiTheme="minorHAnsi" w:hAnsiTheme="minorHAnsi"/>
        </w:rPr>
        <w:t xml:space="preserve"> </w:t>
      </w:r>
      <w:r w:rsidRPr="00EE0B97">
        <w:rPr>
          <w:rFonts w:asciiTheme="minorHAnsi" w:hAnsiTheme="minorHAnsi"/>
        </w:rPr>
        <w:t xml:space="preserve">tax </w:t>
      </w:r>
      <w:r w:rsidR="00583A7E" w:rsidRPr="00EE0B97">
        <w:rPr>
          <w:rFonts w:asciiTheme="minorHAnsi" w:hAnsiTheme="minorHAnsi"/>
        </w:rPr>
        <w:t>has</w:t>
      </w:r>
      <w:r w:rsidRPr="00EE0B97">
        <w:rPr>
          <w:rFonts w:asciiTheme="minorHAnsi" w:hAnsiTheme="minorHAnsi"/>
        </w:rPr>
        <w:t xml:space="preserve"> three parts. The first part supports the health care system. This includes hospital maintenance, doctor’s fees and so on. The second part supports medical schools. The third </w:t>
      </w:r>
      <w:r w:rsidR="00865CD9" w:rsidRPr="00EE0B97">
        <w:rPr>
          <w:rFonts w:asciiTheme="minorHAnsi" w:hAnsiTheme="minorHAnsi"/>
        </w:rPr>
        <w:t>part supports medical research.</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some countries, </w:t>
      </w:r>
      <w:r w:rsidR="00583A7E" w:rsidRPr="00EE0B97">
        <w:rPr>
          <w:rFonts w:asciiTheme="minorHAnsi" w:hAnsiTheme="minorHAnsi"/>
        </w:rPr>
        <w:t xml:space="preserve">stores </w:t>
      </w:r>
      <w:r w:rsidRPr="00EE0B97">
        <w:rPr>
          <w:rFonts w:asciiTheme="minorHAnsi" w:hAnsiTheme="minorHAnsi"/>
        </w:rPr>
        <w:t xml:space="preserve">only </w:t>
      </w:r>
      <w:r w:rsidR="00583A7E" w:rsidRPr="00EE0B97">
        <w:rPr>
          <w:rFonts w:asciiTheme="minorHAnsi" w:hAnsiTheme="minorHAnsi"/>
        </w:rPr>
        <w:t xml:space="preserve">display </w:t>
      </w:r>
      <w:r w:rsidRPr="00EE0B97">
        <w:rPr>
          <w:rFonts w:asciiTheme="minorHAnsi" w:hAnsiTheme="minorHAnsi"/>
        </w:rPr>
        <w:t>the prices of goods and services before taxes. This means the customer must calculate</w:t>
      </w:r>
      <w:r w:rsidR="00434FC4" w:rsidRPr="00EE0B97">
        <w:rPr>
          <w:rFonts w:asciiTheme="minorHAnsi" w:hAnsiTheme="minorHAnsi"/>
        </w:rPr>
        <w:t xml:space="preserve"> the</w:t>
      </w:r>
      <w:r w:rsidRPr="00EE0B97">
        <w:rPr>
          <w:rFonts w:asciiTheme="minorHAnsi" w:hAnsiTheme="minorHAnsi"/>
        </w:rPr>
        <w:t xml:space="preserve"> actual cost. Since not all products and services have the same sales tax, calculation can be difficult. Some countries do this to ensure the customer knows exactly how much sales tax they must pay. </w:t>
      </w:r>
      <w:r w:rsidR="006E00FB" w:rsidRPr="00EE0B97">
        <w:rPr>
          <w:rFonts w:asciiTheme="minorHAnsi" w:hAnsiTheme="minorHAnsi"/>
        </w:rPr>
        <w:t>However,</w:t>
      </w:r>
      <w:r w:rsidRPr="00EE0B97">
        <w:rPr>
          <w:rFonts w:asciiTheme="minorHAnsi" w:hAnsiTheme="minorHAnsi"/>
        </w:rPr>
        <w:t xml:space="preserve"> since customers have no say in whether or not to pay the tax, this is wasted effort.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For the convenience of the public, all taxes </w:t>
      </w:r>
      <w:r w:rsidR="00583A7E" w:rsidRPr="00EE0B97">
        <w:rPr>
          <w:rFonts w:asciiTheme="minorHAnsi" w:hAnsiTheme="minorHAnsi"/>
        </w:rPr>
        <w:t xml:space="preserve">in Aipotu </w:t>
      </w:r>
      <w:r w:rsidRPr="00EE0B97">
        <w:rPr>
          <w:rFonts w:asciiTheme="minorHAnsi" w:hAnsiTheme="minorHAnsi"/>
        </w:rPr>
        <w:t>are included in the quoted price of the product or service. The actual tax breakdown for all goods and services are of course freely available at any government office and on the Internet.</w:t>
      </w:r>
    </w:p>
    <w:p w:rsidR="004904FD" w:rsidRPr="00EE0B97" w:rsidRDefault="00665477">
      <w:pPr>
        <w:pStyle w:val="H3"/>
        <w:rPr>
          <w:rFonts w:asciiTheme="minorHAnsi" w:hAnsiTheme="minorHAnsi"/>
          <w:bCs w:val="0"/>
          <w:szCs w:val="24"/>
        </w:rPr>
      </w:pPr>
      <w:r w:rsidRPr="00EE0B97">
        <w:rPr>
          <w:rFonts w:asciiTheme="minorHAnsi" w:hAnsiTheme="minorHAnsi"/>
          <w:bCs w:val="0"/>
          <w:szCs w:val="24"/>
        </w:rPr>
        <w:t xml:space="preserve"> </w:t>
      </w:r>
      <w:bookmarkStart w:id="114" w:name="_Toc146731472"/>
      <w:bookmarkStart w:id="115" w:name="_Toc146732806"/>
      <w:bookmarkStart w:id="116" w:name="_Toc383697528"/>
      <w:r w:rsidRPr="00EE0B97">
        <w:rPr>
          <w:rFonts w:asciiTheme="minorHAnsi" w:hAnsiTheme="minorHAnsi"/>
          <w:bCs w:val="0"/>
          <w:szCs w:val="24"/>
        </w:rPr>
        <w:t>Corporate Taxes</w:t>
      </w:r>
      <w:bookmarkEnd w:id="114"/>
      <w:bookmarkEnd w:id="115"/>
      <w:bookmarkEnd w:id="116"/>
    </w:p>
    <w:p w:rsidR="004904FD" w:rsidRPr="00EE0B97" w:rsidRDefault="00665477">
      <w:pPr>
        <w:pStyle w:val="Quote1"/>
        <w:rPr>
          <w:rFonts w:asciiTheme="minorHAnsi" w:hAnsiTheme="minorHAnsi"/>
        </w:rPr>
      </w:pPr>
      <w:r w:rsidRPr="00EE0B97">
        <w:rPr>
          <w:rFonts w:asciiTheme="minorHAnsi" w:hAnsiTheme="minorHAnsi"/>
        </w:rPr>
        <w:t>The reward of energy, enterprise and thrift</w:t>
      </w:r>
      <w:r w:rsidRPr="00EE0B97">
        <w:rPr>
          <w:rFonts w:asciiTheme="minorHAnsi" w:hAnsiTheme="minorHAnsi"/>
        </w:rPr>
        <w:br/>
      </w:r>
      <w:r w:rsidRPr="00EE0B97">
        <w:rPr>
          <w:rFonts w:asciiTheme="minorHAnsi" w:hAnsiTheme="minorHAnsi"/>
          <w:szCs w:val="24"/>
        </w:rPr>
        <w:t>–</w:t>
      </w:r>
      <w:r w:rsidRPr="00EE0B97">
        <w:rPr>
          <w:rFonts w:asciiTheme="minorHAnsi" w:hAnsiTheme="minorHAnsi"/>
        </w:rPr>
        <w:t xml:space="preserve"> is taxes.</w:t>
      </w:r>
      <w:r w:rsidRPr="00EE0B97">
        <w:rPr>
          <w:rFonts w:asciiTheme="minorHAnsi" w:hAnsiTheme="minorHAnsi"/>
        </w:rPr>
        <w:br/>
        <w:t>-- W. Feather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corporate world requires a supply of well-trained people to </w:t>
      </w:r>
      <w:r w:rsidR="00DB74AC" w:rsidRPr="00EE0B97">
        <w:rPr>
          <w:rFonts w:asciiTheme="minorHAnsi" w:hAnsiTheme="minorHAnsi"/>
        </w:rPr>
        <w:t>function</w:t>
      </w:r>
      <w:r w:rsidRPr="00EE0B97">
        <w:rPr>
          <w:rFonts w:asciiTheme="minorHAnsi" w:hAnsiTheme="minorHAnsi"/>
        </w:rPr>
        <w:t xml:space="preserve">. It’s the function of the educational system to produce these qualified people (P. </w:t>
      </w:r>
      <w:fldSimple w:instr=" PAGEREF Education  \* MERGEFORMAT ">
        <w:r w:rsidR="00DA37AD" w:rsidRPr="00EE0B97">
          <w:rPr>
            <w:rFonts w:asciiTheme="minorHAnsi" w:hAnsiTheme="minorHAnsi"/>
            <w:noProof/>
          </w:rPr>
          <w:t>74</w:t>
        </w:r>
      </w:fldSimple>
      <w:r w:rsidRPr="00EE0B97">
        <w:rPr>
          <w:rFonts w:asciiTheme="minorHAnsi" w:hAnsiTheme="minorHAnsi"/>
        </w:rPr>
        <w:t>)</w:t>
      </w:r>
      <w:r w:rsidR="00DB74AC" w:rsidRPr="00EE0B97">
        <w:rPr>
          <w:rFonts w:asciiTheme="minorHAnsi" w:hAnsiTheme="minorHAnsi"/>
        </w:rPr>
        <w:t>.</w:t>
      </w:r>
      <w:r w:rsidRPr="00EE0B97">
        <w:rPr>
          <w:rFonts w:asciiTheme="minorHAnsi" w:hAnsiTheme="minorHAnsi"/>
        </w:rPr>
        <w:t xml:space="preserve"> </w:t>
      </w:r>
      <w:r w:rsidR="006E00FB" w:rsidRPr="00EE0B97">
        <w:rPr>
          <w:rFonts w:asciiTheme="minorHAnsi" w:hAnsiTheme="minorHAnsi"/>
        </w:rPr>
        <w:t>However,</w:t>
      </w:r>
      <w:r w:rsidRPr="00EE0B97">
        <w:rPr>
          <w:rFonts w:asciiTheme="minorHAnsi" w:hAnsiTheme="minorHAnsi"/>
        </w:rPr>
        <w:t xml:space="preserve"> running the educational system costs money. Who better to finance it than the people who directly benefit from it?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Finding a match between a company and a potential employee can be a daunting task for most companies. The National Placement Service (NPS) functions to supply this service</w:t>
      </w:r>
      <w:r w:rsidR="005F0FFB" w:rsidRPr="00EE0B97">
        <w:rPr>
          <w:rFonts w:asciiTheme="minorHAnsi" w:hAnsiTheme="minorHAnsi"/>
        </w:rPr>
        <w:t xml:space="preserve"> </w:t>
      </w:r>
      <w:r w:rsidRPr="00EE0B97">
        <w:rPr>
          <w:rFonts w:asciiTheme="minorHAnsi" w:hAnsiTheme="minorHAnsi"/>
        </w:rPr>
        <w:t xml:space="preserve">(P. </w:t>
      </w:r>
      <w:fldSimple w:instr=" PAGEREF Employment  \* MERGEFORMAT ">
        <w:r w:rsidR="00DA37AD" w:rsidRPr="00EE0B97">
          <w:rPr>
            <w:rFonts w:asciiTheme="minorHAnsi" w:hAnsiTheme="minorHAnsi"/>
            <w:noProof/>
          </w:rPr>
          <w:t>51</w:t>
        </w:r>
      </w:fldSimple>
      <w:r w:rsidRPr="00EE0B97">
        <w:rPr>
          <w:rFonts w:asciiTheme="minorHAnsi" w:hAnsiTheme="minorHAnsi"/>
        </w:rPr>
        <w:t>)</w:t>
      </w:r>
      <w:r w:rsidR="005F0FFB" w:rsidRPr="00EE0B97">
        <w:rPr>
          <w:rFonts w:asciiTheme="minorHAnsi" w:hAnsiTheme="minorHAnsi"/>
        </w:rPr>
        <w:t>.</w:t>
      </w:r>
      <w:r w:rsidRPr="00EE0B97">
        <w:rPr>
          <w:rFonts w:asciiTheme="minorHAnsi" w:hAnsiTheme="minorHAnsi"/>
        </w:rPr>
        <w:t xml:space="preserve"> As expected, </w:t>
      </w:r>
      <w:r w:rsidR="00583A7E" w:rsidRPr="00EE0B97">
        <w:rPr>
          <w:rFonts w:asciiTheme="minorHAnsi" w:hAnsiTheme="minorHAnsi"/>
        </w:rPr>
        <w:t xml:space="preserve">the corporate tax finances </w:t>
      </w:r>
      <w:r w:rsidRPr="00EE0B97">
        <w:rPr>
          <w:rFonts w:asciiTheme="minorHAnsi" w:hAnsiTheme="minorHAnsi"/>
        </w:rPr>
        <w:t>both the educational system and the NPS.</w:t>
      </w:r>
    </w:p>
    <w:p w:rsidR="004904FD" w:rsidRPr="00EE0B97" w:rsidRDefault="004904FD">
      <w:pPr>
        <w:widowControl w:val="0"/>
        <w:rPr>
          <w:rFonts w:asciiTheme="minorHAnsi" w:hAnsiTheme="minorHAnsi"/>
        </w:rPr>
      </w:pPr>
    </w:p>
    <w:p w:rsidR="00880510" w:rsidRPr="00EE0B97" w:rsidRDefault="001C5CEB">
      <w:pPr>
        <w:widowControl w:val="0"/>
        <w:rPr>
          <w:rFonts w:asciiTheme="minorHAnsi" w:hAnsiTheme="minorHAnsi"/>
        </w:rPr>
      </w:pPr>
      <w:r w:rsidRPr="00EE0B97">
        <w:rPr>
          <w:rFonts w:asciiTheme="minorHAnsi" w:hAnsiTheme="minorHAnsi"/>
        </w:rPr>
        <w:t xml:space="preserve">Highly trained people allow companies to compete in the global market place. </w:t>
      </w:r>
      <w:r w:rsidR="004D3ED7" w:rsidRPr="00EE0B97">
        <w:rPr>
          <w:rFonts w:asciiTheme="minorHAnsi" w:hAnsiTheme="minorHAnsi"/>
        </w:rPr>
        <w:t xml:space="preserve">To </w:t>
      </w:r>
      <w:r w:rsidR="00FA21B8" w:rsidRPr="00EE0B97">
        <w:rPr>
          <w:rFonts w:asciiTheme="minorHAnsi" w:hAnsiTheme="minorHAnsi"/>
        </w:rPr>
        <w:t>properly train</w:t>
      </w:r>
      <w:r w:rsidR="004D3ED7" w:rsidRPr="00EE0B97">
        <w:rPr>
          <w:rFonts w:asciiTheme="minorHAnsi" w:hAnsiTheme="minorHAnsi"/>
        </w:rPr>
        <w:t xml:space="preserve"> people, r</w:t>
      </w:r>
      <w:r w:rsidR="00665477" w:rsidRPr="00EE0B97">
        <w:rPr>
          <w:rFonts w:asciiTheme="minorHAnsi" w:hAnsiTheme="minorHAnsi"/>
        </w:rPr>
        <w:t xml:space="preserve">esearch and development must take place in the field of education. </w:t>
      </w:r>
      <w:r w:rsidR="00583A7E" w:rsidRPr="00EE0B97">
        <w:rPr>
          <w:rFonts w:asciiTheme="minorHAnsi" w:hAnsiTheme="minorHAnsi"/>
        </w:rPr>
        <w:t xml:space="preserve">The corporate tax </w:t>
      </w:r>
      <w:r w:rsidR="00D273B0" w:rsidRPr="00EE0B97">
        <w:rPr>
          <w:rFonts w:asciiTheme="minorHAnsi" w:hAnsiTheme="minorHAnsi"/>
        </w:rPr>
        <w:t>also finances this</w:t>
      </w:r>
      <w:r w:rsidR="00665477" w:rsidRPr="00EE0B97">
        <w:rPr>
          <w:rFonts w:asciiTheme="minorHAnsi" w:hAnsiTheme="minorHAnsi"/>
        </w:rPr>
        <w:t>.</w:t>
      </w:r>
    </w:p>
    <w:p w:rsidR="004D3ED7" w:rsidRPr="00EE0B97" w:rsidRDefault="004D3ED7">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Since the business</w:t>
      </w:r>
      <w:r w:rsidR="00FA21B8" w:rsidRPr="00EE0B97">
        <w:rPr>
          <w:rFonts w:asciiTheme="minorHAnsi" w:hAnsiTheme="minorHAnsi"/>
        </w:rPr>
        <w:t>-</w:t>
      </w:r>
      <w:r w:rsidRPr="00EE0B97">
        <w:rPr>
          <w:rFonts w:asciiTheme="minorHAnsi" w:hAnsiTheme="minorHAnsi"/>
        </w:rPr>
        <w:t xml:space="preserve">community both pays for and directly benefits from the employment system, it’s fair that they get to decide who heads the departments. The members of the business community elect the ministers in charge of the Department of Education and the National Placement Service. Each </w:t>
      </w:r>
      <w:r w:rsidRPr="00EE0B97">
        <w:rPr>
          <w:rFonts w:asciiTheme="minorHAnsi" w:hAnsiTheme="minorHAnsi"/>
          <w:i/>
        </w:rPr>
        <w:t>financially independent</w:t>
      </w:r>
      <w:r w:rsidRPr="00EE0B97">
        <w:rPr>
          <w:rFonts w:asciiTheme="minorHAnsi" w:hAnsiTheme="minorHAnsi"/>
        </w:rPr>
        <w:t xml:space="preserve"> business has one vote for the election </w:t>
      </w:r>
      <w:r w:rsidRPr="00EE0B97">
        <w:rPr>
          <w:rFonts w:asciiTheme="minorHAnsi" w:hAnsiTheme="minorHAnsi"/>
        </w:rPr>
        <w:lastRenderedPageBreak/>
        <w:t>of these officials.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biggest businesses have the same voting power as the smallest businesses. Business affiliations get </w:t>
      </w:r>
      <w:r w:rsidR="00452234" w:rsidRPr="00EE0B97">
        <w:rPr>
          <w:rFonts w:asciiTheme="minorHAnsi" w:hAnsiTheme="minorHAnsi"/>
        </w:rPr>
        <w:t xml:space="preserve">only </w:t>
      </w:r>
      <w:r w:rsidRPr="00EE0B97">
        <w:rPr>
          <w:rFonts w:asciiTheme="minorHAnsi" w:hAnsiTheme="minorHAnsi"/>
        </w:rPr>
        <w:t>one vote, no matter how many businesses are involved. This penalizes the big businesses and gives them a natural incentive to break up into smaller financially independent businesses.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fact that businesses, and not parents, have a direct says in whom heads the educational department, caused a great deal of controversy when the system was set up. However, it was soon </w:t>
      </w:r>
      <w:r w:rsidR="00452234" w:rsidRPr="00EE0B97">
        <w:rPr>
          <w:rFonts w:asciiTheme="minorHAnsi" w:hAnsiTheme="minorHAnsi"/>
        </w:rPr>
        <w:t>apparent</w:t>
      </w:r>
      <w:r w:rsidRPr="00EE0B97">
        <w:rPr>
          <w:rFonts w:asciiTheme="minorHAnsi" w:hAnsiTheme="minorHAnsi"/>
        </w:rPr>
        <w:t xml:space="preserve"> that the needs of parents and the corporate world were identical.</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 All parents wish their children </w:t>
      </w:r>
      <w:r w:rsidR="008B6CB0" w:rsidRPr="00EE0B97">
        <w:rPr>
          <w:rFonts w:asciiTheme="minorHAnsi" w:hAnsiTheme="minorHAnsi"/>
        </w:rPr>
        <w:t xml:space="preserve">to </w:t>
      </w:r>
      <w:r w:rsidR="00251C38" w:rsidRPr="00EE0B97">
        <w:rPr>
          <w:rFonts w:asciiTheme="minorHAnsi" w:hAnsiTheme="minorHAnsi"/>
        </w:rPr>
        <w:t>be</w:t>
      </w:r>
      <w:r w:rsidRPr="00EE0B97">
        <w:rPr>
          <w:rFonts w:asciiTheme="minorHAnsi" w:hAnsiTheme="minorHAnsi"/>
        </w:rPr>
        <w:t xml:space="preserve"> successful in life and hope they’ll contribute positively to community. </w:t>
      </w:r>
      <w:r w:rsidR="00251C38" w:rsidRPr="00EE0B97">
        <w:rPr>
          <w:rFonts w:asciiTheme="minorHAnsi" w:hAnsiTheme="minorHAnsi"/>
        </w:rPr>
        <w:t xml:space="preserve">The qualities that make for successful people are also </w:t>
      </w:r>
      <w:r w:rsidRPr="00EE0B97">
        <w:rPr>
          <w:rFonts w:asciiTheme="minorHAnsi" w:hAnsiTheme="minorHAnsi"/>
        </w:rPr>
        <w:t>the qualities businesses look for in new recruits.</w:t>
      </w:r>
      <w:r w:rsidR="00C20094" w:rsidRPr="00EE0B97">
        <w:rPr>
          <w:rFonts w:asciiTheme="minorHAnsi" w:hAnsiTheme="minorHAnsi"/>
        </w:rPr>
        <w:t xml:space="preserve"> </w:t>
      </w:r>
      <w:r w:rsidR="005F0FFB" w:rsidRPr="00EE0B97">
        <w:rPr>
          <w:rFonts w:asciiTheme="minorHAnsi" w:hAnsiTheme="minorHAnsi"/>
        </w:rPr>
        <w:t xml:space="preserve">These qualities are honesty, </w:t>
      </w:r>
      <w:r w:rsidR="00D273B0" w:rsidRPr="00EE0B97">
        <w:rPr>
          <w:rFonts w:asciiTheme="minorHAnsi" w:hAnsiTheme="minorHAnsi"/>
        </w:rPr>
        <w:t xml:space="preserve">integrity, </w:t>
      </w:r>
      <w:r w:rsidR="005F0FFB" w:rsidRPr="00EE0B97">
        <w:rPr>
          <w:rFonts w:asciiTheme="minorHAnsi" w:hAnsiTheme="minorHAnsi"/>
        </w:rPr>
        <w:t xml:space="preserve">courtesy, passion, compassion, </w:t>
      </w:r>
      <w:r w:rsidR="008B6CB0" w:rsidRPr="00EE0B97">
        <w:rPr>
          <w:rFonts w:asciiTheme="minorHAnsi" w:hAnsiTheme="minorHAnsi"/>
        </w:rPr>
        <w:t xml:space="preserve">good </w:t>
      </w:r>
      <w:r w:rsidR="00751C52" w:rsidRPr="00EE0B97">
        <w:rPr>
          <w:rFonts w:asciiTheme="minorHAnsi" w:hAnsiTheme="minorHAnsi"/>
        </w:rPr>
        <w:t>judgment</w:t>
      </w:r>
      <w:r w:rsidR="008B6CB0" w:rsidRPr="00EE0B97">
        <w:rPr>
          <w:rFonts w:asciiTheme="minorHAnsi" w:hAnsiTheme="minorHAnsi"/>
        </w:rPr>
        <w:t xml:space="preserve">, </w:t>
      </w:r>
      <w:r w:rsidR="005F0FFB" w:rsidRPr="00EE0B97">
        <w:rPr>
          <w:rFonts w:asciiTheme="minorHAnsi" w:hAnsiTheme="minorHAnsi"/>
        </w:rPr>
        <w:t xml:space="preserve">drive, ability to make friends, </w:t>
      </w:r>
      <w:r w:rsidR="0075787D" w:rsidRPr="00EE0B97">
        <w:rPr>
          <w:rFonts w:asciiTheme="minorHAnsi" w:hAnsiTheme="minorHAnsi"/>
        </w:rPr>
        <w:t xml:space="preserve">ability to choose a path that gives them the greatest happiness, and many others. </w:t>
      </w:r>
      <w:r w:rsidRPr="00EE0B97">
        <w:rPr>
          <w:rFonts w:asciiTheme="minorHAnsi" w:hAnsiTheme="minorHAnsi"/>
        </w:rPr>
        <w:t xml:space="preserve">Who better to entrust the future of our kids </w:t>
      </w:r>
      <w:r w:rsidR="00751C52" w:rsidRPr="00EE0B97">
        <w:rPr>
          <w:rFonts w:asciiTheme="minorHAnsi" w:hAnsiTheme="minorHAnsi"/>
        </w:rPr>
        <w:t xml:space="preserve">to </w:t>
      </w:r>
      <w:r w:rsidRPr="00EE0B97">
        <w:rPr>
          <w:rFonts w:asciiTheme="minorHAnsi" w:hAnsiTheme="minorHAnsi"/>
        </w:rPr>
        <w:t>th</w:t>
      </w:r>
      <w:r w:rsidR="00751C52" w:rsidRPr="00EE0B97">
        <w:rPr>
          <w:rFonts w:asciiTheme="minorHAnsi" w:hAnsiTheme="minorHAnsi"/>
        </w:rPr>
        <w:t>e</w:t>
      </w:r>
      <w:r w:rsidRPr="00EE0B97">
        <w:rPr>
          <w:rFonts w:asciiTheme="minorHAnsi" w:hAnsiTheme="minorHAnsi"/>
        </w:rPr>
        <w:t xml:space="preserve">n the people </w:t>
      </w:r>
      <w:r w:rsidR="008B6CB0" w:rsidRPr="00EE0B97">
        <w:rPr>
          <w:rFonts w:asciiTheme="minorHAnsi" w:hAnsiTheme="minorHAnsi"/>
        </w:rPr>
        <w:t xml:space="preserve">who are </w:t>
      </w:r>
      <w:r w:rsidRPr="00EE0B97">
        <w:rPr>
          <w:rFonts w:asciiTheme="minorHAnsi" w:hAnsiTheme="minorHAnsi"/>
        </w:rPr>
        <w:t>financially dependent on their success?</w:t>
      </w:r>
    </w:p>
    <w:p w:rsidR="004904FD" w:rsidRPr="00EE0B97" w:rsidRDefault="00665477">
      <w:pPr>
        <w:pStyle w:val="H3"/>
        <w:rPr>
          <w:rFonts w:asciiTheme="minorHAnsi" w:hAnsiTheme="minorHAnsi"/>
          <w:bCs w:val="0"/>
          <w:szCs w:val="24"/>
        </w:rPr>
      </w:pPr>
      <w:bookmarkStart w:id="117" w:name="_Toc146731473"/>
      <w:bookmarkStart w:id="118" w:name="_Toc146732807"/>
      <w:bookmarkStart w:id="119" w:name="_Toc383697529"/>
      <w:r w:rsidRPr="00EE0B97">
        <w:rPr>
          <w:rFonts w:asciiTheme="minorHAnsi" w:hAnsiTheme="minorHAnsi"/>
          <w:bCs w:val="0"/>
          <w:szCs w:val="24"/>
        </w:rPr>
        <w:t>Residential Tax</w:t>
      </w:r>
      <w:bookmarkEnd w:id="117"/>
      <w:bookmarkEnd w:id="118"/>
      <w:bookmarkEnd w:id="119"/>
    </w:p>
    <w:p w:rsidR="004904FD" w:rsidRPr="00EE0B97" w:rsidRDefault="00665477">
      <w:pPr>
        <w:pStyle w:val="Quote1"/>
        <w:rPr>
          <w:rFonts w:asciiTheme="minorHAnsi" w:hAnsiTheme="minorHAnsi"/>
          <w:szCs w:val="24"/>
        </w:rPr>
      </w:pPr>
      <w:r w:rsidRPr="00EE0B97">
        <w:rPr>
          <w:rFonts w:asciiTheme="minorHAnsi" w:hAnsiTheme="minorHAnsi"/>
          <w:szCs w:val="24"/>
        </w:rPr>
        <w:t>No taxation without representation.</w:t>
      </w:r>
      <w:r w:rsidRPr="00EE0B97">
        <w:rPr>
          <w:rFonts w:asciiTheme="minorHAnsi" w:hAnsiTheme="minorHAnsi"/>
          <w:szCs w:val="24"/>
        </w:rPr>
        <w:br/>
        <w:t>No representation without taxation.</w:t>
      </w:r>
      <w:r w:rsidRPr="00EE0B97">
        <w:rPr>
          <w:rFonts w:asciiTheme="minorHAnsi" w:hAnsiTheme="minorHAnsi"/>
          <w:szCs w:val="24"/>
        </w:rPr>
        <w:br/>
        <w:t>-- Dr. Slip Cam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w:t>
      </w:r>
      <w:r w:rsidR="00D5578F" w:rsidRPr="00EE0B97">
        <w:rPr>
          <w:rFonts w:asciiTheme="minorHAnsi" w:hAnsiTheme="minorHAnsi"/>
        </w:rPr>
        <w:t xml:space="preserve"> </w:t>
      </w:r>
      <w:r w:rsidRPr="00EE0B97">
        <w:rPr>
          <w:rFonts w:asciiTheme="minorHAnsi" w:hAnsiTheme="minorHAnsi"/>
        </w:rPr>
        <w:t>community require</w:t>
      </w:r>
      <w:r w:rsidR="00D5578F" w:rsidRPr="00EE0B97">
        <w:rPr>
          <w:rFonts w:asciiTheme="minorHAnsi" w:hAnsiTheme="minorHAnsi"/>
        </w:rPr>
        <w:t>s</w:t>
      </w:r>
      <w:r w:rsidRPr="00EE0B97">
        <w:rPr>
          <w:rFonts w:asciiTheme="minorHAnsi" w:hAnsiTheme="minorHAnsi"/>
        </w:rPr>
        <w:t xml:space="preserve"> </w:t>
      </w:r>
      <w:r w:rsidR="00D273B0" w:rsidRPr="00EE0B97">
        <w:rPr>
          <w:rFonts w:asciiTheme="minorHAnsi" w:hAnsiTheme="minorHAnsi"/>
        </w:rPr>
        <w:t xml:space="preserve">various </w:t>
      </w:r>
      <w:r w:rsidRPr="00EE0B97">
        <w:rPr>
          <w:rFonts w:asciiTheme="minorHAnsi" w:hAnsiTheme="minorHAnsi"/>
        </w:rPr>
        <w:t xml:space="preserve">services </w:t>
      </w:r>
      <w:r w:rsidR="00B9538B" w:rsidRPr="00EE0B97">
        <w:rPr>
          <w:rFonts w:asciiTheme="minorHAnsi" w:hAnsiTheme="minorHAnsi"/>
        </w:rPr>
        <w:t xml:space="preserve">to </w:t>
      </w:r>
      <w:r w:rsidR="003D46E3" w:rsidRPr="00EE0B97">
        <w:rPr>
          <w:rFonts w:asciiTheme="minorHAnsi" w:hAnsiTheme="minorHAnsi"/>
        </w:rPr>
        <w:t xml:space="preserve">properly </w:t>
      </w:r>
      <w:r w:rsidRPr="00EE0B97">
        <w:rPr>
          <w:rFonts w:asciiTheme="minorHAnsi" w:hAnsiTheme="minorHAnsi"/>
        </w:rPr>
        <w:t xml:space="preserve">function. These </w:t>
      </w:r>
      <w:r w:rsidR="00B9538B" w:rsidRPr="00EE0B97">
        <w:rPr>
          <w:rFonts w:asciiTheme="minorHAnsi" w:hAnsiTheme="minorHAnsi"/>
        </w:rPr>
        <w:t xml:space="preserve">services </w:t>
      </w:r>
      <w:r w:rsidRPr="00EE0B97">
        <w:rPr>
          <w:rFonts w:asciiTheme="minorHAnsi" w:hAnsiTheme="minorHAnsi"/>
        </w:rPr>
        <w:t xml:space="preserve">include emergency services such as fire, police, ambulance, etc. In addition are the </w:t>
      </w:r>
      <w:r w:rsidR="002177E5" w:rsidRPr="00EE0B97">
        <w:rPr>
          <w:rFonts w:asciiTheme="minorHAnsi" w:hAnsiTheme="minorHAnsi"/>
        </w:rPr>
        <w:t xml:space="preserve">various </w:t>
      </w:r>
      <w:r w:rsidRPr="00EE0B97">
        <w:rPr>
          <w:rFonts w:asciiTheme="minorHAnsi" w:hAnsiTheme="minorHAnsi"/>
        </w:rPr>
        <w:t xml:space="preserve">administrative functions a city must perform. </w:t>
      </w:r>
      <w:r w:rsidR="002177E5" w:rsidRPr="00EE0B97">
        <w:rPr>
          <w:rFonts w:asciiTheme="minorHAnsi" w:hAnsiTheme="minorHAnsi"/>
        </w:rPr>
        <w:t xml:space="preserve">Finally is the fun stuff such as </w:t>
      </w:r>
      <w:r w:rsidRPr="00EE0B97">
        <w:rPr>
          <w:rFonts w:asciiTheme="minorHAnsi" w:hAnsiTheme="minorHAnsi"/>
        </w:rPr>
        <w:t>organizing festivals and so on.</w:t>
      </w:r>
    </w:p>
    <w:p w:rsidR="004904FD" w:rsidRPr="00EE0B97" w:rsidRDefault="004904FD">
      <w:pPr>
        <w:widowControl w:val="0"/>
        <w:rPr>
          <w:rFonts w:asciiTheme="minorHAnsi" w:hAnsiTheme="minorHAnsi"/>
        </w:rPr>
      </w:pPr>
    </w:p>
    <w:p w:rsidR="004904FD" w:rsidRPr="00EE0B97" w:rsidRDefault="00D273B0">
      <w:pPr>
        <w:widowControl w:val="0"/>
        <w:rPr>
          <w:rFonts w:asciiTheme="minorHAnsi" w:hAnsiTheme="minorHAnsi"/>
        </w:rPr>
      </w:pPr>
      <w:r w:rsidRPr="00EE0B97">
        <w:rPr>
          <w:rFonts w:asciiTheme="minorHAnsi" w:hAnsiTheme="minorHAnsi"/>
        </w:rPr>
        <w:t>The property tax finances all</w:t>
      </w:r>
      <w:r w:rsidR="00665477" w:rsidRPr="00EE0B97">
        <w:rPr>
          <w:rFonts w:asciiTheme="minorHAnsi" w:hAnsiTheme="minorHAnsi"/>
        </w:rPr>
        <w:t xml:space="preserve"> such services. This makes sense since the people who live in a community are the ones who directly benefit from the services. Both landlords and renters pay property tax, allowing both to have equal representation.</w:t>
      </w:r>
      <w:r w:rsidR="0012576E" w:rsidRPr="00EE0B97">
        <w:rPr>
          <w:rFonts w:asciiTheme="minorHAnsi" w:hAnsiTheme="minorHAnsi"/>
        </w:rPr>
        <w:t xml:space="preserve"> </w:t>
      </w:r>
      <w:r w:rsidR="00665477" w:rsidRPr="00EE0B97">
        <w:rPr>
          <w:rFonts w:asciiTheme="minorHAnsi" w:hAnsiTheme="minorHAnsi"/>
        </w:rPr>
        <w:t xml:space="preserve">This is important because </w:t>
      </w:r>
      <w:r w:rsidRPr="00EE0B97">
        <w:rPr>
          <w:rFonts w:asciiTheme="minorHAnsi" w:hAnsiTheme="minorHAnsi"/>
        </w:rPr>
        <w:t>sometimes</w:t>
      </w:r>
      <w:r w:rsidR="00665477" w:rsidRPr="00EE0B97">
        <w:rPr>
          <w:rFonts w:asciiTheme="minorHAnsi" w:hAnsiTheme="minorHAnsi"/>
        </w:rPr>
        <w:t xml:space="preserve"> </w:t>
      </w:r>
      <w:r w:rsidRPr="00EE0B97">
        <w:rPr>
          <w:rFonts w:asciiTheme="minorHAnsi" w:hAnsiTheme="minorHAnsi"/>
        </w:rPr>
        <w:t xml:space="preserve">community leaders undertake projects </w:t>
      </w:r>
      <w:r w:rsidR="00665477" w:rsidRPr="00EE0B97">
        <w:rPr>
          <w:rFonts w:asciiTheme="minorHAnsi" w:hAnsiTheme="minorHAnsi"/>
        </w:rPr>
        <w:t>without taking into consideration the needs of the renters.</w:t>
      </w:r>
    </w:p>
    <w:p w:rsidR="004904FD" w:rsidRPr="00EE0B97" w:rsidRDefault="004904FD">
      <w:pPr>
        <w:widowControl w:val="0"/>
        <w:rPr>
          <w:rFonts w:asciiTheme="minorHAnsi" w:hAnsiTheme="minorHAnsi"/>
        </w:rPr>
      </w:pPr>
    </w:p>
    <w:p w:rsidR="007E2DF3" w:rsidRPr="00EE0B97" w:rsidRDefault="00665477">
      <w:pPr>
        <w:widowControl w:val="0"/>
        <w:rPr>
          <w:rFonts w:asciiTheme="minorHAnsi" w:hAnsiTheme="minorHAnsi"/>
        </w:rPr>
      </w:pPr>
      <w:r w:rsidRPr="00EE0B97">
        <w:rPr>
          <w:rFonts w:asciiTheme="minorHAnsi" w:hAnsiTheme="minorHAnsi"/>
        </w:rPr>
        <w:t xml:space="preserve">As an example, a group of people wanted to improve the worst community in the US. They asked the </w:t>
      </w:r>
      <w:r w:rsidR="007E2DF3" w:rsidRPr="00EE0B97">
        <w:rPr>
          <w:rFonts w:asciiTheme="minorHAnsi" w:hAnsiTheme="minorHAnsi"/>
        </w:rPr>
        <w:t>property o</w:t>
      </w:r>
      <w:r w:rsidRPr="00EE0B97">
        <w:rPr>
          <w:rFonts w:asciiTheme="minorHAnsi" w:hAnsiTheme="minorHAnsi"/>
        </w:rPr>
        <w:t xml:space="preserve">wners </w:t>
      </w:r>
      <w:r w:rsidR="007E2DF3" w:rsidRPr="00EE0B97">
        <w:rPr>
          <w:rFonts w:asciiTheme="minorHAnsi" w:hAnsiTheme="minorHAnsi"/>
        </w:rPr>
        <w:t>f</w:t>
      </w:r>
      <w:r w:rsidRPr="00EE0B97">
        <w:rPr>
          <w:rFonts w:asciiTheme="minorHAnsi" w:hAnsiTheme="minorHAnsi"/>
        </w:rPr>
        <w:t>or input</w:t>
      </w:r>
      <w:r w:rsidR="007E2DF3" w:rsidRPr="00EE0B97">
        <w:rPr>
          <w:rFonts w:asciiTheme="minorHAnsi" w:hAnsiTheme="minorHAnsi"/>
        </w:rPr>
        <w:t>, but</w:t>
      </w:r>
      <w:r w:rsidRPr="00EE0B97">
        <w:rPr>
          <w:rFonts w:asciiTheme="minorHAnsi" w:hAnsiTheme="minorHAnsi"/>
        </w:rPr>
        <w:t xml:space="preserve"> </w:t>
      </w:r>
      <w:r w:rsidR="00D273B0" w:rsidRPr="00EE0B97">
        <w:rPr>
          <w:rFonts w:asciiTheme="minorHAnsi" w:hAnsiTheme="minorHAnsi"/>
        </w:rPr>
        <w:t>ignored the concerns of the renters</w:t>
      </w:r>
      <w:r w:rsidRPr="00EE0B97">
        <w:rPr>
          <w:rFonts w:asciiTheme="minorHAnsi" w:hAnsiTheme="minorHAnsi"/>
        </w:rPr>
        <w:t>.</w:t>
      </w:r>
    </w:p>
    <w:p w:rsidR="007E2DF3" w:rsidRPr="00EE0B97" w:rsidRDefault="007E2DF3">
      <w:pPr>
        <w:widowControl w:val="0"/>
        <w:rPr>
          <w:rFonts w:asciiTheme="minorHAnsi" w:hAnsiTheme="minorHAnsi"/>
        </w:rPr>
      </w:pPr>
    </w:p>
    <w:p w:rsidR="007E2DF3" w:rsidRPr="00EE0B97" w:rsidRDefault="007E2DF3">
      <w:pPr>
        <w:widowControl w:val="0"/>
        <w:rPr>
          <w:rFonts w:asciiTheme="minorHAnsi" w:hAnsiTheme="minorHAnsi"/>
        </w:rPr>
      </w:pPr>
      <w:r w:rsidRPr="00EE0B97">
        <w:rPr>
          <w:rFonts w:asciiTheme="minorHAnsi" w:hAnsiTheme="minorHAnsi"/>
        </w:rPr>
        <w:t xml:space="preserve">They built a mall as one of the projects. They unfairly charged small businesses much more rent than they charged big businesses. This priced the small businesses out of the area. In </w:t>
      </w:r>
      <w:r w:rsidR="00FA21B8" w:rsidRPr="00EE0B97">
        <w:rPr>
          <w:rFonts w:asciiTheme="minorHAnsi" w:hAnsiTheme="minorHAnsi"/>
        </w:rPr>
        <w:t>Aipotu,</w:t>
      </w:r>
      <w:r w:rsidRPr="00EE0B97">
        <w:rPr>
          <w:rFonts w:asciiTheme="minorHAnsi" w:hAnsiTheme="minorHAnsi"/>
        </w:rPr>
        <w:t xml:space="preserve"> this would be illegal, since this violated the laws of reason and balance.</w:t>
      </w:r>
    </w:p>
    <w:p w:rsidR="007E2DF3" w:rsidRPr="00EE0B97" w:rsidRDefault="007E2DF3">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In the end, most of the renters had to move because they could no longer afford to stay</w:t>
      </w:r>
      <w:r w:rsidR="007E2DF3" w:rsidRPr="00EE0B97">
        <w:rPr>
          <w:rFonts w:asciiTheme="minorHAnsi" w:hAnsiTheme="minorHAnsi"/>
        </w:rPr>
        <w:t>, defeating the purpose of the project</w:t>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120" w:name="Garbage_Tax"/>
      <w:bookmarkStart w:id="121" w:name="_Toc146731474"/>
      <w:bookmarkStart w:id="122" w:name="_Toc146732808"/>
      <w:bookmarkStart w:id="123" w:name="_Toc383697530"/>
      <w:r w:rsidRPr="00EE0B97">
        <w:rPr>
          <w:rFonts w:asciiTheme="minorHAnsi" w:hAnsiTheme="minorHAnsi"/>
          <w:bCs w:val="0"/>
          <w:szCs w:val="24"/>
        </w:rPr>
        <w:t>Garbage Tax</w:t>
      </w:r>
      <w:bookmarkEnd w:id="120"/>
      <w:bookmarkEnd w:id="121"/>
      <w:bookmarkEnd w:id="122"/>
      <w:bookmarkEnd w:id="123"/>
    </w:p>
    <w:p w:rsidR="004904FD" w:rsidRPr="00EE0B97" w:rsidRDefault="00665477">
      <w:pPr>
        <w:pStyle w:val="Quote1"/>
        <w:rPr>
          <w:rFonts w:asciiTheme="minorHAnsi" w:hAnsiTheme="minorHAnsi"/>
          <w:szCs w:val="24"/>
        </w:rPr>
      </w:pPr>
      <w:r w:rsidRPr="00EE0B97">
        <w:rPr>
          <w:rFonts w:asciiTheme="minorHAnsi" w:hAnsiTheme="minorHAnsi"/>
          <w:szCs w:val="24"/>
        </w:rPr>
        <w:t>If you want more of something,</w:t>
      </w:r>
      <w:r w:rsidRPr="00EE0B97">
        <w:rPr>
          <w:rFonts w:asciiTheme="minorHAnsi" w:hAnsiTheme="minorHAnsi"/>
          <w:szCs w:val="24"/>
        </w:rPr>
        <w:br/>
        <w:t>subsidize it; if you want less, tax it.</w:t>
      </w:r>
      <w:r w:rsidRPr="00EE0B97">
        <w:rPr>
          <w:rFonts w:asciiTheme="minorHAnsi" w:hAnsiTheme="minorHAnsi"/>
          <w:szCs w:val="24"/>
        </w:rPr>
        <w:br/>
        <w:t>-- Old Economic Adage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Everyone produces garbage. That’s the price we pay for living in a modern society. How we deal with garbage affects our health and quality of life. It also affects how self-sustaining our culture will be. Garbage management is essential to the success of any community.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 properly functioning garbage management system performs several functions. This includes the collecting, storing and where possible, recycling of collected garbage. (Don’t forget the maintenance of the sewage system.)</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In an ideal society, all garbage would be recycled into useful products, ensuring a clean and healthy environment. Unfortunately, that</w:t>
      </w:r>
      <w:r w:rsidR="002177E5" w:rsidRPr="00EE0B97">
        <w:rPr>
          <w:rFonts w:asciiTheme="minorHAnsi" w:hAnsiTheme="minorHAnsi"/>
        </w:rPr>
        <w:t>’</w:t>
      </w:r>
      <w:r w:rsidRPr="00EE0B97">
        <w:rPr>
          <w:rFonts w:asciiTheme="minorHAnsi" w:hAnsiTheme="minorHAnsi"/>
        </w:rPr>
        <w:t>s not possible at present. Most garbage ends up in landfills, where it stays for decades or centuries.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Aipotu, all </w:t>
      </w:r>
      <w:r w:rsidR="00CC241D" w:rsidRPr="00EE0B97">
        <w:rPr>
          <w:rFonts w:asciiTheme="minorHAnsi" w:hAnsiTheme="minorHAnsi"/>
        </w:rPr>
        <w:t xml:space="preserve">garbage </w:t>
      </w:r>
      <w:r w:rsidRPr="00EE0B97">
        <w:rPr>
          <w:rFonts w:asciiTheme="minorHAnsi" w:hAnsiTheme="minorHAnsi"/>
        </w:rPr>
        <w:t xml:space="preserve">producers </w:t>
      </w:r>
      <w:r w:rsidR="00CC241D" w:rsidRPr="00EE0B97">
        <w:rPr>
          <w:rFonts w:asciiTheme="minorHAnsi" w:hAnsiTheme="minorHAnsi"/>
        </w:rPr>
        <w:t>pay</w:t>
      </w:r>
      <w:r w:rsidRPr="00EE0B97">
        <w:rPr>
          <w:rFonts w:asciiTheme="minorHAnsi" w:hAnsiTheme="minorHAnsi"/>
        </w:rPr>
        <w:t xml:space="preserve"> tax. Residential producers are usually taxed a fixed amount, while corporate producers are taxed according to the industry they reside in</w:t>
      </w:r>
      <w:r w:rsidR="00D71EFF" w:rsidRPr="00EE0B97">
        <w:rPr>
          <w:rFonts w:asciiTheme="minorHAnsi" w:hAnsiTheme="minorHAnsi"/>
        </w:rPr>
        <w:t xml:space="preserve"> and the quantity of garbage they produce</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tax money </w:t>
      </w:r>
      <w:r w:rsidR="00CC241D" w:rsidRPr="00EE0B97">
        <w:rPr>
          <w:rFonts w:asciiTheme="minorHAnsi" w:hAnsiTheme="minorHAnsi"/>
        </w:rPr>
        <w:t>finances the</w:t>
      </w:r>
      <w:r w:rsidRPr="00EE0B97">
        <w:rPr>
          <w:rFonts w:asciiTheme="minorHAnsi" w:hAnsiTheme="minorHAnsi"/>
        </w:rPr>
        <w:t xml:space="preserve"> collect</w:t>
      </w:r>
      <w:r w:rsidR="00CC241D" w:rsidRPr="00EE0B97">
        <w:rPr>
          <w:rFonts w:asciiTheme="minorHAnsi" w:hAnsiTheme="minorHAnsi"/>
        </w:rPr>
        <w:t>ion</w:t>
      </w:r>
      <w:r w:rsidRPr="00EE0B97">
        <w:rPr>
          <w:rFonts w:asciiTheme="minorHAnsi" w:hAnsiTheme="minorHAnsi"/>
        </w:rPr>
        <w:t xml:space="preserve"> and process</w:t>
      </w:r>
      <w:r w:rsidR="00CC241D" w:rsidRPr="00EE0B97">
        <w:rPr>
          <w:rFonts w:asciiTheme="minorHAnsi" w:hAnsiTheme="minorHAnsi"/>
        </w:rPr>
        <w:t>ing</w:t>
      </w:r>
      <w:r w:rsidRPr="00EE0B97">
        <w:rPr>
          <w:rFonts w:asciiTheme="minorHAnsi" w:hAnsiTheme="minorHAnsi"/>
        </w:rPr>
        <w:t xml:space="preserve"> </w:t>
      </w:r>
      <w:r w:rsidR="00CC241D" w:rsidRPr="00EE0B97">
        <w:rPr>
          <w:rFonts w:asciiTheme="minorHAnsi" w:hAnsiTheme="minorHAnsi"/>
        </w:rPr>
        <w:t>of</w:t>
      </w:r>
      <w:r w:rsidRPr="00EE0B97">
        <w:rPr>
          <w:rFonts w:asciiTheme="minorHAnsi" w:hAnsiTheme="minorHAnsi"/>
        </w:rPr>
        <w:t xml:space="preserve"> garbage. The tax money </w:t>
      </w:r>
      <w:r w:rsidR="00CC241D" w:rsidRPr="00EE0B97">
        <w:rPr>
          <w:rFonts w:asciiTheme="minorHAnsi" w:hAnsiTheme="minorHAnsi"/>
        </w:rPr>
        <w:t>also finances</w:t>
      </w:r>
      <w:r w:rsidRPr="00EE0B97">
        <w:rPr>
          <w:rFonts w:asciiTheme="minorHAnsi" w:hAnsiTheme="minorHAnsi"/>
        </w:rPr>
        <w:t xml:space="preserve"> research on </w:t>
      </w:r>
      <w:r w:rsidR="00CC241D" w:rsidRPr="00EE0B97">
        <w:rPr>
          <w:rFonts w:asciiTheme="minorHAnsi" w:hAnsiTheme="minorHAnsi"/>
        </w:rPr>
        <w:t xml:space="preserve">garbage </w:t>
      </w:r>
      <w:r w:rsidRPr="00EE0B97">
        <w:rPr>
          <w:rFonts w:asciiTheme="minorHAnsi" w:hAnsiTheme="minorHAnsi"/>
        </w:rPr>
        <w:t>recycling. The hope is that eventually the whole process will be self-financing, eliminating the need for a garbage tax.</w:t>
      </w:r>
    </w:p>
    <w:p w:rsidR="004904FD" w:rsidRPr="00EE0B97" w:rsidRDefault="00665477">
      <w:pPr>
        <w:pStyle w:val="H3"/>
        <w:rPr>
          <w:rFonts w:asciiTheme="minorHAnsi" w:hAnsiTheme="minorHAnsi"/>
          <w:bCs w:val="0"/>
          <w:szCs w:val="24"/>
        </w:rPr>
      </w:pPr>
      <w:bookmarkStart w:id="124" w:name="_Toc146731475"/>
      <w:bookmarkStart w:id="125" w:name="_Toc146732809"/>
      <w:bookmarkStart w:id="126" w:name="_Toc383697531"/>
      <w:r w:rsidRPr="00EE0B97">
        <w:rPr>
          <w:rFonts w:asciiTheme="minorHAnsi" w:hAnsiTheme="minorHAnsi"/>
          <w:bCs w:val="0"/>
          <w:szCs w:val="24"/>
        </w:rPr>
        <w:lastRenderedPageBreak/>
        <w:t xml:space="preserve">User Fees </w:t>
      </w:r>
      <w:r w:rsidR="00FF1C21" w:rsidRPr="00EE0B97">
        <w:rPr>
          <w:rFonts w:asciiTheme="minorHAnsi" w:hAnsiTheme="minorHAnsi"/>
          <w:bCs w:val="0"/>
          <w:szCs w:val="24"/>
        </w:rPr>
        <w:t>and</w:t>
      </w:r>
      <w:r w:rsidRPr="00EE0B97">
        <w:rPr>
          <w:rFonts w:asciiTheme="minorHAnsi" w:hAnsiTheme="minorHAnsi"/>
          <w:bCs w:val="0"/>
          <w:szCs w:val="24"/>
        </w:rPr>
        <w:t xml:space="preserve"> Fines</w:t>
      </w:r>
      <w:bookmarkEnd w:id="124"/>
      <w:bookmarkEnd w:id="125"/>
      <w:bookmarkEnd w:id="126"/>
    </w:p>
    <w:p w:rsidR="004904FD" w:rsidRPr="00EE0B97" w:rsidRDefault="00665477">
      <w:pPr>
        <w:pStyle w:val="Quote1"/>
        <w:rPr>
          <w:rFonts w:asciiTheme="minorHAnsi" w:hAnsiTheme="minorHAnsi"/>
          <w:szCs w:val="24"/>
        </w:rPr>
      </w:pPr>
      <w:r w:rsidRPr="00EE0B97">
        <w:rPr>
          <w:rFonts w:asciiTheme="minorHAnsi" w:hAnsiTheme="minorHAnsi"/>
          <w:szCs w:val="24"/>
        </w:rPr>
        <w:t>A fine is a tax for doing something wrong.</w:t>
      </w:r>
      <w:r w:rsidRPr="00EE0B97">
        <w:rPr>
          <w:rFonts w:asciiTheme="minorHAnsi" w:hAnsiTheme="minorHAnsi"/>
          <w:szCs w:val="24"/>
        </w:rPr>
        <w:br/>
        <w:t xml:space="preserve">A tax is a fine for doing something right. </w:t>
      </w:r>
      <w:r w:rsidRPr="00EE0B97">
        <w:rPr>
          <w:rFonts w:asciiTheme="minorHAnsi" w:hAnsiTheme="minorHAnsi"/>
          <w:szCs w:val="24"/>
        </w:rPr>
        <w:br/>
        <w:t>-- Anonymous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Should everyone pay for services required by only one group of people? I don’t think so. And neither did the founding parents of Aipotu. Wherever possible, specific taxes have been set up to deal with certain services. The following is only a few of the many fees set up.</w:t>
      </w:r>
    </w:p>
    <w:p w:rsidR="004904FD" w:rsidRPr="00EE0B97" w:rsidRDefault="00665477">
      <w:pPr>
        <w:pStyle w:val="H4"/>
        <w:rPr>
          <w:rFonts w:asciiTheme="minorHAnsi" w:hAnsiTheme="minorHAnsi"/>
        </w:rPr>
      </w:pPr>
      <w:bookmarkStart w:id="127" w:name="_Toc146732810"/>
      <w:r w:rsidRPr="00EE0B97">
        <w:rPr>
          <w:rFonts w:asciiTheme="minorHAnsi" w:hAnsiTheme="minorHAnsi"/>
        </w:rPr>
        <w:t>Road Tax</w:t>
      </w:r>
      <w:bookmarkEnd w:id="127"/>
    </w:p>
    <w:p w:rsidR="004904FD" w:rsidRPr="00EE0B97" w:rsidRDefault="00665477">
      <w:pPr>
        <w:rPr>
          <w:rFonts w:asciiTheme="minorHAnsi" w:hAnsiTheme="minorHAnsi"/>
        </w:rPr>
      </w:pPr>
      <w:r w:rsidRPr="00EE0B97">
        <w:rPr>
          <w:rFonts w:asciiTheme="minorHAnsi" w:hAnsiTheme="minorHAnsi"/>
        </w:rPr>
        <w:t>The Road Tax finances the Department of Transport</w:t>
      </w:r>
      <w:r w:rsidR="00A14351" w:rsidRPr="00EE0B97">
        <w:rPr>
          <w:rFonts w:asciiTheme="minorHAnsi" w:hAnsiTheme="minorHAnsi"/>
        </w:rPr>
        <w:t>ation</w:t>
      </w:r>
      <w:r w:rsidR="00AB6DF7" w:rsidRPr="00EE0B97">
        <w:rPr>
          <w:rFonts w:asciiTheme="minorHAnsi" w:hAnsiTheme="minorHAnsi"/>
        </w:rPr>
        <w:t xml:space="preserve"> (DOT)</w:t>
      </w:r>
      <w:r w:rsidRPr="00EE0B97">
        <w:rPr>
          <w:rFonts w:asciiTheme="minorHAnsi" w:hAnsiTheme="minorHAnsi"/>
        </w:rPr>
        <w:t xml:space="preserve">. It finances </w:t>
      </w:r>
      <w:r w:rsidR="00665CD1" w:rsidRPr="00EE0B97">
        <w:rPr>
          <w:rFonts w:asciiTheme="minorHAnsi" w:hAnsiTheme="minorHAnsi"/>
        </w:rPr>
        <w:t xml:space="preserve">road and bridge repair, </w:t>
      </w:r>
      <w:r w:rsidRPr="00EE0B97">
        <w:rPr>
          <w:rFonts w:asciiTheme="minorHAnsi" w:hAnsiTheme="minorHAnsi"/>
        </w:rPr>
        <w:t>snow removal</w:t>
      </w:r>
      <w:r w:rsidR="00665CD1" w:rsidRPr="00EE0B97">
        <w:rPr>
          <w:rFonts w:asciiTheme="minorHAnsi" w:hAnsiTheme="minorHAnsi"/>
        </w:rPr>
        <w:t>, licensing</w:t>
      </w:r>
      <w:r w:rsidRPr="00EE0B97">
        <w:rPr>
          <w:rFonts w:asciiTheme="minorHAnsi" w:hAnsiTheme="minorHAnsi"/>
        </w:rPr>
        <w:t xml:space="preserve"> and </w:t>
      </w:r>
      <w:r w:rsidR="00665CD1" w:rsidRPr="00EE0B97">
        <w:rPr>
          <w:rFonts w:asciiTheme="minorHAnsi" w:hAnsiTheme="minorHAnsi"/>
        </w:rPr>
        <w:t xml:space="preserve">other </w:t>
      </w:r>
      <w:r w:rsidRPr="00EE0B97">
        <w:rPr>
          <w:rFonts w:asciiTheme="minorHAnsi" w:hAnsiTheme="minorHAnsi"/>
        </w:rPr>
        <w:t>issues associated with driving.</w:t>
      </w:r>
    </w:p>
    <w:p w:rsidR="004904FD" w:rsidRPr="00EE0B97" w:rsidRDefault="004904FD">
      <w:pPr>
        <w:widowControl w:val="0"/>
        <w:rPr>
          <w:rFonts w:asciiTheme="minorHAnsi" w:hAnsiTheme="minorHAnsi"/>
        </w:rPr>
      </w:pPr>
    </w:p>
    <w:p w:rsidR="004904FD" w:rsidRPr="00EE0B97" w:rsidRDefault="00AB6DF7">
      <w:pPr>
        <w:widowControl w:val="0"/>
        <w:rPr>
          <w:rFonts w:asciiTheme="minorHAnsi" w:hAnsiTheme="minorHAnsi"/>
        </w:rPr>
      </w:pPr>
      <w:r w:rsidRPr="00EE0B97">
        <w:rPr>
          <w:rFonts w:asciiTheme="minorHAnsi" w:hAnsiTheme="minorHAnsi"/>
        </w:rPr>
        <w:t xml:space="preserve">The DOT calculates the road tax based on distance travelled. </w:t>
      </w:r>
      <w:r w:rsidR="00665CD1" w:rsidRPr="00EE0B97">
        <w:rPr>
          <w:rFonts w:asciiTheme="minorHAnsi" w:hAnsiTheme="minorHAnsi"/>
        </w:rPr>
        <w:t>T</w:t>
      </w:r>
      <w:r w:rsidR="00665477" w:rsidRPr="00EE0B97">
        <w:rPr>
          <w:rFonts w:asciiTheme="minorHAnsi" w:hAnsiTheme="minorHAnsi"/>
        </w:rPr>
        <w:t>he type of vehicle, among other things</w:t>
      </w:r>
      <w:r w:rsidR="00B4370F" w:rsidRPr="00EE0B97">
        <w:rPr>
          <w:rFonts w:asciiTheme="minorHAnsi" w:hAnsiTheme="minorHAnsi"/>
        </w:rPr>
        <w:t>,</w:t>
      </w:r>
      <w:r w:rsidR="00665477" w:rsidRPr="00EE0B97">
        <w:rPr>
          <w:rFonts w:asciiTheme="minorHAnsi" w:hAnsiTheme="minorHAnsi"/>
        </w:rPr>
        <w:t xml:space="preserve"> is also considered. </w:t>
      </w:r>
      <w:r w:rsidR="00B4370F" w:rsidRPr="00EE0B97">
        <w:rPr>
          <w:rFonts w:asciiTheme="minorHAnsi" w:hAnsiTheme="minorHAnsi"/>
        </w:rPr>
        <w:t xml:space="preserve">Drivers pay the tax when the </w:t>
      </w:r>
      <w:r w:rsidR="00363BC8" w:rsidRPr="00EE0B97">
        <w:rPr>
          <w:rFonts w:asciiTheme="minorHAnsi" w:hAnsiTheme="minorHAnsi"/>
        </w:rPr>
        <w:t xml:space="preserve">motor vehicle </w:t>
      </w:r>
      <w:r w:rsidR="00665477" w:rsidRPr="00EE0B97">
        <w:rPr>
          <w:rFonts w:asciiTheme="minorHAnsi" w:hAnsiTheme="minorHAnsi"/>
        </w:rPr>
        <w:t>license is renewed.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Some people have opted to allow the vehicle to automatically send the required data to the ministry. Others prefer to go to the ministry and have the data read manually by a person. </w:t>
      </w:r>
      <w:r w:rsidR="00B4370F" w:rsidRPr="00EE0B97">
        <w:rPr>
          <w:rFonts w:asciiTheme="minorHAnsi" w:hAnsiTheme="minorHAnsi"/>
        </w:rPr>
        <w:t>The DOT charges a</w:t>
      </w:r>
      <w:r w:rsidRPr="00EE0B97">
        <w:rPr>
          <w:rFonts w:asciiTheme="minorHAnsi" w:hAnsiTheme="minorHAnsi"/>
        </w:rPr>
        <w:t xml:space="preserve"> fee for </w:t>
      </w:r>
      <w:r w:rsidR="00751C52" w:rsidRPr="00EE0B97">
        <w:rPr>
          <w:rFonts w:asciiTheme="minorHAnsi" w:hAnsiTheme="minorHAnsi"/>
        </w:rPr>
        <w:t xml:space="preserve">the manual </w:t>
      </w:r>
      <w:r w:rsidR="006E00FB" w:rsidRPr="00EE0B97">
        <w:rPr>
          <w:rFonts w:asciiTheme="minorHAnsi" w:hAnsiTheme="minorHAnsi"/>
        </w:rPr>
        <w:t>option,</w:t>
      </w:r>
      <w:r w:rsidRPr="00EE0B97">
        <w:rPr>
          <w:rFonts w:asciiTheme="minorHAnsi" w:hAnsiTheme="minorHAnsi"/>
        </w:rPr>
        <w:t xml:space="preserve"> as a person is required.</w:t>
      </w:r>
    </w:p>
    <w:p w:rsidR="004904FD" w:rsidRPr="00EE0B97" w:rsidRDefault="004904FD">
      <w:pPr>
        <w:widowControl w:val="0"/>
        <w:rPr>
          <w:rFonts w:asciiTheme="minorHAnsi" w:hAnsiTheme="minorHAnsi"/>
          <w:vanish/>
        </w:rPr>
      </w:pPr>
    </w:p>
    <w:p w:rsidR="004904FD" w:rsidRPr="00EE0B97" w:rsidRDefault="00054CB7" w:rsidP="00755E7F">
      <w:pPr>
        <w:pStyle w:val="Subtitle1"/>
      </w:pPr>
      <w:r w:rsidRPr="00EE0B97">
        <w:drawing>
          <wp:inline distT="0" distB="0" distL="0" distR="0">
            <wp:extent cx="3054350" cy="3054350"/>
            <wp:effectExtent l="19050" t="0" r="0" b="0"/>
            <wp:docPr id="36" name="Picture 36" descr="Comics\Wizzard Of Id\Tax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omics\Wizzard Of Id\Tax2.jpg"/>
                    <pic:cNvPicPr>
                      <a:picLocks noChangeAspect="1" noChangeArrowheads="1"/>
                    </pic:cNvPicPr>
                  </pic:nvPicPr>
                  <pic:blipFill>
                    <a:blip r:embed="rId69" cstate="print"/>
                    <a:srcRect/>
                    <a:stretch>
                      <a:fillRect/>
                    </a:stretch>
                  </pic:blipFill>
                  <pic:spPr bwMode="auto">
                    <a:xfrm>
                      <a:off x="0" y="0"/>
                      <a:ext cx="3054350" cy="3054350"/>
                    </a:xfrm>
                    <a:prstGeom prst="rect">
                      <a:avLst/>
                    </a:prstGeom>
                    <a:noFill/>
                    <a:ln w="9525">
                      <a:noFill/>
                      <a:miter lim="800000"/>
                      <a:headEnd/>
                      <a:tailEnd/>
                    </a:ln>
                  </pic:spPr>
                </pic:pic>
              </a:graphicData>
            </a:graphic>
          </wp:inline>
        </w:drawing>
      </w:r>
      <w:r w:rsidR="00665477" w:rsidRPr="00EE0B97">
        <w:br/>
        <w:t>Courtesy United Feature Syndicate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with most information collected by the government, this information is not </w:t>
      </w:r>
      <w:r w:rsidR="00363BC8" w:rsidRPr="00EE0B97">
        <w:rPr>
          <w:rFonts w:asciiTheme="minorHAnsi" w:hAnsiTheme="minorHAnsi"/>
        </w:rPr>
        <w:t>accessible</w:t>
      </w:r>
      <w:r w:rsidR="00B4370F" w:rsidRPr="00EE0B97">
        <w:rPr>
          <w:rFonts w:asciiTheme="minorHAnsi" w:hAnsiTheme="minorHAnsi"/>
        </w:rPr>
        <w:t xml:space="preserve"> by humans. Privacy laws forbid anyone from using this information to </w:t>
      </w:r>
      <w:r w:rsidRPr="00EE0B97">
        <w:rPr>
          <w:rFonts w:asciiTheme="minorHAnsi" w:hAnsiTheme="minorHAnsi"/>
        </w:rPr>
        <w:t>track the movements of individual motor vehicles, except by court order.</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As expected, drivers elect the ministers of transport. Each person with a valid driver’s license has one vote.</w:t>
      </w:r>
    </w:p>
    <w:p w:rsidR="004904FD" w:rsidRPr="00EE0B97" w:rsidRDefault="00665477">
      <w:pPr>
        <w:pStyle w:val="H4"/>
        <w:rPr>
          <w:rFonts w:asciiTheme="minorHAnsi" w:hAnsiTheme="minorHAnsi"/>
        </w:rPr>
      </w:pPr>
      <w:bookmarkStart w:id="128" w:name="_Toc146732811"/>
      <w:r w:rsidRPr="00EE0B97">
        <w:rPr>
          <w:rFonts w:asciiTheme="minorHAnsi" w:hAnsiTheme="minorHAnsi"/>
        </w:rPr>
        <w:t>Fossil Fuel Tax</w:t>
      </w:r>
      <w:bookmarkEnd w:id="128"/>
    </w:p>
    <w:p w:rsidR="004904FD" w:rsidRPr="00EE0B97" w:rsidRDefault="00665477">
      <w:pPr>
        <w:rPr>
          <w:rFonts w:asciiTheme="minorHAnsi" w:hAnsiTheme="minorHAnsi"/>
        </w:rPr>
      </w:pPr>
      <w:r w:rsidRPr="00EE0B97">
        <w:rPr>
          <w:rFonts w:asciiTheme="minorHAnsi" w:hAnsiTheme="minorHAnsi"/>
        </w:rPr>
        <w:t xml:space="preserve"> </w:t>
      </w:r>
      <w:r w:rsidR="00B4370F" w:rsidRPr="00EE0B97">
        <w:rPr>
          <w:rFonts w:asciiTheme="minorHAnsi" w:hAnsiTheme="minorHAnsi"/>
        </w:rPr>
        <w:t>The government taxes f</w:t>
      </w:r>
      <w:r w:rsidRPr="00EE0B97">
        <w:rPr>
          <w:rFonts w:asciiTheme="minorHAnsi" w:hAnsiTheme="minorHAnsi"/>
        </w:rPr>
        <w:t>ossil fuels because they’re bad for the environment. The money raised is used to help protect the environment</w:t>
      </w:r>
      <w:r w:rsidR="00D71EFF" w:rsidRPr="00EE0B97">
        <w:rPr>
          <w:rFonts w:asciiTheme="minorHAnsi" w:hAnsiTheme="minorHAnsi"/>
        </w:rPr>
        <w:t xml:space="preserve"> and for research on alternate energy sources</w:t>
      </w:r>
      <w:r w:rsidRPr="00EE0B97">
        <w:rPr>
          <w:rFonts w:asciiTheme="minorHAnsi" w:hAnsiTheme="minorHAnsi"/>
        </w:rPr>
        <w:t>.</w:t>
      </w:r>
    </w:p>
    <w:p w:rsidR="00686ED5" w:rsidRPr="00EE0B97" w:rsidRDefault="00686ED5">
      <w:pPr>
        <w:rPr>
          <w:rFonts w:asciiTheme="minorHAnsi" w:hAnsiTheme="minorHAnsi"/>
        </w:rPr>
      </w:pPr>
    </w:p>
    <w:p w:rsidR="00686ED5" w:rsidRPr="00EE0B97" w:rsidRDefault="00686ED5">
      <w:pPr>
        <w:rPr>
          <w:rFonts w:asciiTheme="minorHAnsi" w:hAnsiTheme="minorHAnsi"/>
        </w:rPr>
      </w:pPr>
      <w:r w:rsidRPr="00EE0B97">
        <w:rPr>
          <w:rFonts w:asciiTheme="minorHAnsi" w:hAnsiTheme="minorHAnsi"/>
        </w:rPr>
        <w:t>This tax is similar to the carbon tax</w:t>
      </w:r>
      <w:r w:rsidR="00B4370F" w:rsidRPr="00EE0B97">
        <w:rPr>
          <w:rFonts w:asciiTheme="minorHAnsi" w:hAnsiTheme="minorHAnsi"/>
        </w:rPr>
        <w:t xml:space="preserve"> we hear about on the news</w:t>
      </w:r>
      <w:r w:rsidRPr="00EE0B97">
        <w:rPr>
          <w:rFonts w:asciiTheme="minorHAnsi" w:hAnsiTheme="minorHAnsi"/>
        </w:rPr>
        <w:t xml:space="preserve">. Whereas the carbon tax is based on the controversial argument that fossil fuels are causing global warming, this fossil fuel tax is based on the fact the fossil fuels are polluting the </w:t>
      </w:r>
      <w:r w:rsidR="00E24524" w:rsidRPr="00EE0B97">
        <w:rPr>
          <w:rFonts w:asciiTheme="minorHAnsi" w:hAnsiTheme="minorHAnsi"/>
        </w:rPr>
        <w:t xml:space="preserve">air we </w:t>
      </w:r>
      <w:r w:rsidR="00FA21B8" w:rsidRPr="00EE0B97">
        <w:rPr>
          <w:rFonts w:asciiTheme="minorHAnsi" w:hAnsiTheme="minorHAnsi"/>
        </w:rPr>
        <w:t>breathe, reducing the amount of oxygen in congested cities,</w:t>
      </w:r>
      <w:r w:rsidR="00B4370F" w:rsidRPr="00EE0B97">
        <w:rPr>
          <w:rFonts w:asciiTheme="minorHAnsi" w:hAnsiTheme="minorHAnsi"/>
        </w:rPr>
        <w:t xml:space="preserve"> and suffocating our children</w:t>
      </w:r>
      <w:r w:rsidR="00E24524" w:rsidRPr="00EE0B97">
        <w:rPr>
          <w:rFonts w:asciiTheme="minorHAnsi" w:hAnsiTheme="minorHAnsi"/>
        </w:rPr>
        <w:t>.</w:t>
      </w:r>
    </w:p>
    <w:p w:rsidR="00686ED5" w:rsidRPr="00EE0B97" w:rsidRDefault="00686ED5">
      <w:pPr>
        <w:rPr>
          <w:rFonts w:asciiTheme="minorHAnsi" w:hAnsiTheme="minorHAnsi"/>
        </w:rPr>
      </w:pPr>
    </w:p>
    <w:p w:rsidR="00686ED5" w:rsidRPr="00EE0B97" w:rsidRDefault="00686ED5">
      <w:pPr>
        <w:rPr>
          <w:rFonts w:asciiTheme="minorHAnsi" w:hAnsiTheme="minorHAnsi"/>
        </w:rPr>
      </w:pPr>
      <w:r w:rsidRPr="00EE0B97">
        <w:rPr>
          <w:rFonts w:asciiTheme="minorHAnsi" w:hAnsiTheme="minorHAnsi"/>
        </w:rPr>
        <w:t xml:space="preserve">Anyone who doesn’t believe that fossil fuel is bad for the environment </w:t>
      </w:r>
      <w:r w:rsidR="00380B0B" w:rsidRPr="00EE0B97">
        <w:rPr>
          <w:rFonts w:asciiTheme="minorHAnsi" w:hAnsiTheme="minorHAnsi"/>
        </w:rPr>
        <w:t>should</w:t>
      </w:r>
      <w:r w:rsidRPr="00EE0B97">
        <w:rPr>
          <w:rFonts w:asciiTheme="minorHAnsi" w:hAnsiTheme="minorHAnsi"/>
        </w:rPr>
        <w:t xml:space="preserve"> visit a city that </w:t>
      </w:r>
      <w:r w:rsidR="00B4370F" w:rsidRPr="00EE0B97">
        <w:rPr>
          <w:rFonts w:asciiTheme="minorHAnsi" w:hAnsiTheme="minorHAnsi"/>
        </w:rPr>
        <w:t>has</w:t>
      </w:r>
      <w:r w:rsidRPr="00EE0B97">
        <w:rPr>
          <w:rFonts w:asciiTheme="minorHAnsi" w:hAnsiTheme="minorHAnsi"/>
        </w:rPr>
        <w:t xml:space="preserve"> smog, or go to a place that has acid rain.</w:t>
      </w:r>
    </w:p>
    <w:p w:rsidR="00686ED5" w:rsidRPr="00EE0B97" w:rsidRDefault="00686ED5">
      <w:pPr>
        <w:rPr>
          <w:rFonts w:asciiTheme="minorHAnsi" w:hAnsiTheme="minorHAnsi"/>
        </w:rPr>
      </w:pPr>
    </w:p>
    <w:p w:rsidR="00686ED5" w:rsidRPr="00EE0B97" w:rsidRDefault="00686ED5">
      <w:pPr>
        <w:rPr>
          <w:rFonts w:asciiTheme="minorHAnsi" w:hAnsiTheme="minorHAnsi"/>
        </w:rPr>
      </w:pPr>
      <w:r w:rsidRPr="00EE0B97">
        <w:rPr>
          <w:rFonts w:asciiTheme="minorHAnsi" w:hAnsiTheme="minorHAnsi"/>
        </w:rPr>
        <w:t>Because coal is the most polluting, it has the highest fossil fuel tax.</w:t>
      </w:r>
    </w:p>
    <w:p w:rsidR="004904FD" w:rsidRPr="00EE0B97" w:rsidRDefault="00665477">
      <w:pPr>
        <w:pStyle w:val="H4"/>
        <w:rPr>
          <w:rFonts w:asciiTheme="minorHAnsi" w:hAnsiTheme="minorHAnsi"/>
        </w:rPr>
      </w:pPr>
      <w:r w:rsidRPr="00EE0B97">
        <w:rPr>
          <w:rFonts w:asciiTheme="minorHAnsi" w:hAnsiTheme="minorHAnsi"/>
        </w:rPr>
        <w:t>Cradle To Grave Tax</w:t>
      </w:r>
    </w:p>
    <w:p w:rsidR="004904FD" w:rsidRPr="00EE0B97" w:rsidRDefault="00665477">
      <w:pPr>
        <w:rPr>
          <w:rFonts w:asciiTheme="minorHAnsi" w:hAnsiTheme="minorHAnsi"/>
        </w:rPr>
      </w:pPr>
      <w:r w:rsidRPr="00EE0B97">
        <w:rPr>
          <w:rFonts w:asciiTheme="minorHAnsi" w:hAnsiTheme="minorHAnsi"/>
        </w:rPr>
        <w:t xml:space="preserve">Manufacturers who produce products that cannot participate in the Cradle-To-Cradle lifecycle (P. </w:t>
      </w:r>
      <w:fldSimple w:instr=" PAGEREF Cradle_To_Cradle  \* MERGEFORMAT ">
        <w:r w:rsidR="00DA37AD" w:rsidRPr="00EE0B97">
          <w:rPr>
            <w:rFonts w:asciiTheme="minorHAnsi" w:hAnsiTheme="minorHAnsi"/>
            <w:noProof/>
          </w:rPr>
          <w:t>56</w:t>
        </w:r>
      </w:fldSimple>
      <w:r w:rsidRPr="00EE0B97">
        <w:rPr>
          <w:rFonts w:asciiTheme="minorHAnsi" w:hAnsiTheme="minorHAnsi"/>
        </w:rPr>
        <w:t>) get taxed a certain amount. This money finance</w:t>
      </w:r>
      <w:r w:rsidR="00A3561B" w:rsidRPr="00EE0B97">
        <w:rPr>
          <w:rFonts w:asciiTheme="minorHAnsi" w:hAnsiTheme="minorHAnsi"/>
        </w:rPr>
        <w:t>s</w:t>
      </w:r>
      <w:r w:rsidRPr="00EE0B97">
        <w:rPr>
          <w:rFonts w:asciiTheme="minorHAnsi" w:hAnsiTheme="minorHAnsi"/>
        </w:rPr>
        <w:t xml:space="preserve"> research into </w:t>
      </w:r>
      <w:r w:rsidR="00D71EFF" w:rsidRPr="00EE0B97">
        <w:rPr>
          <w:rFonts w:asciiTheme="minorHAnsi" w:hAnsiTheme="minorHAnsi"/>
        </w:rPr>
        <w:t>sustainable manufacturing</w:t>
      </w:r>
      <w:r w:rsidR="00D95170" w:rsidRPr="00EE0B97">
        <w:rPr>
          <w:rFonts w:asciiTheme="minorHAnsi" w:hAnsiTheme="minorHAnsi"/>
        </w:rPr>
        <w:t xml:space="preserve"> and disposal practices</w:t>
      </w:r>
      <w:r w:rsidRPr="00EE0B97">
        <w:rPr>
          <w:rFonts w:asciiTheme="minorHAnsi" w:hAnsiTheme="minorHAnsi"/>
        </w:rPr>
        <w:t>.</w:t>
      </w:r>
    </w:p>
    <w:p w:rsidR="004904FD" w:rsidRPr="00EE0B97" w:rsidRDefault="00665477">
      <w:pPr>
        <w:pStyle w:val="H4"/>
        <w:rPr>
          <w:rFonts w:asciiTheme="minorHAnsi" w:hAnsiTheme="minorHAnsi"/>
        </w:rPr>
      </w:pPr>
      <w:bookmarkStart w:id="129" w:name="_Toc146732812"/>
      <w:r w:rsidRPr="00EE0B97">
        <w:rPr>
          <w:rFonts w:asciiTheme="minorHAnsi" w:hAnsiTheme="minorHAnsi"/>
        </w:rPr>
        <w:t>Substance Abuse Tax</w:t>
      </w:r>
      <w:bookmarkEnd w:id="129"/>
    </w:p>
    <w:p w:rsidR="009C16B8" w:rsidRPr="00EE0B97" w:rsidRDefault="009C16B8" w:rsidP="009C16B8">
      <w:pPr>
        <w:widowControl w:val="0"/>
        <w:rPr>
          <w:rFonts w:asciiTheme="minorHAnsi" w:hAnsiTheme="minorHAnsi"/>
        </w:rPr>
      </w:pPr>
      <w:r w:rsidRPr="00EE0B97">
        <w:rPr>
          <w:rFonts w:asciiTheme="minorHAnsi" w:hAnsiTheme="minorHAnsi"/>
        </w:rPr>
        <w:t>Here are some disturbing statistics:</w:t>
      </w:r>
    </w:p>
    <w:p w:rsidR="009C16B8" w:rsidRPr="00EE0B97" w:rsidRDefault="009C16B8" w:rsidP="009C16B8">
      <w:pPr>
        <w:widowControl w:val="0"/>
        <w:rPr>
          <w:rFonts w:asciiTheme="minorHAnsi" w:hAnsiTheme="minorHAnsi"/>
        </w:rPr>
      </w:pPr>
    </w:p>
    <w:p w:rsidR="009C16B8" w:rsidRPr="00EE0B97" w:rsidRDefault="009C16B8" w:rsidP="009C16B8">
      <w:pPr>
        <w:pStyle w:val="quote2"/>
        <w:rPr>
          <w:rFonts w:asciiTheme="minorHAnsi" w:hAnsiTheme="minorHAnsi"/>
        </w:rPr>
      </w:pPr>
      <w:r w:rsidRPr="00EE0B97">
        <w:rPr>
          <w:rFonts w:asciiTheme="minorHAnsi" w:hAnsiTheme="minorHAnsi"/>
        </w:rPr>
        <w:t xml:space="preserve">“Substance abuse and addiction cost federal, state and local governments at least $467.7 billion in 2005, according to </w:t>
      </w:r>
      <w:r w:rsidRPr="00EE0B97">
        <w:rPr>
          <w:rFonts w:asciiTheme="minorHAnsi" w:hAnsiTheme="minorHAnsi"/>
          <w:i/>
        </w:rPr>
        <w:t>Shoveling Up II: The Impact of Substance Abuse on Federal, State and Local Budgets</w:t>
      </w:r>
      <w:r w:rsidRPr="00EE0B97">
        <w:rPr>
          <w:rFonts w:asciiTheme="minorHAnsi" w:hAnsiTheme="minorHAnsi"/>
        </w:rPr>
        <w:t>, a new 287-page report released today by The National Center on Addiction and Substance Abuse (CASA) at Columbia University.</w:t>
      </w:r>
    </w:p>
    <w:p w:rsidR="009C16B8" w:rsidRPr="00EE0B97" w:rsidRDefault="009C16B8" w:rsidP="009C16B8">
      <w:pPr>
        <w:pStyle w:val="quote2"/>
        <w:rPr>
          <w:rFonts w:asciiTheme="minorHAnsi" w:hAnsiTheme="minorHAnsi"/>
        </w:rPr>
      </w:pPr>
      <w:r w:rsidRPr="00EE0B97">
        <w:rPr>
          <w:rFonts w:asciiTheme="minorHAnsi" w:hAnsiTheme="minorHAnsi"/>
        </w:rPr>
        <w:t>“The CASA report found that of $373.9 billion in federal and state spending, 95.6 percent ($357.4 billion) went to shovel up the consequences and human wreckage of substance abuse and addiction; only 1.9 percent went to prevention and treatment, 0.4 percent to research, 1.4 percent to taxation and regulation, and 0.7 percent to interdiction.”</w:t>
      </w:r>
      <w:r w:rsidRPr="00EE0B97">
        <w:rPr>
          <w:rStyle w:val="FootnoteReference"/>
          <w:rFonts w:asciiTheme="minorHAnsi" w:hAnsiTheme="minorHAnsi"/>
        </w:rPr>
        <w:footnoteReference w:id="25"/>
      </w:r>
    </w:p>
    <w:p w:rsidR="009C16B8" w:rsidRPr="00EE0B97" w:rsidRDefault="009C16B8" w:rsidP="009C16B8">
      <w:pPr>
        <w:widowControl w:val="0"/>
        <w:rPr>
          <w:rFonts w:asciiTheme="minorHAnsi" w:hAnsiTheme="minorHAnsi"/>
        </w:rPr>
      </w:pPr>
      <w:r w:rsidRPr="00EE0B97">
        <w:rPr>
          <w:rFonts w:asciiTheme="minorHAnsi" w:hAnsiTheme="minorHAnsi"/>
        </w:rPr>
        <w:t>There are many substances people take that are bad for their health. This includes alcohol, tobacco and various recreational drugs. It is not fair that everyone pay for the health care for people who deliberately chose to damage their health.</w:t>
      </w:r>
    </w:p>
    <w:p w:rsidR="004904FD" w:rsidRPr="00EE0B97" w:rsidRDefault="004904FD">
      <w:pPr>
        <w:widowControl w:val="0"/>
        <w:rPr>
          <w:rFonts w:asciiTheme="minorHAnsi" w:hAnsiTheme="minorHAnsi"/>
        </w:rPr>
      </w:pPr>
    </w:p>
    <w:p w:rsidR="009C16B8" w:rsidRPr="00EE0B97" w:rsidRDefault="00665477">
      <w:pPr>
        <w:widowControl w:val="0"/>
        <w:rPr>
          <w:rFonts w:asciiTheme="minorHAnsi" w:hAnsiTheme="minorHAnsi"/>
        </w:rPr>
      </w:pPr>
      <w:r w:rsidRPr="00EE0B97">
        <w:rPr>
          <w:rFonts w:asciiTheme="minorHAnsi" w:hAnsiTheme="minorHAnsi"/>
        </w:rPr>
        <w:t xml:space="preserve">In the spirit of fairness, each of these substances </w:t>
      </w:r>
      <w:r w:rsidR="00AD62DA" w:rsidRPr="00EE0B97">
        <w:rPr>
          <w:rFonts w:asciiTheme="minorHAnsi" w:hAnsiTheme="minorHAnsi"/>
        </w:rPr>
        <w:t>has its own</w:t>
      </w:r>
      <w:r w:rsidRPr="00EE0B97">
        <w:rPr>
          <w:rFonts w:asciiTheme="minorHAnsi" w:hAnsiTheme="minorHAnsi"/>
        </w:rPr>
        <w:t xml:space="preserve"> special tax. This is in addition to the regular sales tax.</w:t>
      </w:r>
      <w:r w:rsidR="009C16B8" w:rsidRPr="00EE0B97">
        <w:rPr>
          <w:rFonts w:asciiTheme="minorHAnsi" w:hAnsiTheme="minorHAnsi"/>
        </w:rPr>
        <w:t xml:space="preserve"> The cost of cleaning up the consequence of substance abuse comes from this tax.</w:t>
      </w:r>
    </w:p>
    <w:p w:rsidR="009C16B8" w:rsidRPr="00EE0B97" w:rsidRDefault="009C16B8">
      <w:pPr>
        <w:widowControl w:val="0"/>
        <w:rPr>
          <w:rFonts w:asciiTheme="minorHAnsi" w:hAnsiTheme="minorHAnsi"/>
        </w:rPr>
      </w:pPr>
    </w:p>
    <w:p w:rsidR="009C16B8" w:rsidRPr="00EE0B97" w:rsidRDefault="009C16B8" w:rsidP="009C16B8">
      <w:pPr>
        <w:widowControl w:val="0"/>
        <w:rPr>
          <w:rFonts w:asciiTheme="minorHAnsi" w:hAnsiTheme="minorHAnsi"/>
        </w:rPr>
      </w:pPr>
      <w:r w:rsidRPr="00EE0B97">
        <w:rPr>
          <w:rFonts w:asciiTheme="minorHAnsi" w:hAnsiTheme="minorHAnsi"/>
        </w:rPr>
        <w:t xml:space="preserve">For example, the Alcohol Tax finances health care for people suffering from </w:t>
      </w:r>
      <w:r w:rsidRPr="00EE0B97">
        <w:rPr>
          <w:rFonts w:asciiTheme="minorHAnsi" w:hAnsiTheme="minorHAnsi"/>
        </w:rPr>
        <w:lastRenderedPageBreak/>
        <w:t>the effects of alcohol abuse. This includes rehab</w:t>
      </w:r>
      <w:r w:rsidR="00565DC5" w:rsidRPr="00EE0B97">
        <w:rPr>
          <w:rFonts w:asciiTheme="minorHAnsi" w:hAnsiTheme="minorHAnsi"/>
        </w:rPr>
        <w:t xml:space="preserve"> for alcoholics. </w:t>
      </w:r>
      <w:r w:rsidRPr="00EE0B97">
        <w:rPr>
          <w:rFonts w:asciiTheme="minorHAnsi" w:hAnsiTheme="minorHAnsi"/>
        </w:rPr>
        <w:t>This also covers the expenses associated with alcohol related accidents and crimes.</w:t>
      </w:r>
    </w:p>
    <w:p w:rsidR="009C16B8" w:rsidRPr="00EE0B97" w:rsidRDefault="009C16B8" w:rsidP="009C16B8">
      <w:pPr>
        <w:widowControl w:val="0"/>
        <w:rPr>
          <w:rFonts w:asciiTheme="minorHAnsi" w:hAnsiTheme="minorHAnsi"/>
        </w:rPr>
      </w:pPr>
    </w:p>
    <w:p w:rsidR="000850B5" w:rsidRPr="00EE0B97" w:rsidRDefault="000850B5">
      <w:pPr>
        <w:widowControl w:val="0"/>
        <w:rPr>
          <w:rFonts w:asciiTheme="minorHAnsi" w:hAnsiTheme="minorHAnsi"/>
        </w:rPr>
      </w:pPr>
      <w:r w:rsidRPr="00EE0B97">
        <w:rPr>
          <w:rFonts w:asciiTheme="minorHAnsi" w:hAnsiTheme="minorHAnsi"/>
        </w:rPr>
        <w:t xml:space="preserve">Prevention is more important than treatment. Only education, open dialog and early detection can control drug abuse. This is covered by </w:t>
      </w:r>
      <w:r w:rsidR="00565DC5" w:rsidRPr="00EE0B97">
        <w:rPr>
          <w:rFonts w:asciiTheme="minorHAnsi" w:hAnsiTheme="minorHAnsi"/>
        </w:rPr>
        <w:t>general health fund.</w:t>
      </w:r>
      <w:r w:rsidR="009C16B8" w:rsidRPr="00EE0B97">
        <w:rPr>
          <w:rFonts w:asciiTheme="minorHAnsi" w:hAnsiTheme="minorHAnsi"/>
        </w:rPr>
        <w:t xml:space="preserve"> </w:t>
      </w:r>
      <w:r w:rsidR="00565DC5" w:rsidRPr="00EE0B97">
        <w:rPr>
          <w:rFonts w:asciiTheme="minorHAnsi" w:hAnsiTheme="minorHAnsi"/>
        </w:rPr>
        <w:t>This is because substance abuse hurts everyone.</w:t>
      </w:r>
    </w:p>
    <w:p w:rsidR="000850B5" w:rsidRPr="00EE0B97" w:rsidRDefault="000850B5">
      <w:pPr>
        <w:widowControl w:val="0"/>
        <w:rPr>
          <w:rFonts w:asciiTheme="minorHAnsi" w:hAnsiTheme="minorHAnsi"/>
        </w:rPr>
      </w:pPr>
    </w:p>
    <w:p w:rsidR="00B32D99" w:rsidRPr="00EE0B97" w:rsidRDefault="00565DC5">
      <w:pPr>
        <w:widowControl w:val="0"/>
        <w:rPr>
          <w:rFonts w:asciiTheme="minorHAnsi" w:hAnsiTheme="minorHAnsi"/>
        </w:rPr>
      </w:pPr>
      <w:r w:rsidRPr="00EE0B97">
        <w:rPr>
          <w:rFonts w:asciiTheme="minorHAnsi" w:hAnsiTheme="minorHAnsi"/>
        </w:rPr>
        <w:t xml:space="preserve"> For more information, please see: www.casacolumbia.org</w:t>
      </w:r>
    </w:p>
    <w:p w:rsidR="004904FD" w:rsidRPr="00EE0B97" w:rsidRDefault="00665477">
      <w:pPr>
        <w:pStyle w:val="H4"/>
        <w:rPr>
          <w:rFonts w:asciiTheme="minorHAnsi" w:hAnsiTheme="minorHAnsi"/>
        </w:rPr>
      </w:pPr>
      <w:bookmarkStart w:id="130" w:name="_Toc146732813"/>
      <w:r w:rsidRPr="00EE0B97">
        <w:rPr>
          <w:rFonts w:asciiTheme="minorHAnsi" w:hAnsiTheme="minorHAnsi"/>
        </w:rPr>
        <w:t>Explosives/Weapons Tax</w:t>
      </w:r>
      <w:bookmarkEnd w:id="130"/>
    </w:p>
    <w:p w:rsidR="004904FD" w:rsidRPr="00EE0B97" w:rsidRDefault="00665477">
      <w:pPr>
        <w:widowControl w:val="0"/>
        <w:rPr>
          <w:rFonts w:asciiTheme="minorHAnsi" w:hAnsiTheme="minorHAnsi"/>
        </w:rPr>
      </w:pPr>
      <w:r w:rsidRPr="00EE0B97">
        <w:rPr>
          <w:rFonts w:asciiTheme="minorHAnsi" w:hAnsiTheme="minorHAnsi"/>
        </w:rPr>
        <w:t>Many people consider it their right to bear arms. But who’ll pay for people injured by weapons and explosives?  If you say the people who buy the weapons, you’re right.</w:t>
      </w:r>
    </w:p>
    <w:p w:rsidR="00380B0B" w:rsidRPr="00EE0B97" w:rsidRDefault="00380B0B">
      <w:pPr>
        <w:widowControl w:val="0"/>
        <w:rPr>
          <w:rFonts w:asciiTheme="minorHAnsi" w:hAnsiTheme="minorHAnsi"/>
        </w:rPr>
      </w:pPr>
    </w:p>
    <w:p w:rsidR="00380B0B" w:rsidRPr="00EE0B97" w:rsidRDefault="00380B0B" w:rsidP="00755E7F">
      <w:pPr>
        <w:pStyle w:val="Subtitle1"/>
      </w:pPr>
      <w:r w:rsidRPr="00EE0B97">
        <w:drawing>
          <wp:inline distT="0" distB="0" distL="0" distR="0">
            <wp:extent cx="2800350" cy="2543175"/>
            <wp:effectExtent l="19050" t="0" r="0" b="0"/>
            <wp:docPr id="31" name="Picture 30" descr="Right 2 Bear Ar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ight 2 Bear Arms.jpg"/>
                    <pic:cNvPicPr/>
                  </pic:nvPicPr>
                  <pic:blipFill>
                    <a:blip r:embed="rId70" cstate="print"/>
                    <a:stretch>
                      <a:fillRect/>
                    </a:stretch>
                  </pic:blipFill>
                  <pic:spPr>
                    <a:xfrm>
                      <a:off x="0" y="0"/>
                      <a:ext cx="2800350" cy="2543175"/>
                    </a:xfrm>
                    <a:prstGeom prst="rect">
                      <a:avLst/>
                    </a:prstGeom>
                  </pic:spPr>
                </pic:pic>
              </a:graphicData>
            </a:graphic>
          </wp:inline>
        </w:drawing>
      </w:r>
      <w:r w:rsidRPr="00EE0B97">
        <w:br/>
        <w:t>Found on Internet – Unknown source</w:t>
      </w:r>
    </w:p>
    <w:p w:rsidR="004904FD" w:rsidRPr="00EE0B97" w:rsidRDefault="00665477">
      <w:pPr>
        <w:pStyle w:val="H4"/>
        <w:rPr>
          <w:rFonts w:asciiTheme="minorHAnsi" w:hAnsiTheme="minorHAnsi"/>
        </w:rPr>
      </w:pPr>
      <w:bookmarkStart w:id="131" w:name="_Toc146732814"/>
      <w:r w:rsidRPr="00EE0B97">
        <w:rPr>
          <w:rFonts w:asciiTheme="minorHAnsi" w:hAnsiTheme="minorHAnsi"/>
        </w:rPr>
        <w:t>Pollution tax</w:t>
      </w:r>
      <w:bookmarkEnd w:id="131"/>
    </w:p>
    <w:p w:rsidR="004904FD" w:rsidRPr="00EE0B97" w:rsidRDefault="00665477">
      <w:pPr>
        <w:widowControl w:val="0"/>
        <w:rPr>
          <w:rFonts w:asciiTheme="minorHAnsi" w:hAnsiTheme="minorHAnsi"/>
        </w:rPr>
      </w:pPr>
      <w:r w:rsidRPr="00EE0B97">
        <w:rPr>
          <w:rFonts w:asciiTheme="minorHAnsi" w:hAnsiTheme="minorHAnsi"/>
        </w:rPr>
        <w:t>Many businesses pollute the environment in the process of doing business. This is intolerable but difficult to eliminate. To combat this, Aipotu has come up with the pollution tax.</w:t>
      </w:r>
    </w:p>
    <w:p w:rsidR="004904FD" w:rsidRPr="00EE0B97" w:rsidRDefault="004904FD">
      <w:pPr>
        <w:widowControl w:val="0"/>
        <w:rPr>
          <w:rFonts w:asciiTheme="minorHAnsi" w:hAnsiTheme="minorHAnsi"/>
        </w:rPr>
      </w:pPr>
    </w:p>
    <w:p w:rsidR="004904FD" w:rsidRPr="00EE0B97" w:rsidRDefault="008C7E51">
      <w:pPr>
        <w:widowControl w:val="0"/>
        <w:rPr>
          <w:rFonts w:asciiTheme="minorHAnsi" w:hAnsiTheme="minorHAnsi"/>
        </w:rPr>
      </w:pPr>
      <w:r w:rsidRPr="00EE0B97">
        <w:rPr>
          <w:rFonts w:asciiTheme="minorHAnsi" w:hAnsiTheme="minorHAnsi"/>
        </w:rPr>
        <w:t>Companies</w:t>
      </w:r>
      <w:r w:rsidR="00665477" w:rsidRPr="00EE0B97">
        <w:rPr>
          <w:rFonts w:asciiTheme="minorHAnsi" w:hAnsiTheme="minorHAnsi"/>
        </w:rPr>
        <w:t xml:space="preserve"> who pollute the environment </w:t>
      </w:r>
      <w:r w:rsidR="00A3561B" w:rsidRPr="00EE0B97">
        <w:rPr>
          <w:rFonts w:asciiTheme="minorHAnsi" w:hAnsiTheme="minorHAnsi"/>
        </w:rPr>
        <w:t>pay tax</w:t>
      </w:r>
      <w:r w:rsidR="00665477" w:rsidRPr="00EE0B97">
        <w:rPr>
          <w:rFonts w:asciiTheme="minorHAnsi" w:hAnsiTheme="minorHAnsi"/>
        </w:rPr>
        <w:t xml:space="preserve"> according to the level of pollution they produce. This money </w:t>
      </w:r>
      <w:r w:rsidR="00A3561B" w:rsidRPr="00EE0B97">
        <w:rPr>
          <w:rFonts w:asciiTheme="minorHAnsi" w:hAnsiTheme="minorHAnsi"/>
        </w:rPr>
        <w:t>finances</w:t>
      </w:r>
      <w:r w:rsidR="00665477" w:rsidRPr="00EE0B97">
        <w:rPr>
          <w:rFonts w:asciiTheme="minorHAnsi" w:hAnsiTheme="minorHAnsi"/>
        </w:rPr>
        <w:t xml:space="preserve"> </w:t>
      </w:r>
      <w:r w:rsidR="00A3561B" w:rsidRPr="00EE0B97">
        <w:rPr>
          <w:rFonts w:asciiTheme="minorHAnsi" w:hAnsiTheme="minorHAnsi"/>
        </w:rPr>
        <w:t xml:space="preserve">the cleanup of pollution and </w:t>
      </w:r>
      <w:r w:rsidR="00665477" w:rsidRPr="00EE0B97">
        <w:rPr>
          <w:rFonts w:asciiTheme="minorHAnsi" w:hAnsiTheme="minorHAnsi"/>
        </w:rPr>
        <w:t>research on cleanup solutions.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Oil companies are required to obtain special oil spill insurance</w:t>
      </w:r>
      <w:r w:rsidR="00A3561B" w:rsidRPr="00EE0B97">
        <w:rPr>
          <w:rFonts w:asciiTheme="minorHAnsi" w:hAnsiTheme="minorHAnsi"/>
        </w:rPr>
        <w:t xml:space="preserve"> to operate in Aipotu territory. This insurance covers the cost of </w:t>
      </w:r>
      <w:r w:rsidRPr="00EE0B97">
        <w:rPr>
          <w:rFonts w:asciiTheme="minorHAnsi" w:hAnsiTheme="minorHAnsi"/>
        </w:rPr>
        <w:t>clean</w:t>
      </w:r>
      <w:r w:rsidR="00A3561B" w:rsidRPr="00EE0B97">
        <w:rPr>
          <w:rFonts w:asciiTheme="minorHAnsi" w:hAnsiTheme="minorHAnsi"/>
        </w:rPr>
        <w:t>ing</w:t>
      </w:r>
      <w:r w:rsidRPr="00EE0B97">
        <w:rPr>
          <w:rFonts w:asciiTheme="minorHAnsi" w:hAnsiTheme="minorHAnsi"/>
        </w:rPr>
        <w:t xml:space="preserve"> up oil spills.</w:t>
      </w:r>
    </w:p>
    <w:p w:rsidR="004904FD" w:rsidRPr="00EE0B97" w:rsidRDefault="004904FD">
      <w:pPr>
        <w:widowControl w:val="0"/>
        <w:rPr>
          <w:rFonts w:asciiTheme="minorHAnsi" w:hAnsiTheme="minorHAnsi"/>
        </w:rPr>
      </w:pPr>
    </w:p>
    <w:p w:rsidR="00917731" w:rsidRPr="00EE0B97" w:rsidRDefault="00665477">
      <w:pPr>
        <w:widowControl w:val="0"/>
        <w:rPr>
          <w:rFonts w:asciiTheme="minorHAnsi" w:hAnsiTheme="minorHAnsi"/>
        </w:rPr>
      </w:pPr>
      <w:r w:rsidRPr="00EE0B97">
        <w:rPr>
          <w:rFonts w:asciiTheme="minorHAnsi" w:hAnsiTheme="minorHAnsi"/>
        </w:rPr>
        <w:t xml:space="preserve">The general </w:t>
      </w:r>
      <w:r w:rsidR="000B3F01" w:rsidRPr="00EE0B97">
        <w:rPr>
          <w:rFonts w:asciiTheme="minorHAnsi" w:hAnsiTheme="minorHAnsi"/>
        </w:rPr>
        <w:t>public elects</w:t>
      </w:r>
      <w:r w:rsidRPr="00EE0B97">
        <w:rPr>
          <w:rFonts w:asciiTheme="minorHAnsi" w:hAnsiTheme="minorHAnsi"/>
        </w:rPr>
        <w:t xml:space="preserve"> the minister of the environment because the environment is everyone’s business</w:t>
      </w:r>
      <w:r w:rsidR="00D95170" w:rsidRPr="00EE0B97">
        <w:rPr>
          <w:rFonts w:asciiTheme="minorHAnsi" w:hAnsiTheme="minorHAnsi"/>
        </w:rPr>
        <w:t xml:space="preserve"> and everyone pays in the end</w:t>
      </w:r>
      <w:r w:rsidRPr="00EE0B97">
        <w:rPr>
          <w:rFonts w:asciiTheme="minorHAnsi" w:hAnsiTheme="minorHAnsi"/>
        </w:rPr>
        <w:t>.</w:t>
      </w:r>
    </w:p>
    <w:p w:rsidR="00917731" w:rsidRPr="00EE0B97" w:rsidRDefault="00917731" w:rsidP="00917731">
      <w:pPr>
        <w:pStyle w:val="H3"/>
        <w:rPr>
          <w:rFonts w:asciiTheme="minorHAnsi" w:hAnsiTheme="minorHAnsi"/>
        </w:rPr>
      </w:pPr>
      <w:bookmarkStart w:id="132" w:name="_Toc383697532"/>
      <w:r w:rsidRPr="00EE0B97">
        <w:rPr>
          <w:rFonts w:asciiTheme="minorHAnsi" w:hAnsiTheme="minorHAnsi"/>
        </w:rPr>
        <w:t>Additional Taxes</w:t>
      </w:r>
      <w:bookmarkEnd w:id="132"/>
    </w:p>
    <w:p w:rsidR="00823C56" w:rsidRPr="00EE0B97" w:rsidRDefault="00823C56" w:rsidP="00823C56">
      <w:pPr>
        <w:pStyle w:val="Quote1"/>
        <w:rPr>
          <w:rFonts w:asciiTheme="minorHAnsi" w:hAnsiTheme="minorHAnsi"/>
          <w:szCs w:val="24"/>
        </w:rPr>
      </w:pPr>
      <w:r w:rsidRPr="00EE0B97">
        <w:rPr>
          <w:rFonts w:asciiTheme="minorHAnsi" w:hAnsiTheme="minorHAnsi"/>
          <w:szCs w:val="24"/>
        </w:rPr>
        <w:t>Blessed are the young,</w:t>
      </w:r>
      <w:r w:rsidRPr="00EE0B97">
        <w:rPr>
          <w:rFonts w:asciiTheme="minorHAnsi" w:hAnsiTheme="minorHAnsi"/>
          <w:szCs w:val="24"/>
        </w:rPr>
        <w:br/>
        <w:t>for they shall inherit the national debt.</w:t>
      </w:r>
      <w:r w:rsidRPr="00EE0B97">
        <w:rPr>
          <w:rFonts w:asciiTheme="minorHAnsi" w:hAnsiTheme="minorHAnsi"/>
          <w:szCs w:val="24"/>
        </w:rPr>
        <w:br/>
        <w:t>-- Herbert Hoover --</w:t>
      </w:r>
    </w:p>
    <w:p w:rsidR="00823C56" w:rsidRPr="00EE0B97" w:rsidRDefault="00823C56" w:rsidP="00823C56">
      <w:pPr>
        <w:pStyle w:val="Quote1"/>
        <w:rPr>
          <w:rFonts w:asciiTheme="minorHAnsi" w:hAnsiTheme="minorHAnsi"/>
          <w:szCs w:val="24"/>
        </w:rPr>
      </w:pPr>
    </w:p>
    <w:p w:rsidR="00823C56" w:rsidRPr="00EE0B97" w:rsidRDefault="00823C56" w:rsidP="00823C56">
      <w:pPr>
        <w:pStyle w:val="Quote1"/>
        <w:rPr>
          <w:rFonts w:asciiTheme="minorHAnsi" w:hAnsiTheme="minorHAnsi"/>
          <w:szCs w:val="24"/>
        </w:rPr>
      </w:pPr>
      <w:r w:rsidRPr="00EE0B97">
        <w:rPr>
          <w:rFonts w:asciiTheme="minorHAnsi" w:hAnsiTheme="minorHAnsi"/>
          <w:szCs w:val="24"/>
        </w:rPr>
        <w:t>Collecting more taxes than is absolutely</w:t>
      </w:r>
      <w:r w:rsidRPr="00EE0B97">
        <w:rPr>
          <w:rFonts w:asciiTheme="minorHAnsi" w:hAnsiTheme="minorHAnsi"/>
          <w:szCs w:val="24"/>
        </w:rPr>
        <w:br/>
        <w:t>necessary is legalized robbery.</w:t>
      </w:r>
      <w:r w:rsidRPr="00EE0B97">
        <w:rPr>
          <w:rFonts w:asciiTheme="minorHAnsi" w:hAnsiTheme="minorHAnsi"/>
          <w:szCs w:val="24"/>
        </w:rPr>
        <w:br/>
        <w:t>-- Calvin Coolidge --</w:t>
      </w:r>
    </w:p>
    <w:p w:rsidR="00917731" w:rsidRPr="00EE0B97" w:rsidRDefault="00917731">
      <w:pPr>
        <w:widowControl w:val="0"/>
        <w:rPr>
          <w:rFonts w:asciiTheme="minorHAnsi" w:hAnsiTheme="minorHAnsi"/>
        </w:rPr>
      </w:pPr>
    </w:p>
    <w:p w:rsidR="00917731" w:rsidRPr="00EE0B97" w:rsidRDefault="00917731">
      <w:pPr>
        <w:widowControl w:val="0"/>
        <w:rPr>
          <w:rFonts w:asciiTheme="minorHAnsi" w:hAnsiTheme="minorHAnsi"/>
        </w:rPr>
      </w:pPr>
      <w:r w:rsidRPr="00EE0B97">
        <w:rPr>
          <w:rFonts w:asciiTheme="minorHAnsi" w:hAnsiTheme="minorHAnsi"/>
        </w:rPr>
        <w:t>Aipotu has no estate tax.</w:t>
      </w:r>
      <w:r w:rsidR="007B59BF" w:rsidRPr="00EE0B97">
        <w:rPr>
          <w:rFonts w:asciiTheme="minorHAnsi" w:hAnsiTheme="minorHAnsi"/>
        </w:rPr>
        <w:t xml:space="preserve"> The reason is that it is immoral to tax the dead.</w:t>
      </w:r>
    </w:p>
    <w:p w:rsidR="006E6428" w:rsidRPr="00EE0B97" w:rsidRDefault="006E6428" w:rsidP="006E6428">
      <w:pPr>
        <w:pStyle w:val="H4"/>
        <w:rPr>
          <w:rFonts w:asciiTheme="minorHAnsi" w:hAnsiTheme="minorHAnsi"/>
        </w:rPr>
      </w:pPr>
      <w:r w:rsidRPr="00EE0B97">
        <w:rPr>
          <w:rFonts w:asciiTheme="minorHAnsi" w:hAnsiTheme="minorHAnsi"/>
        </w:rPr>
        <w:lastRenderedPageBreak/>
        <w:t>Tax Lifecycle</w:t>
      </w:r>
    </w:p>
    <w:p w:rsidR="00917731" w:rsidRPr="00EE0B97" w:rsidRDefault="007B59BF">
      <w:pPr>
        <w:widowControl w:val="0"/>
        <w:rPr>
          <w:rFonts w:asciiTheme="minorHAnsi" w:hAnsiTheme="minorHAnsi"/>
        </w:rPr>
      </w:pPr>
      <w:r w:rsidRPr="00EE0B97">
        <w:rPr>
          <w:rFonts w:asciiTheme="minorHAnsi" w:hAnsiTheme="minorHAnsi"/>
        </w:rPr>
        <w:t xml:space="preserve">All taxes have a </w:t>
      </w:r>
      <w:r w:rsidR="006E00FB" w:rsidRPr="00EE0B97">
        <w:rPr>
          <w:rFonts w:asciiTheme="minorHAnsi" w:hAnsiTheme="minorHAnsi"/>
        </w:rPr>
        <w:t>ten-year</w:t>
      </w:r>
      <w:r w:rsidRPr="00EE0B97">
        <w:rPr>
          <w:rFonts w:asciiTheme="minorHAnsi" w:hAnsiTheme="minorHAnsi"/>
        </w:rPr>
        <w:t xml:space="preserve"> life cycle. </w:t>
      </w:r>
      <w:r w:rsidR="00FA21B8" w:rsidRPr="00EE0B97">
        <w:rPr>
          <w:rFonts w:asciiTheme="minorHAnsi" w:hAnsiTheme="minorHAnsi"/>
        </w:rPr>
        <w:t>Taxpayers</w:t>
      </w:r>
      <w:r w:rsidR="002A7724" w:rsidRPr="00EE0B97">
        <w:rPr>
          <w:rFonts w:asciiTheme="minorHAnsi" w:hAnsiTheme="minorHAnsi"/>
        </w:rPr>
        <w:t xml:space="preserve"> must vote to renew all taxes every ten years</w:t>
      </w:r>
      <w:r w:rsidRPr="00EE0B97">
        <w:rPr>
          <w:rFonts w:asciiTheme="minorHAnsi" w:hAnsiTheme="minorHAnsi"/>
        </w:rPr>
        <w:t xml:space="preserve">. The voters can vote to either uphold the tax or abolish it. </w:t>
      </w:r>
      <w:r w:rsidR="00823C56" w:rsidRPr="00EE0B97">
        <w:rPr>
          <w:rFonts w:asciiTheme="minorHAnsi" w:hAnsiTheme="minorHAnsi"/>
        </w:rPr>
        <w:t>The question posed to the voter is in the form of, “Do you want to continue paying this tax for these specific services</w:t>
      </w:r>
      <w:r w:rsidR="006E00FB" w:rsidRPr="00EE0B97">
        <w:rPr>
          <w:rFonts w:asciiTheme="minorHAnsi" w:hAnsiTheme="minorHAnsi"/>
        </w:rPr>
        <w:t>?</w:t>
      </w:r>
      <w:r w:rsidR="00823C56" w:rsidRPr="00EE0B97">
        <w:rPr>
          <w:rFonts w:asciiTheme="minorHAnsi" w:hAnsiTheme="minorHAnsi"/>
        </w:rPr>
        <w:t>”</w:t>
      </w:r>
      <w:r w:rsidR="006E6428" w:rsidRPr="00EE0B97">
        <w:rPr>
          <w:rFonts w:asciiTheme="minorHAnsi" w:hAnsiTheme="minorHAnsi"/>
        </w:rPr>
        <w:t xml:space="preserve"> </w:t>
      </w:r>
      <w:r w:rsidR="002A7724" w:rsidRPr="00EE0B97">
        <w:rPr>
          <w:rFonts w:asciiTheme="minorHAnsi" w:hAnsiTheme="minorHAnsi"/>
        </w:rPr>
        <w:t>The tax law stays in effect i</w:t>
      </w:r>
      <w:r w:rsidR="006E6428" w:rsidRPr="00EE0B97">
        <w:rPr>
          <w:rFonts w:asciiTheme="minorHAnsi" w:hAnsiTheme="minorHAnsi"/>
        </w:rPr>
        <w:t xml:space="preserve">f </w:t>
      </w:r>
      <w:r w:rsidR="006E00FB" w:rsidRPr="00EE0B97">
        <w:rPr>
          <w:rFonts w:asciiTheme="minorHAnsi" w:hAnsiTheme="minorHAnsi"/>
        </w:rPr>
        <w:t>a majority of voters says</w:t>
      </w:r>
      <w:r w:rsidR="002A7724" w:rsidRPr="00EE0B97">
        <w:rPr>
          <w:rFonts w:asciiTheme="minorHAnsi" w:hAnsiTheme="minorHAnsi"/>
        </w:rPr>
        <w:t xml:space="preserve"> “Yes”.</w:t>
      </w:r>
    </w:p>
    <w:p w:rsidR="00917731" w:rsidRPr="00EE0B97" w:rsidRDefault="00917731">
      <w:pPr>
        <w:widowControl w:val="0"/>
        <w:rPr>
          <w:rFonts w:asciiTheme="minorHAnsi" w:hAnsiTheme="minorHAnsi"/>
        </w:rPr>
      </w:pPr>
    </w:p>
    <w:p w:rsidR="006E6428" w:rsidRPr="00EE0B97" w:rsidRDefault="009804E4">
      <w:pPr>
        <w:widowControl w:val="0"/>
        <w:rPr>
          <w:rFonts w:asciiTheme="minorHAnsi" w:hAnsiTheme="minorHAnsi"/>
        </w:rPr>
      </w:pPr>
      <w:r w:rsidRPr="00EE0B97">
        <w:rPr>
          <w:rFonts w:asciiTheme="minorHAnsi" w:hAnsiTheme="minorHAnsi"/>
        </w:rPr>
        <w:t xml:space="preserve">A non-vote is the same as a “Yes” vote. </w:t>
      </w:r>
      <w:r w:rsidR="007E34A6" w:rsidRPr="00EE0B97">
        <w:rPr>
          <w:rFonts w:asciiTheme="minorHAnsi" w:hAnsiTheme="minorHAnsi"/>
        </w:rPr>
        <w:t>In t</w:t>
      </w:r>
      <w:r w:rsidRPr="00EE0B97">
        <w:rPr>
          <w:rFonts w:asciiTheme="minorHAnsi" w:hAnsiTheme="minorHAnsi"/>
        </w:rPr>
        <w:t xml:space="preserve">his </w:t>
      </w:r>
      <w:r w:rsidR="006E00FB" w:rsidRPr="00EE0B97">
        <w:rPr>
          <w:rFonts w:asciiTheme="minorHAnsi" w:hAnsiTheme="minorHAnsi"/>
        </w:rPr>
        <w:t>way,</w:t>
      </w:r>
      <w:r w:rsidRPr="00EE0B97">
        <w:rPr>
          <w:rFonts w:asciiTheme="minorHAnsi" w:hAnsiTheme="minorHAnsi"/>
        </w:rPr>
        <w:t xml:space="preserve"> voters don’t have to vote if they are satisfied with the tax and the services rendered.</w:t>
      </w:r>
    </w:p>
    <w:p w:rsidR="009804E4" w:rsidRPr="00EE0B97" w:rsidRDefault="009804E4">
      <w:pPr>
        <w:widowControl w:val="0"/>
        <w:rPr>
          <w:rFonts w:asciiTheme="minorHAnsi" w:hAnsiTheme="minorHAnsi"/>
        </w:rPr>
      </w:pPr>
    </w:p>
    <w:p w:rsidR="009804E4" w:rsidRPr="00EE0B97" w:rsidRDefault="009804E4">
      <w:pPr>
        <w:widowControl w:val="0"/>
        <w:rPr>
          <w:rFonts w:asciiTheme="minorHAnsi" w:hAnsiTheme="minorHAnsi"/>
        </w:rPr>
      </w:pPr>
      <w:r w:rsidRPr="00EE0B97">
        <w:rPr>
          <w:rFonts w:asciiTheme="minorHAnsi" w:hAnsiTheme="minorHAnsi"/>
        </w:rPr>
        <w:t xml:space="preserve">As an example, let’s say there are 100 people eligible to vote. Ten people vote “No”. Five people vote “Yes”. The remaining 85 people do not vote. If you just count the votes of the people who have voted, </w:t>
      </w:r>
      <w:r w:rsidR="00991545" w:rsidRPr="00EE0B97">
        <w:rPr>
          <w:rFonts w:asciiTheme="minorHAnsi" w:hAnsiTheme="minorHAnsi"/>
        </w:rPr>
        <w:t xml:space="preserve">this would have struck down </w:t>
      </w:r>
      <w:r w:rsidRPr="00EE0B97">
        <w:rPr>
          <w:rFonts w:asciiTheme="minorHAnsi" w:hAnsiTheme="minorHAnsi"/>
        </w:rPr>
        <w:t xml:space="preserve">the tax. </w:t>
      </w:r>
      <w:r w:rsidR="00991545" w:rsidRPr="00EE0B97">
        <w:rPr>
          <w:rFonts w:asciiTheme="minorHAnsi" w:hAnsiTheme="minorHAnsi"/>
        </w:rPr>
        <w:t xml:space="preserve">I would have also eliminated the service the tax financed. </w:t>
      </w:r>
      <w:r w:rsidRPr="00EE0B97">
        <w:rPr>
          <w:rFonts w:asciiTheme="minorHAnsi" w:hAnsiTheme="minorHAnsi"/>
        </w:rPr>
        <w:t>However</w:t>
      </w:r>
      <w:r w:rsidR="00380B0B" w:rsidRPr="00EE0B97">
        <w:rPr>
          <w:rFonts w:asciiTheme="minorHAnsi" w:hAnsiTheme="minorHAnsi"/>
        </w:rPr>
        <w:t>,</w:t>
      </w:r>
      <w:r w:rsidRPr="00EE0B97">
        <w:rPr>
          <w:rFonts w:asciiTheme="minorHAnsi" w:hAnsiTheme="minorHAnsi"/>
        </w:rPr>
        <w:t xml:space="preserve"> since a non-vote is the same as a “Yes” vote, </w:t>
      </w:r>
      <w:r w:rsidR="00991545" w:rsidRPr="00EE0B97">
        <w:rPr>
          <w:rFonts w:asciiTheme="minorHAnsi" w:hAnsiTheme="minorHAnsi"/>
        </w:rPr>
        <w:t xml:space="preserve">this renews </w:t>
      </w:r>
      <w:r w:rsidRPr="00EE0B97">
        <w:rPr>
          <w:rFonts w:asciiTheme="minorHAnsi" w:hAnsiTheme="minorHAnsi"/>
        </w:rPr>
        <w:t>the tax with a vote of 90 to 10.</w:t>
      </w:r>
    </w:p>
    <w:p w:rsidR="006E6428" w:rsidRPr="00EE0B97" w:rsidRDefault="006E6428">
      <w:pPr>
        <w:widowControl w:val="0"/>
        <w:rPr>
          <w:rFonts w:asciiTheme="minorHAnsi" w:hAnsiTheme="minorHAnsi"/>
        </w:rPr>
      </w:pPr>
    </w:p>
    <w:p w:rsidR="006E6428" w:rsidRPr="00EE0B97" w:rsidRDefault="006E6428">
      <w:pPr>
        <w:widowControl w:val="0"/>
        <w:rPr>
          <w:rFonts w:asciiTheme="minorHAnsi" w:hAnsiTheme="minorHAnsi"/>
        </w:rPr>
      </w:pPr>
      <w:r w:rsidRPr="00EE0B97">
        <w:rPr>
          <w:rFonts w:asciiTheme="minorHAnsi" w:hAnsiTheme="minorHAnsi"/>
        </w:rPr>
        <w:t xml:space="preserve">Fines are not subject to this tax lifecycle since </w:t>
      </w:r>
      <w:r w:rsidR="009804E4" w:rsidRPr="00EE0B97">
        <w:rPr>
          <w:rFonts w:asciiTheme="minorHAnsi" w:hAnsiTheme="minorHAnsi"/>
        </w:rPr>
        <w:t>fines are a form of punishment.</w:t>
      </w:r>
    </w:p>
    <w:p w:rsidR="00EB3554" w:rsidRPr="00EE0B97" w:rsidRDefault="00EB3554">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even" r:id="rId71"/>
          <w:headerReference w:type="default" r:id="rId72"/>
          <w:footerReference w:type="even" r:id="rId73"/>
          <w:footerReference w:type="default" r:id="rId74"/>
          <w:headerReference w:type="first" r:id="rId75"/>
          <w:footerReference w:type="first" r:id="rId76"/>
          <w:type w:val="continuous"/>
          <w:pgSz w:w="8640" w:h="12960" w:code="1"/>
          <w:pgMar w:top="720" w:right="720" w:bottom="720" w:left="720" w:header="288" w:footer="288" w:gutter="360"/>
          <w:cols w:space="709"/>
          <w:noEndnote/>
          <w:titlePg/>
          <w:docGrid w:linePitch="326"/>
        </w:sectPr>
      </w:pPr>
      <w:bookmarkStart w:id="133" w:name="_Toc477965031"/>
      <w:bookmarkStart w:id="134" w:name="Employment"/>
    </w:p>
    <w:p w:rsidR="004904FD" w:rsidRPr="00EE0B97" w:rsidRDefault="00665477">
      <w:pPr>
        <w:pStyle w:val="H2"/>
        <w:rPr>
          <w:rFonts w:asciiTheme="minorHAnsi" w:hAnsiTheme="minorHAnsi"/>
          <w:bCs w:val="0"/>
          <w:szCs w:val="24"/>
        </w:rPr>
      </w:pPr>
      <w:bookmarkStart w:id="135" w:name="_Toc146731254"/>
      <w:bookmarkStart w:id="136" w:name="_Toc146731346"/>
      <w:bookmarkStart w:id="137" w:name="_Toc146731476"/>
      <w:bookmarkStart w:id="138" w:name="_Toc146732815"/>
      <w:bookmarkStart w:id="139" w:name="_Toc290215049"/>
      <w:bookmarkStart w:id="140" w:name="_Toc383697533"/>
      <w:bookmarkEnd w:id="133"/>
      <w:bookmarkEnd w:id="134"/>
      <w:r w:rsidRPr="00EE0B97">
        <w:rPr>
          <w:rFonts w:asciiTheme="minorHAnsi" w:hAnsiTheme="minorHAnsi"/>
          <w:bCs w:val="0"/>
          <w:szCs w:val="24"/>
        </w:rPr>
        <w:lastRenderedPageBreak/>
        <w:t>Business As Usual</w:t>
      </w:r>
      <w:bookmarkEnd w:id="135"/>
      <w:bookmarkEnd w:id="136"/>
      <w:bookmarkEnd w:id="137"/>
      <w:bookmarkEnd w:id="138"/>
      <w:bookmarkEnd w:id="139"/>
      <w:bookmarkEnd w:id="140"/>
    </w:p>
    <w:p w:rsidR="004904FD" w:rsidRPr="00EE0B97" w:rsidRDefault="00665477">
      <w:pPr>
        <w:pStyle w:val="Quote1"/>
        <w:rPr>
          <w:rFonts w:asciiTheme="minorHAnsi" w:hAnsiTheme="minorHAnsi"/>
          <w:szCs w:val="24"/>
        </w:rPr>
      </w:pPr>
      <w:bookmarkStart w:id="141" w:name="_Toc141432747"/>
      <w:r w:rsidRPr="00EE0B97">
        <w:rPr>
          <w:rFonts w:asciiTheme="minorHAnsi" w:hAnsiTheme="minorHAnsi"/>
          <w:szCs w:val="24"/>
        </w:rPr>
        <w:t>If you don't do it excellently, don't do it at all.</w:t>
      </w:r>
      <w:r w:rsidRPr="00EE0B97">
        <w:rPr>
          <w:rFonts w:asciiTheme="minorHAnsi" w:hAnsiTheme="minorHAnsi"/>
          <w:szCs w:val="24"/>
        </w:rPr>
        <w:br/>
        <w:t>Because if it's not excellent, it won't be profitable or fun,</w:t>
      </w:r>
      <w:r w:rsidRPr="00EE0B97">
        <w:rPr>
          <w:rFonts w:asciiTheme="minorHAnsi" w:hAnsiTheme="minorHAnsi"/>
          <w:szCs w:val="24"/>
        </w:rPr>
        <w:br/>
        <w:t>and if you're not in business for fun or profit,</w:t>
      </w:r>
      <w:r w:rsidRPr="00EE0B97">
        <w:rPr>
          <w:rFonts w:asciiTheme="minorHAnsi" w:hAnsiTheme="minorHAnsi"/>
          <w:szCs w:val="24"/>
        </w:rPr>
        <w:br/>
        <w:t>what the hell are you doing there?</w:t>
      </w:r>
      <w:r w:rsidRPr="00EE0B97">
        <w:rPr>
          <w:rFonts w:asciiTheme="minorHAnsi" w:hAnsiTheme="minorHAnsi"/>
          <w:szCs w:val="24"/>
        </w:rPr>
        <w:br/>
        <w:t>-- Robert Townsend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If brute force doesn’t work,</w:t>
      </w:r>
      <w:r w:rsidRPr="00EE0B97">
        <w:rPr>
          <w:rFonts w:asciiTheme="minorHAnsi" w:hAnsiTheme="minorHAnsi"/>
          <w:szCs w:val="24"/>
        </w:rPr>
        <w:br/>
        <w:t>You’re not using enough of it.</w:t>
      </w:r>
      <w:r w:rsidRPr="00EE0B97">
        <w:rPr>
          <w:rFonts w:asciiTheme="minorHAnsi" w:hAnsiTheme="minorHAnsi"/>
          <w:szCs w:val="24"/>
        </w:rPr>
        <w:br/>
        <w:t>-- William McDonough &amp; Michael Braungart</w:t>
      </w:r>
      <w:r w:rsidRPr="00EE0B97">
        <w:rPr>
          <w:rStyle w:val="FootnoteReference"/>
          <w:rFonts w:asciiTheme="minorHAnsi" w:hAnsiTheme="minorHAnsi"/>
          <w:szCs w:val="24"/>
        </w:rPr>
        <w:t xml:space="preserve"> </w:t>
      </w:r>
      <w:r w:rsidRPr="00EE0B97">
        <w:rPr>
          <w:rStyle w:val="FootnoteReference"/>
          <w:rFonts w:asciiTheme="minorHAnsi" w:hAnsiTheme="minorHAnsi"/>
          <w:szCs w:val="24"/>
        </w:rPr>
        <w:footnoteReference w:id="26"/>
      </w:r>
      <w:r w:rsidRPr="00EE0B97">
        <w:rPr>
          <w:rFonts w:asciiTheme="minorHAnsi" w:hAnsiTheme="minorHAnsi"/>
          <w:szCs w:val="24"/>
        </w:rPr>
        <w:t xml:space="preserve"> --</w:t>
      </w:r>
    </w:p>
    <w:p w:rsidR="00291311" w:rsidRPr="00EE0B97" w:rsidRDefault="00291311" w:rsidP="00291311">
      <w:pPr>
        <w:pStyle w:val="Quote1"/>
        <w:rPr>
          <w:rFonts w:asciiTheme="minorHAnsi" w:hAnsiTheme="minorHAnsi"/>
        </w:rPr>
      </w:pPr>
      <w:r w:rsidRPr="00EE0B97">
        <w:rPr>
          <w:rFonts w:asciiTheme="minorHAnsi" w:hAnsiTheme="minorHAnsi"/>
        </w:rPr>
        <w:br/>
        <w:t xml:space="preserve">Every day I get up and look through the </w:t>
      </w:r>
    </w:p>
    <w:p w:rsidR="00291311" w:rsidRPr="00EE0B97" w:rsidRDefault="00291311" w:rsidP="00291311">
      <w:pPr>
        <w:pStyle w:val="Quote1"/>
        <w:rPr>
          <w:rFonts w:asciiTheme="minorHAnsi" w:hAnsiTheme="minorHAnsi"/>
        </w:rPr>
      </w:pPr>
      <w:r w:rsidRPr="00EE0B97">
        <w:rPr>
          <w:rFonts w:asciiTheme="minorHAnsi" w:hAnsiTheme="minorHAnsi"/>
        </w:rPr>
        <w:t xml:space="preserve">Forbes list of the richest people in America. </w:t>
      </w:r>
    </w:p>
    <w:p w:rsidR="00291311" w:rsidRPr="00EE0B97" w:rsidRDefault="00291311" w:rsidP="00291311">
      <w:pPr>
        <w:pStyle w:val="Quote1"/>
        <w:rPr>
          <w:rFonts w:asciiTheme="minorHAnsi" w:hAnsiTheme="minorHAnsi"/>
        </w:rPr>
      </w:pPr>
      <w:r w:rsidRPr="00EE0B97">
        <w:rPr>
          <w:rFonts w:asciiTheme="minorHAnsi" w:hAnsiTheme="minorHAnsi"/>
        </w:rPr>
        <w:t xml:space="preserve">If I'm not there, I go to work. </w:t>
      </w:r>
    </w:p>
    <w:p w:rsidR="00291311" w:rsidRPr="00EE0B97" w:rsidRDefault="00291311" w:rsidP="00291311">
      <w:pPr>
        <w:pStyle w:val="Quote1"/>
        <w:rPr>
          <w:rFonts w:asciiTheme="minorHAnsi" w:hAnsiTheme="minorHAnsi"/>
        </w:rPr>
      </w:pPr>
      <w:r w:rsidRPr="00EE0B97">
        <w:rPr>
          <w:rFonts w:asciiTheme="minorHAnsi" w:hAnsiTheme="minorHAnsi"/>
        </w:rPr>
        <w:t>-- Robert Orben --</w:t>
      </w:r>
    </w:p>
    <w:p w:rsidR="004904FD" w:rsidRPr="00EE0B97" w:rsidRDefault="00FE4705">
      <w:pPr>
        <w:rPr>
          <w:rFonts w:asciiTheme="minorHAnsi" w:hAnsiTheme="minorHAnsi"/>
        </w:rPr>
      </w:pPr>
      <w:r>
        <w:rPr>
          <w:rFonts w:asciiTheme="minorHAnsi" w:hAnsiTheme="minorHAnsi"/>
          <w:noProof/>
        </w:rPr>
        <w:pict>
          <v:shape id="_x0000_s3157" type="#_x0000_t202" style="position:absolute;left:0;text-align:left;margin-left:-16.55pt;margin-top:10.1pt;width:38.65pt;height:29.95pt;z-index:-251512320;mso-wrap-edited:f;mso-wrap-distance-left:0;mso-wrap-distance-right:0" wrapcoords="-1350 0 -1350 21600 22950 21600 22950 0 -1350 0" stroked="f">
            <v:textbox style="mso-next-textbox:#_x0000_s3157" inset="0,0,0,0">
              <w:txbxContent>
                <w:p w:rsidR="00A154F0" w:rsidRPr="002773A9" w:rsidRDefault="00A154F0" w:rsidP="00B5318A">
                  <w:pPr>
                    <w:jc w:val="right"/>
                    <w:rPr>
                      <w:rFonts w:ascii="Aharoni" w:hAnsi="Aharoni" w:cs="Aharoni"/>
                      <w:sz w:val="76"/>
                      <w:szCs w:val="76"/>
                    </w:rPr>
                  </w:pPr>
                  <w:r>
                    <w:rPr>
                      <w:rFonts w:ascii="Aharoni" w:hAnsi="Aharoni" w:cs="Aharoni"/>
                      <w:sz w:val="76"/>
                      <w:szCs w:val="76"/>
                    </w:rPr>
                    <w:t>C</w:t>
                  </w:r>
                </w:p>
              </w:txbxContent>
            </v:textbox>
            <w10:wrap type="tight"/>
          </v:shape>
        </w:pict>
      </w:r>
    </w:p>
    <w:p w:rsidR="00233045" w:rsidRPr="00EE0B97" w:rsidRDefault="00665477">
      <w:pPr>
        <w:rPr>
          <w:rFonts w:asciiTheme="minorHAnsi" w:hAnsiTheme="minorHAnsi"/>
        </w:rPr>
      </w:pPr>
      <w:r w:rsidRPr="00EE0B97">
        <w:rPr>
          <w:rFonts w:asciiTheme="minorHAnsi" w:hAnsiTheme="minorHAnsi"/>
          <w:noProof/>
        </w:rPr>
        <w:t>apitalism is a system that few people truly appreciate.</w:t>
      </w:r>
      <w:r w:rsidRPr="00EE0B97">
        <w:rPr>
          <w:rFonts w:asciiTheme="minorHAnsi" w:hAnsiTheme="minorHAnsi"/>
        </w:rPr>
        <w:t xml:space="preserve"> It rewards excellence and brings accountability to business. It enables a country to prosper in a way that no government run institution can equal. </w:t>
      </w:r>
      <w:r w:rsidR="00233045" w:rsidRPr="00EE0B97">
        <w:rPr>
          <w:rFonts w:asciiTheme="minorHAnsi" w:hAnsiTheme="minorHAnsi"/>
        </w:rPr>
        <w:t>This is because, on a relatively flat playing field, the free market rewards personal effort, tenacity and the drive to be the best.</w:t>
      </w:r>
    </w:p>
    <w:p w:rsidR="00070C88" w:rsidRPr="00EE0B97" w:rsidRDefault="00070C88">
      <w:pPr>
        <w:rPr>
          <w:rFonts w:asciiTheme="minorHAnsi" w:hAnsiTheme="minorHAnsi"/>
        </w:rPr>
      </w:pPr>
    </w:p>
    <w:p w:rsidR="004904FD" w:rsidRPr="00EE0B97" w:rsidRDefault="006E00FB">
      <w:pPr>
        <w:rPr>
          <w:rFonts w:asciiTheme="minorHAnsi" w:hAnsiTheme="minorHAnsi"/>
        </w:rPr>
      </w:pPr>
      <w:r w:rsidRPr="00EE0B97">
        <w:rPr>
          <w:rFonts w:asciiTheme="minorHAnsi" w:hAnsiTheme="minorHAnsi"/>
        </w:rPr>
        <w:t>Unfortunately,</w:t>
      </w:r>
      <w:r w:rsidR="00665477" w:rsidRPr="00EE0B97">
        <w:rPr>
          <w:rFonts w:asciiTheme="minorHAnsi" w:hAnsiTheme="minorHAnsi"/>
        </w:rPr>
        <w:t xml:space="preserve"> no system is </w:t>
      </w:r>
      <w:r w:rsidR="005B1BC6" w:rsidRPr="00EE0B97">
        <w:rPr>
          <w:rFonts w:asciiTheme="minorHAnsi" w:hAnsiTheme="minorHAnsi"/>
        </w:rPr>
        <w:t>perfect</w:t>
      </w:r>
      <w:r w:rsidR="00665477" w:rsidRPr="00EE0B97">
        <w:rPr>
          <w:rFonts w:asciiTheme="minorHAnsi" w:hAnsiTheme="minorHAnsi"/>
        </w:rPr>
        <w:t xml:space="preserve">. Greed and the desire to shirk personal responsibility is human nature, which is why </w:t>
      </w:r>
      <w:r w:rsidR="00D95170" w:rsidRPr="00EE0B97">
        <w:rPr>
          <w:rFonts w:asciiTheme="minorHAnsi" w:hAnsiTheme="minorHAnsi"/>
        </w:rPr>
        <w:t>Aipotu has</w:t>
      </w:r>
      <w:r w:rsidR="00665477" w:rsidRPr="00EE0B97">
        <w:rPr>
          <w:rFonts w:asciiTheme="minorHAnsi" w:hAnsiTheme="minorHAnsi"/>
        </w:rPr>
        <w:t xml:space="preserve"> the Customer Protection Agency, the Department of Departments, news agencies and private watchdog organizations.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addition to regulations, </w:t>
      </w:r>
      <w:r w:rsidR="00233045" w:rsidRPr="00EE0B97">
        <w:rPr>
          <w:rFonts w:asciiTheme="minorHAnsi" w:hAnsiTheme="minorHAnsi"/>
        </w:rPr>
        <w:t xml:space="preserve">the Aipotu </w:t>
      </w:r>
      <w:r w:rsidR="009C1110" w:rsidRPr="00EE0B97">
        <w:rPr>
          <w:rFonts w:asciiTheme="minorHAnsi" w:hAnsiTheme="minorHAnsi"/>
        </w:rPr>
        <w:t xml:space="preserve">government rewards businesses that have </w:t>
      </w:r>
      <w:r w:rsidRPr="00EE0B97">
        <w:rPr>
          <w:rFonts w:asciiTheme="minorHAnsi" w:hAnsiTheme="minorHAnsi"/>
        </w:rPr>
        <w:t>a positive impact on society.</w:t>
      </w:r>
      <w:r w:rsidR="00BD7149" w:rsidRPr="00EE0B97">
        <w:rPr>
          <w:rFonts w:asciiTheme="minorHAnsi" w:hAnsiTheme="minorHAnsi"/>
        </w:rPr>
        <w:t xml:space="preserve"> This includes </w:t>
      </w:r>
      <w:r w:rsidR="00D95170" w:rsidRPr="00EE0B97">
        <w:rPr>
          <w:rFonts w:asciiTheme="minorHAnsi" w:hAnsiTheme="minorHAnsi"/>
        </w:rPr>
        <w:t xml:space="preserve">public </w:t>
      </w:r>
      <w:r w:rsidR="00BD7149" w:rsidRPr="00EE0B97">
        <w:rPr>
          <w:rFonts w:asciiTheme="minorHAnsi" w:hAnsiTheme="minorHAnsi"/>
        </w:rPr>
        <w:t>recognition and tax cuts.</w:t>
      </w:r>
    </w:p>
    <w:p w:rsidR="004904FD" w:rsidRPr="00EE0B97" w:rsidRDefault="004904FD">
      <w:pPr>
        <w:rPr>
          <w:rFonts w:asciiTheme="minorHAnsi" w:hAnsiTheme="minorHAnsi"/>
        </w:rPr>
      </w:pPr>
    </w:p>
    <w:p w:rsidR="00F71E0E" w:rsidRPr="00EE0B97" w:rsidRDefault="00D95170">
      <w:pPr>
        <w:rPr>
          <w:rFonts w:asciiTheme="minorHAnsi" w:hAnsiTheme="minorHAnsi"/>
        </w:rPr>
      </w:pPr>
      <w:r w:rsidRPr="00EE0B97">
        <w:rPr>
          <w:rFonts w:asciiTheme="minorHAnsi" w:hAnsiTheme="minorHAnsi"/>
        </w:rPr>
        <w:t xml:space="preserve">In </w:t>
      </w:r>
      <w:r w:rsidR="00F71E0E" w:rsidRPr="00EE0B97">
        <w:rPr>
          <w:rFonts w:asciiTheme="minorHAnsi" w:hAnsiTheme="minorHAnsi"/>
        </w:rPr>
        <w:t xml:space="preserve">both </w:t>
      </w:r>
      <w:r w:rsidRPr="00EE0B97">
        <w:rPr>
          <w:rFonts w:asciiTheme="minorHAnsi" w:hAnsiTheme="minorHAnsi"/>
        </w:rPr>
        <w:t xml:space="preserve">our country </w:t>
      </w:r>
      <w:r w:rsidR="00F71E0E" w:rsidRPr="00EE0B97">
        <w:rPr>
          <w:rFonts w:asciiTheme="minorHAnsi" w:hAnsiTheme="minorHAnsi"/>
        </w:rPr>
        <w:t xml:space="preserve">and in Aipotu, </w:t>
      </w:r>
      <w:r w:rsidRPr="00EE0B97">
        <w:rPr>
          <w:rFonts w:asciiTheme="minorHAnsi" w:hAnsiTheme="minorHAnsi"/>
        </w:rPr>
        <w:t>some financial institutions use their economic clout to help ensure businesses are financially responsible</w:t>
      </w:r>
      <w:r w:rsidR="00665477" w:rsidRPr="00EE0B97">
        <w:rPr>
          <w:rFonts w:asciiTheme="minorHAnsi" w:hAnsiTheme="minorHAnsi"/>
        </w:rPr>
        <w:t xml:space="preserve">. </w:t>
      </w:r>
      <w:r w:rsidR="00F71E0E" w:rsidRPr="00EE0B97">
        <w:rPr>
          <w:rFonts w:asciiTheme="minorHAnsi" w:hAnsiTheme="minorHAnsi"/>
        </w:rPr>
        <w:t>They only inves</w:t>
      </w:r>
      <w:r w:rsidR="00CC4216" w:rsidRPr="00EE0B97">
        <w:rPr>
          <w:rFonts w:asciiTheme="minorHAnsi" w:hAnsiTheme="minorHAnsi"/>
        </w:rPr>
        <w:t>t in companies they believe in.</w:t>
      </w:r>
    </w:p>
    <w:p w:rsidR="00F71E0E" w:rsidRPr="00EE0B97" w:rsidRDefault="00F71E0E">
      <w:pPr>
        <w:rPr>
          <w:rFonts w:asciiTheme="minorHAnsi" w:hAnsiTheme="minorHAnsi"/>
        </w:rPr>
      </w:pPr>
    </w:p>
    <w:p w:rsidR="004904FD" w:rsidRPr="00EE0B97" w:rsidRDefault="00F71E0E" w:rsidP="00F71E0E">
      <w:pPr>
        <w:rPr>
          <w:rFonts w:asciiTheme="minorHAnsi" w:hAnsiTheme="minorHAnsi"/>
        </w:rPr>
      </w:pPr>
      <w:r w:rsidRPr="00EE0B97">
        <w:rPr>
          <w:rFonts w:asciiTheme="minorHAnsi" w:hAnsiTheme="minorHAnsi"/>
        </w:rPr>
        <w:t xml:space="preserve">One </w:t>
      </w:r>
      <w:r w:rsidR="00665477" w:rsidRPr="00EE0B97">
        <w:rPr>
          <w:rFonts w:asciiTheme="minorHAnsi" w:hAnsiTheme="minorHAnsi"/>
        </w:rPr>
        <w:t>initiative</w:t>
      </w:r>
      <w:r w:rsidRPr="00EE0B97">
        <w:rPr>
          <w:rFonts w:asciiTheme="minorHAnsi" w:hAnsiTheme="minorHAnsi"/>
        </w:rPr>
        <w:t>,</w:t>
      </w:r>
      <w:r w:rsidR="00665477" w:rsidRPr="00EE0B97">
        <w:rPr>
          <w:rFonts w:asciiTheme="minorHAnsi" w:hAnsiTheme="minorHAnsi"/>
        </w:rPr>
        <w:t xml:space="preserve"> called ‘Sabbath Economics’</w:t>
      </w:r>
      <w:r w:rsidRPr="00EE0B97">
        <w:rPr>
          <w:rFonts w:asciiTheme="minorHAnsi" w:hAnsiTheme="minorHAnsi"/>
        </w:rPr>
        <w:t>, tries to help the poor through investment</w:t>
      </w:r>
      <w:r w:rsidR="00665477"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“Among religious congregations across the country, a new calling is emerging: Don’t just give money to the poor. Invest it in financial programs that will help them.”</w:t>
      </w: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“Sometimes called “Sabbath Economics,” the movement pushes people of faith to reject the capitalist model of economics in favor of the biblical one. That biblical model, outlined in the Hebrew </w:t>
      </w:r>
      <w:r w:rsidR="00BD7149" w:rsidRPr="00EE0B97">
        <w:rPr>
          <w:rFonts w:asciiTheme="minorHAnsi" w:hAnsiTheme="minorHAnsi"/>
          <w:szCs w:val="24"/>
        </w:rPr>
        <w:t>Scriptures</w:t>
      </w:r>
      <w:r w:rsidRPr="00EE0B97">
        <w:rPr>
          <w:rFonts w:asciiTheme="minorHAnsi" w:hAnsiTheme="minorHAnsi"/>
          <w:szCs w:val="24"/>
        </w:rPr>
        <w:t xml:space="preserve"> and in the New Testament, views God’s creation as abundant but also requires that community members distribute it justly and not try to accumulate it all for themselves.”</w:t>
      </w:r>
      <w:r w:rsidRPr="00EE0B97">
        <w:rPr>
          <w:rStyle w:val="FootnoteReference"/>
          <w:rFonts w:asciiTheme="minorHAnsi" w:hAnsiTheme="minorHAnsi"/>
          <w:szCs w:val="24"/>
        </w:rPr>
        <w:footnoteReference w:id="27"/>
      </w:r>
    </w:p>
    <w:p w:rsidR="004904FD" w:rsidRPr="00EE0B97" w:rsidRDefault="00665477">
      <w:pPr>
        <w:rPr>
          <w:rFonts w:asciiTheme="minorHAnsi" w:hAnsiTheme="minorHAnsi"/>
        </w:rPr>
      </w:pPr>
      <w:r w:rsidRPr="00EE0B97">
        <w:rPr>
          <w:rFonts w:asciiTheme="minorHAnsi" w:hAnsiTheme="minorHAnsi"/>
        </w:rPr>
        <w:t>The two seemingly opposing forces of capitalism and social responsibility form an awesome team.</w:t>
      </w:r>
    </w:p>
    <w:p w:rsidR="004904FD" w:rsidRPr="00EE0B97" w:rsidRDefault="004904FD">
      <w:pPr>
        <w:rPr>
          <w:rFonts w:asciiTheme="minorHAnsi" w:hAnsiTheme="minorHAnsi"/>
        </w:rPr>
      </w:pPr>
    </w:p>
    <w:p w:rsidR="009C1110" w:rsidRPr="00EE0B97" w:rsidRDefault="00665477">
      <w:pPr>
        <w:rPr>
          <w:rFonts w:asciiTheme="minorHAnsi" w:hAnsiTheme="minorHAnsi"/>
        </w:rPr>
      </w:pPr>
      <w:r w:rsidRPr="00EE0B97">
        <w:rPr>
          <w:rFonts w:asciiTheme="minorHAnsi" w:hAnsiTheme="minorHAnsi"/>
        </w:rPr>
        <w:t>I should point</w:t>
      </w:r>
      <w:r w:rsidR="00BD7149" w:rsidRPr="00EE0B97">
        <w:rPr>
          <w:rFonts w:asciiTheme="minorHAnsi" w:hAnsiTheme="minorHAnsi"/>
        </w:rPr>
        <w:t xml:space="preserve"> </w:t>
      </w:r>
      <w:r w:rsidRPr="00EE0B97">
        <w:rPr>
          <w:rFonts w:asciiTheme="minorHAnsi" w:hAnsiTheme="minorHAnsi"/>
        </w:rPr>
        <w:t xml:space="preserve">out that government doesn’t tell people in industry how to do their jobs. But at the end of the day, industry is accountable for its actions. That means that none of its actions, products, byproducts or wastes can harm people or nature. In other words, </w:t>
      </w:r>
      <w:r w:rsidR="004835C5" w:rsidRPr="00EE0B97">
        <w:rPr>
          <w:rFonts w:asciiTheme="minorHAnsi" w:hAnsiTheme="minorHAnsi"/>
        </w:rPr>
        <w:t>“</w:t>
      </w:r>
      <w:r w:rsidRPr="00EE0B97">
        <w:rPr>
          <w:rFonts w:asciiTheme="minorHAnsi" w:hAnsiTheme="minorHAnsi"/>
        </w:rPr>
        <w:t>do no harm</w:t>
      </w:r>
      <w:r w:rsidR="004835C5" w:rsidRPr="00EE0B97">
        <w:rPr>
          <w:rFonts w:asciiTheme="minorHAnsi" w:hAnsiTheme="minorHAnsi"/>
        </w:rPr>
        <w:t>”</w:t>
      </w:r>
      <w:r w:rsidRPr="00EE0B97">
        <w:rPr>
          <w:rFonts w:asciiTheme="minorHAnsi" w:hAnsiTheme="minorHAnsi"/>
        </w:rPr>
        <w:t xml:space="preserve"> is the rule.</w:t>
      </w:r>
    </w:p>
    <w:p w:rsidR="004904FD" w:rsidRPr="00EE0B97" w:rsidRDefault="00665477">
      <w:pPr>
        <w:pStyle w:val="H3"/>
        <w:rPr>
          <w:rFonts w:asciiTheme="minorHAnsi" w:hAnsiTheme="minorHAnsi"/>
          <w:bCs w:val="0"/>
          <w:szCs w:val="24"/>
        </w:rPr>
      </w:pPr>
      <w:bookmarkStart w:id="142" w:name="_Toc146731477"/>
      <w:bookmarkStart w:id="143" w:name="_Toc146732816"/>
      <w:bookmarkStart w:id="144" w:name="_Toc383697534"/>
      <w:r w:rsidRPr="00EE0B97">
        <w:rPr>
          <w:rFonts w:asciiTheme="minorHAnsi" w:hAnsiTheme="minorHAnsi"/>
          <w:bCs w:val="0"/>
          <w:szCs w:val="24"/>
        </w:rPr>
        <w:t>Trash</w:t>
      </w:r>
      <w:bookmarkStart w:id="145" w:name="Trash_To_Treasure"/>
      <w:bookmarkEnd w:id="145"/>
      <w:r w:rsidRPr="00EE0B97">
        <w:rPr>
          <w:rFonts w:asciiTheme="minorHAnsi" w:hAnsiTheme="minorHAnsi"/>
          <w:bCs w:val="0"/>
          <w:szCs w:val="24"/>
        </w:rPr>
        <w:t xml:space="preserve"> </w:t>
      </w:r>
      <w:r w:rsidR="00FF1C21" w:rsidRPr="00EE0B97">
        <w:rPr>
          <w:rFonts w:asciiTheme="minorHAnsi" w:hAnsiTheme="minorHAnsi"/>
          <w:bCs w:val="0"/>
          <w:szCs w:val="24"/>
        </w:rPr>
        <w:t>to</w:t>
      </w:r>
      <w:r w:rsidRPr="00EE0B97">
        <w:rPr>
          <w:rFonts w:asciiTheme="minorHAnsi" w:hAnsiTheme="minorHAnsi"/>
          <w:bCs w:val="0"/>
          <w:szCs w:val="24"/>
        </w:rPr>
        <w:t xml:space="preserve"> Treasure (The Midas </w:t>
      </w:r>
      <w:r w:rsidR="00FF1C21" w:rsidRPr="00EE0B97">
        <w:rPr>
          <w:rFonts w:asciiTheme="minorHAnsi" w:hAnsiTheme="minorHAnsi"/>
          <w:bCs w:val="0"/>
          <w:szCs w:val="24"/>
        </w:rPr>
        <w:t>touch</w:t>
      </w:r>
      <w:r w:rsidRPr="00EE0B97">
        <w:rPr>
          <w:rFonts w:asciiTheme="minorHAnsi" w:hAnsiTheme="minorHAnsi"/>
          <w:bCs w:val="0"/>
          <w:szCs w:val="24"/>
        </w:rPr>
        <w:t>)</w:t>
      </w:r>
      <w:bookmarkEnd w:id="141"/>
      <w:bookmarkEnd w:id="142"/>
      <w:bookmarkEnd w:id="143"/>
      <w:bookmarkEnd w:id="144"/>
    </w:p>
    <w:p w:rsidR="004904FD" w:rsidRPr="00EE0B97" w:rsidRDefault="00665477">
      <w:pPr>
        <w:pStyle w:val="Quote1"/>
        <w:rPr>
          <w:rFonts w:asciiTheme="minorHAnsi" w:hAnsiTheme="minorHAnsi"/>
          <w:szCs w:val="24"/>
        </w:rPr>
      </w:pPr>
      <w:r w:rsidRPr="00EE0B97">
        <w:rPr>
          <w:rFonts w:asciiTheme="minorHAnsi" w:hAnsiTheme="minorHAnsi"/>
          <w:szCs w:val="24"/>
        </w:rPr>
        <w:t>What we are living with is the result</w:t>
      </w:r>
      <w:r w:rsidRPr="00EE0B97">
        <w:rPr>
          <w:rFonts w:asciiTheme="minorHAnsi" w:hAnsiTheme="minorHAnsi"/>
          <w:szCs w:val="24"/>
        </w:rPr>
        <w:br/>
        <w:t>of human choices and it can be changed</w:t>
      </w:r>
      <w:r w:rsidRPr="00EE0B97">
        <w:rPr>
          <w:rFonts w:asciiTheme="minorHAnsi" w:hAnsiTheme="minorHAnsi"/>
          <w:szCs w:val="24"/>
        </w:rPr>
        <w:br/>
        <w:t>by making better, wiser choices.</w:t>
      </w:r>
      <w:r w:rsidRPr="00EE0B97">
        <w:rPr>
          <w:rFonts w:asciiTheme="minorHAnsi" w:hAnsiTheme="minorHAnsi"/>
          <w:szCs w:val="24"/>
        </w:rPr>
        <w:br/>
        <w:t>-- Robert Redford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Use it up, wear it out, make it do, or do without.</w:t>
      </w:r>
      <w:r w:rsidRPr="00EE0B97">
        <w:rPr>
          <w:rFonts w:asciiTheme="minorHAnsi" w:hAnsiTheme="minorHAnsi"/>
          <w:szCs w:val="24"/>
        </w:rPr>
        <w:br/>
        <w:t>-- New England proverb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Every time government forces industry to be less polluting, more energy efficient, more respectful of the environment, industry in general complains. They cry they’</w:t>
      </w:r>
      <w:r w:rsidR="004835C5" w:rsidRPr="00EE0B97">
        <w:rPr>
          <w:rFonts w:asciiTheme="minorHAnsi" w:hAnsiTheme="minorHAnsi"/>
        </w:rPr>
        <w:t>r</w:t>
      </w:r>
      <w:r w:rsidRPr="00EE0B97">
        <w:rPr>
          <w:rFonts w:asciiTheme="minorHAnsi" w:hAnsiTheme="minorHAnsi"/>
        </w:rPr>
        <w:t xml:space="preserve">e </w:t>
      </w:r>
      <w:r w:rsidR="004835C5" w:rsidRPr="00EE0B97">
        <w:rPr>
          <w:rFonts w:asciiTheme="minorHAnsi" w:hAnsiTheme="minorHAnsi"/>
        </w:rPr>
        <w:t>losing</w:t>
      </w:r>
      <w:r w:rsidRPr="00EE0B97">
        <w:rPr>
          <w:rFonts w:asciiTheme="minorHAnsi" w:hAnsiTheme="minorHAnsi"/>
        </w:rPr>
        <w:t xml:space="preserve"> money. They warn that jobs will be lost. However, every time they comply, they find that they are actually saving money and that they are producing </w:t>
      </w:r>
      <w:r w:rsidR="004835C5" w:rsidRPr="00EE0B97">
        <w:rPr>
          <w:rFonts w:asciiTheme="minorHAnsi" w:hAnsiTheme="minorHAnsi"/>
        </w:rPr>
        <w:t>superior products.</w:t>
      </w:r>
    </w:p>
    <w:p w:rsidR="004904FD" w:rsidRPr="00EE0B97" w:rsidRDefault="004904FD">
      <w:pPr>
        <w:widowControl w:val="0"/>
        <w:rPr>
          <w:rFonts w:asciiTheme="minorHAnsi" w:hAnsiTheme="minorHAnsi"/>
        </w:rPr>
      </w:pPr>
    </w:p>
    <w:p w:rsidR="00CE7E83" w:rsidRPr="00EE0B97" w:rsidRDefault="00CE7E83">
      <w:pPr>
        <w:widowControl w:val="0"/>
        <w:rPr>
          <w:rFonts w:asciiTheme="minorHAnsi" w:hAnsiTheme="minorHAnsi"/>
        </w:rPr>
      </w:pPr>
      <w:r w:rsidRPr="00EE0B97">
        <w:rPr>
          <w:rFonts w:asciiTheme="minorHAnsi" w:hAnsiTheme="minorHAnsi"/>
        </w:rPr>
        <w:t>T</w:t>
      </w:r>
      <w:r w:rsidR="00665477" w:rsidRPr="00EE0B97">
        <w:rPr>
          <w:rFonts w:asciiTheme="minorHAnsi" w:hAnsiTheme="minorHAnsi"/>
        </w:rPr>
        <w:t>he a</w:t>
      </w:r>
      <w:r w:rsidR="004835C5" w:rsidRPr="00EE0B97">
        <w:rPr>
          <w:rFonts w:asciiTheme="minorHAnsi" w:hAnsiTheme="minorHAnsi"/>
        </w:rPr>
        <w:t xml:space="preserve">verage </w:t>
      </w:r>
      <w:r w:rsidRPr="00EE0B97">
        <w:rPr>
          <w:rFonts w:asciiTheme="minorHAnsi" w:hAnsiTheme="minorHAnsi"/>
        </w:rPr>
        <w:t>corporation</w:t>
      </w:r>
      <w:r w:rsidR="004835C5" w:rsidRPr="00EE0B97">
        <w:rPr>
          <w:rFonts w:asciiTheme="minorHAnsi" w:hAnsiTheme="minorHAnsi"/>
        </w:rPr>
        <w:t xml:space="preserve"> considers </w:t>
      </w:r>
      <w:r w:rsidR="00106660" w:rsidRPr="00EE0B97">
        <w:rPr>
          <w:rFonts w:asciiTheme="minorHAnsi" w:hAnsiTheme="minorHAnsi"/>
        </w:rPr>
        <w:t xml:space="preserve">making money to </w:t>
      </w:r>
      <w:r w:rsidR="004835C5" w:rsidRPr="00EE0B97">
        <w:rPr>
          <w:rFonts w:asciiTheme="minorHAnsi" w:hAnsiTheme="minorHAnsi"/>
        </w:rPr>
        <w:t xml:space="preserve">be </w:t>
      </w:r>
      <w:r w:rsidR="00665477" w:rsidRPr="00EE0B97">
        <w:rPr>
          <w:rFonts w:asciiTheme="minorHAnsi" w:hAnsiTheme="minorHAnsi"/>
        </w:rPr>
        <w:t xml:space="preserve">the most important thing in business. Profit. </w:t>
      </w:r>
      <w:r w:rsidRPr="00EE0B97">
        <w:rPr>
          <w:rFonts w:asciiTheme="minorHAnsi" w:hAnsiTheme="minorHAnsi"/>
        </w:rPr>
        <w:t>Some</w:t>
      </w:r>
      <w:r w:rsidR="00106660" w:rsidRPr="00EE0B97">
        <w:rPr>
          <w:rFonts w:asciiTheme="minorHAnsi" w:hAnsiTheme="minorHAnsi"/>
        </w:rPr>
        <w:t xml:space="preserve"> </w:t>
      </w:r>
      <w:r w:rsidR="00824C84" w:rsidRPr="00EE0B97">
        <w:rPr>
          <w:rFonts w:asciiTheme="minorHAnsi" w:hAnsiTheme="minorHAnsi"/>
        </w:rPr>
        <w:t xml:space="preserve">businesses </w:t>
      </w:r>
      <w:r w:rsidR="00106660" w:rsidRPr="00EE0B97">
        <w:rPr>
          <w:rFonts w:asciiTheme="minorHAnsi" w:hAnsiTheme="minorHAnsi"/>
        </w:rPr>
        <w:t>will</w:t>
      </w:r>
      <w:r w:rsidR="00665477" w:rsidRPr="00EE0B97">
        <w:rPr>
          <w:rFonts w:asciiTheme="minorHAnsi" w:hAnsiTheme="minorHAnsi"/>
        </w:rPr>
        <w:t xml:space="preserve"> do anything </w:t>
      </w:r>
      <w:r w:rsidR="00106660" w:rsidRPr="00EE0B97">
        <w:rPr>
          <w:rFonts w:asciiTheme="minorHAnsi" w:hAnsiTheme="minorHAnsi"/>
        </w:rPr>
        <w:t>they can</w:t>
      </w:r>
      <w:r w:rsidR="00665477" w:rsidRPr="00EE0B97">
        <w:rPr>
          <w:rFonts w:asciiTheme="minorHAnsi" w:hAnsiTheme="minorHAnsi"/>
        </w:rPr>
        <w:t xml:space="preserve"> to make </w:t>
      </w:r>
      <w:r w:rsidR="00665477" w:rsidRPr="00EE0B97">
        <w:rPr>
          <w:rFonts w:asciiTheme="minorHAnsi" w:hAnsiTheme="minorHAnsi"/>
        </w:rPr>
        <w:lastRenderedPageBreak/>
        <w:t xml:space="preserve">that profit. They’ll dump their garbage wherever they can. </w:t>
      </w:r>
      <w:r w:rsidR="00106660" w:rsidRPr="00EE0B97">
        <w:rPr>
          <w:rFonts w:asciiTheme="minorHAnsi" w:hAnsiTheme="minorHAnsi"/>
        </w:rPr>
        <w:t>They’ll</w:t>
      </w:r>
      <w:r w:rsidR="00665477" w:rsidRPr="00EE0B97">
        <w:rPr>
          <w:rFonts w:asciiTheme="minorHAnsi" w:hAnsiTheme="minorHAnsi"/>
        </w:rPr>
        <w:t xml:space="preserve"> use the minimum of precautions. They’ll pay employees the lowest possible wage. They will do a host of other things in the name of Profit.</w:t>
      </w:r>
    </w:p>
    <w:p w:rsidR="00CE7E83" w:rsidRPr="00EE0B97" w:rsidRDefault="00CE7E83">
      <w:pPr>
        <w:widowControl w:val="0"/>
        <w:rPr>
          <w:rFonts w:asciiTheme="minorHAnsi" w:hAnsiTheme="minorHAnsi"/>
        </w:rPr>
      </w:pPr>
    </w:p>
    <w:p w:rsidR="00824C84" w:rsidRPr="00EE0B97" w:rsidRDefault="00CE7E83">
      <w:pPr>
        <w:widowControl w:val="0"/>
        <w:rPr>
          <w:rFonts w:asciiTheme="minorHAnsi" w:hAnsiTheme="minorHAnsi"/>
        </w:rPr>
      </w:pPr>
      <w:r w:rsidRPr="00EE0B97">
        <w:rPr>
          <w:rFonts w:asciiTheme="minorHAnsi" w:hAnsiTheme="minorHAnsi"/>
        </w:rPr>
        <w:t xml:space="preserve"> </w:t>
      </w:r>
      <w:r w:rsidR="00665477" w:rsidRPr="00EE0B97">
        <w:rPr>
          <w:rFonts w:asciiTheme="minorHAnsi" w:hAnsiTheme="minorHAnsi"/>
        </w:rPr>
        <w:t>However, when you look closely</w:t>
      </w:r>
      <w:r w:rsidRPr="00EE0B97">
        <w:rPr>
          <w:rFonts w:asciiTheme="minorHAnsi" w:hAnsiTheme="minorHAnsi"/>
        </w:rPr>
        <w:t xml:space="preserve"> at some business practices</w:t>
      </w:r>
      <w:r w:rsidR="00665477" w:rsidRPr="00EE0B97">
        <w:rPr>
          <w:rFonts w:asciiTheme="minorHAnsi" w:hAnsiTheme="minorHAnsi"/>
        </w:rPr>
        <w:t xml:space="preserve">, </w:t>
      </w:r>
      <w:r w:rsidRPr="00EE0B97">
        <w:rPr>
          <w:rFonts w:asciiTheme="minorHAnsi" w:hAnsiTheme="minorHAnsi"/>
        </w:rPr>
        <w:t xml:space="preserve">you find </w:t>
      </w:r>
      <w:r w:rsidR="003B36EE" w:rsidRPr="00EE0B97">
        <w:rPr>
          <w:rFonts w:asciiTheme="minorHAnsi" w:hAnsiTheme="minorHAnsi"/>
        </w:rPr>
        <w:t xml:space="preserve">that they are throwing away </w:t>
      </w:r>
      <w:r w:rsidR="00733BB9" w:rsidRPr="00EE0B97">
        <w:rPr>
          <w:rFonts w:asciiTheme="minorHAnsi" w:hAnsiTheme="minorHAnsi"/>
        </w:rPr>
        <w:t>potential sources of income.</w:t>
      </w:r>
    </w:p>
    <w:p w:rsidR="00824C84" w:rsidRPr="00EE0B97" w:rsidRDefault="00824C84">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 Let</w:t>
      </w:r>
      <w:r w:rsidR="00106660" w:rsidRPr="00EE0B97">
        <w:rPr>
          <w:rFonts w:asciiTheme="minorHAnsi" w:hAnsiTheme="minorHAnsi"/>
        </w:rPr>
        <w:t>’</w:t>
      </w:r>
      <w:r w:rsidRPr="00EE0B97">
        <w:rPr>
          <w:rFonts w:asciiTheme="minorHAnsi" w:hAnsiTheme="minorHAnsi"/>
        </w:rPr>
        <w:t>s start with waste products</w:t>
      </w:r>
      <w:r w:rsidR="00106660" w:rsidRPr="00EE0B97">
        <w:rPr>
          <w:rFonts w:asciiTheme="minorHAnsi" w:hAnsiTheme="minorHAnsi"/>
        </w:rPr>
        <w:t xml:space="preserve"> as an example</w:t>
      </w:r>
      <w:r w:rsidRPr="00EE0B97">
        <w:rPr>
          <w:rFonts w:asciiTheme="minorHAnsi" w:hAnsiTheme="minorHAnsi"/>
        </w:rPr>
        <w:t xml:space="preserve">. To my mind, when a company throws away garbage, </w:t>
      </w:r>
      <w:r w:rsidR="00106660" w:rsidRPr="00EE0B97">
        <w:rPr>
          <w:rFonts w:asciiTheme="minorHAnsi" w:hAnsiTheme="minorHAnsi"/>
        </w:rPr>
        <w:t>they’re throwing</w:t>
      </w:r>
      <w:r w:rsidRPr="00EE0B97">
        <w:rPr>
          <w:rFonts w:asciiTheme="minorHAnsi" w:hAnsiTheme="minorHAnsi"/>
        </w:rPr>
        <w:t xml:space="preserve"> away Money.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Here’s an example</w:t>
      </w:r>
      <w:r w:rsidR="00F71E0E" w:rsidRPr="00EE0B97">
        <w:rPr>
          <w:rFonts w:asciiTheme="minorHAnsi" w:hAnsiTheme="minorHAnsi"/>
        </w:rPr>
        <w:t xml:space="preserve"> I saw on PBS</w:t>
      </w:r>
      <w:r w:rsidRPr="00EE0B97">
        <w:rPr>
          <w:rFonts w:asciiTheme="minorHAnsi" w:hAnsiTheme="minorHAnsi"/>
        </w:rPr>
        <w:t xml:space="preserve">: One </w:t>
      </w:r>
      <w:r w:rsidR="006E00FB" w:rsidRPr="00EE0B97">
        <w:rPr>
          <w:rFonts w:asciiTheme="minorHAnsi" w:hAnsiTheme="minorHAnsi"/>
        </w:rPr>
        <w:t>woodcutting</w:t>
      </w:r>
      <w:r w:rsidRPr="00EE0B97">
        <w:rPr>
          <w:rFonts w:asciiTheme="minorHAnsi" w:hAnsiTheme="minorHAnsi"/>
        </w:rPr>
        <w:t xml:space="preserve"> mill used to throw away their wood shavings</w:t>
      </w:r>
      <w:r w:rsidR="00733BB9" w:rsidRPr="00EE0B97">
        <w:rPr>
          <w:rFonts w:asciiTheme="minorHAnsi" w:hAnsiTheme="minorHAnsi"/>
        </w:rPr>
        <w:t>.</w:t>
      </w:r>
      <w:r w:rsidRPr="00EE0B97">
        <w:rPr>
          <w:rFonts w:asciiTheme="minorHAnsi" w:hAnsiTheme="minorHAnsi"/>
        </w:rPr>
        <w:t xml:space="preserve"> Then one day a wise person suggested burning the shavings. They were all so excited thinking they</w:t>
      </w:r>
      <w:r w:rsidR="00733BB9" w:rsidRPr="00EE0B97">
        <w:rPr>
          <w:rFonts w:asciiTheme="minorHAnsi" w:hAnsiTheme="minorHAnsi"/>
        </w:rPr>
        <w:t xml:space="preserve"> were </w:t>
      </w:r>
      <w:r w:rsidRPr="00EE0B97">
        <w:rPr>
          <w:rFonts w:asciiTheme="minorHAnsi" w:hAnsiTheme="minorHAnsi"/>
        </w:rPr>
        <w:t xml:space="preserve">saving money and helping the environment. </w:t>
      </w:r>
      <w:r w:rsidR="009D75FB" w:rsidRPr="00EE0B97">
        <w:rPr>
          <w:rFonts w:asciiTheme="minorHAnsi" w:hAnsiTheme="minorHAnsi"/>
        </w:rPr>
        <w:t>No wood chips meant less garbage filling the landfills and smaller garbage bills</w:t>
      </w:r>
      <w:r w:rsidRPr="00EE0B97">
        <w:rPr>
          <w:rFonts w:asciiTheme="minorHAnsi" w:hAnsiTheme="minorHAnsi"/>
        </w:rPr>
        <w:t xml:space="preserve">. Then someone thought of selling the shavings as fuel. They squeezed the sawdust into pellets, which they </w:t>
      </w:r>
      <w:r w:rsidR="009D75FB" w:rsidRPr="00EE0B97">
        <w:rPr>
          <w:rFonts w:asciiTheme="minorHAnsi" w:hAnsiTheme="minorHAnsi"/>
        </w:rPr>
        <w:t>then sold as fuel.</w:t>
      </w:r>
      <w:r w:rsidRPr="00EE0B97">
        <w:rPr>
          <w:rFonts w:asciiTheme="minorHAnsi" w:hAnsiTheme="minorHAnsi"/>
        </w:rPr>
        <w:t xml:space="preserve"> It spared the landfills, saved fuel and made a Profit.</w:t>
      </w:r>
    </w:p>
    <w:p w:rsidR="00733BB9" w:rsidRPr="00EE0B97" w:rsidRDefault="00733BB9">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 read about a company that used</w:t>
      </w:r>
      <w:r w:rsidR="009D75FB" w:rsidRPr="00EE0B97">
        <w:rPr>
          <w:rFonts w:asciiTheme="minorHAnsi" w:hAnsiTheme="minorHAnsi"/>
        </w:rPr>
        <w:t xml:space="preserve"> </w:t>
      </w:r>
      <w:r w:rsidRPr="00EE0B97">
        <w:rPr>
          <w:rFonts w:asciiTheme="minorHAnsi" w:hAnsiTheme="minorHAnsi"/>
        </w:rPr>
        <w:t>a toxic solvent. New environmental rules forced them to look for a less toxic replacement. As a result, they came up with a product that was not only environmentally safe but superior as well. That ma</w:t>
      </w:r>
      <w:r w:rsidR="009D75FB" w:rsidRPr="00EE0B97">
        <w:rPr>
          <w:rFonts w:asciiTheme="minorHAnsi" w:hAnsiTheme="minorHAnsi"/>
        </w:rPr>
        <w:t>d</w:t>
      </w:r>
      <w:r w:rsidRPr="00EE0B97">
        <w:rPr>
          <w:rFonts w:asciiTheme="minorHAnsi" w:hAnsiTheme="minorHAnsi"/>
        </w:rPr>
        <w:t>e them a profit</w:t>
      </w:r>
      <w:r w:rsidR="009D75FB" w:rsidRPr="00EE0B97">
        <w:rPr>
          <w:rFonts w:asciiTheme="minorHAnsi" w:hAnsiTheme="minorHAnsi"/>
        </w:rPr>
        <w:t xml:space="preserve"> and helped them improve their social image.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 third example concerns the dry cleaning industry. </w:t>
      </w:r>
      <w:r w:rsidR="00963351" w:rsidRPr="00EE0B97">
        <w:rPr>
          <w:rFonts w:asciiTheme="minorHAnsi" w:hAnsiTheme="minorHAnsi"/>
        </w:rPr>
        <w:t>In the past d</w:t>
      </w:r>
      <w:r w:rsidRPr="00EE0B97">
        <w:rPr>
          <w:rFonts w:asciiTheme="minorHAnsi" w:hAnsiTheme="minorHAnsi"/>
        </w:rPr>
        <w:t>ry</w:t>
      </w:r>
      <w:r w:rsidR="00963351" w:rsidRPr="00EE0B97">
        <w:rPr>
          <w:rFonts w:asciiTheme="minorHAnsi" w:hAnsiTheme="minorHAnsi"/>
        </w:rPr>
        <w:t>-</w:t>
      </w:r>
      <w:r w:rsidRPr="00EE0B97">
        <w:rPr>
          <w:rFonts w:asciiTheme="minorHAnsi" w:hAnsiTheme="minorHAnsi"/>
        </w:rPr>
        <w:t>cleaners used their special chemicals just once and then threw them away. These chemicals are toxic</w:t>
      </w:r>
      <w:r w:rsidR="00963351" w:rsidRPr="00EE0B97">
        <w:rPr>
          <w:rFonts w:asciiTheme="minorHAnsi" w:hAnsiTheme="minorHAnsi"/>
        </w:rPr>
        <w:t>, so t</w:t>
      </w:r>
      <w:r w:rsidRPr="00EE0B97">
        <w:rPr>
          <w:rFonts w:asciiTheme="minorHAnsi" w:hAnsiTheme="minorHAnsi"/>
        </w:rPr>
        <w:t>he government passed new laws that forced the dry cleaners to recycle. At first, there was great resistance. “Recycling is for losers,” the cleaners hollered. “We are here to make a profit.” Eventuall</w:t>
      </w:r>
      <w:r w:rsidR="00963351" w:rsidRPr="00EE0B97">
        <w:rPr>
          <w:rFonts w:asciiTheme="minorHAnsi" w:hAnsiTheme="minorHAnsi"/>
        </w:rPr>
        <w:t>y</w:t>
      </w:r>
      <w:r w:rsidRPr="00EE0B97">
        <w:rPr>
          <w:rFonts w:asciiTheme="minorHAnsi" w:hAnsiTheme="minorHAnsi"/>
        </w:rPr>
        <w:t xml:space="preserve"> they found a way to clean the chemicals, and reuse them at a fraction of the cost of new chemicals. </w:t>
      </w:r>
      <w:r w:rsidR="00593096" w:rsidRPr="00EE0B97">
        <w:rPr>
          <w:rFonts w:asciiTheme="minorHAnsi" w:hAnsiTheme="minorHAnsi"/>
        </w:rPr>
        <w:t>T</w:t>
      </w:r>
      <w:r w:rsidRPr="00EE0B97">
        <w:rPr>
          <w:rFonts w:asciiTheme="minorHAnsi" w:hAnsiTheme="minorHAnsi"/>
        </w:rPr>
        <w:t xml:space="preserve">he government had in fact </w:t>
      </w:r>
      <w:r w:rsidRPr="00EE0B97">
        <w:rPr>
          <w:rFonts w:asciiTheme="minorHAnsi" w:hAnsiTheme="minorHAnsi"/>
          <w:i/>
        </w:rPr>
        <w:t>forced</w:t>
      </w:r>
      <w:r w:rsidRPr="00EE0B97">
        <w:rPr>
          <w:rFonts w:asciiTheme="minorHAnsi" w:hAnsiTheme="minorHAnsi"/>
        </w:rPr>
        <w:t xml:space="preserve"> them to </w:t>
      </w:r>
      <w:r w:rsidR="00593096" w:rsidRPr="00EE0B97">
        <w:rPr>
          <w:rFonts w:asciiTheme="minorHAnsi" w:hAnsiTheme="minorHAnsi"/>
        </w:rPr>
        <w:t>m</w:t>
      </w:r>
      <w:r w:rsidRPr="00EE0B97">
        <w:rPr>
          <w:rFonts w:asciiTheme="minorHAnsi" w:hAnsiTheme="minorHAnsi"/>
        </w:rPr>
        <w:t>ake money.</w:t>
      </w:r>
    </w:p>
    <w:p w:rsidR="00C5558C" w:rsidRPr="00EE0B97" w:rsidRDefault="00C5558C" w:rsidP="00C5558C">
      <w:pPr>
        <w:widowControl w:val="0"/>
        <w:rPr>
          <w:rFonts w:asciiTheme="minorHAnsi" w:hAnsiTheme="minorHAnsi"/>
        </w:rPr>
      </w:pPr>
    </w:p>
    <w:p w:rsidR="00C5558C" w:rsidRPr="00EE0B97" w:rsidRDefault="00C5558C" w:rsidP="00C5558C">
      <w:pPr>
        <w:widowControl w:val="0"/>
        <w:rPr>
          <w:rFonts w:asciiTheme="minorHAnsi" w:hAnsiTheme="minorHAnsi"/>
        </w:rPr>
      </w:pPr>
      <w:r w:rsidRPr="00EE0B97">
        <w:rPr>
          <w:rFonts w:asciiTheme="minorHAnsi" w:hAnsiTheme="minorHAnsi"/>
        </w:rPr>
        <w:t>How can we supply the needs of modern society in a way that satisfies the second law of government (Balance)? The answer is recycling.</w:t>
      </w:r>
    </w:p>
    <w:p w:rsidR="00593096" w:rsidRPr="00EE0B97" w:rsidRDefault="00593096">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Recycling is not just politically correct and environmentally friendly but </w:t>
      </w:r>
      <w:r w:rsidRPr="00EE0B97">
        <w:rPr>
          <w:rFonts w:asciiTheme="minorHAnsi" w:hAnsiTheme="minorHAnsi"/>
          <w:i/>
        </w:rPr>
        <w:t>Profitable</w:t>
      </w:r>
      <w:r w:rsidRPr="00EE0B97">
        <w:rPr>
          <w:rFonts w:asciiTheme="minorHAnsi" w:hAnsiTheme="minorHAnsi"/>
        </w:rPr>
        <w:t>. Future generations will consider us fools for trashing billions of dollars of potential income.</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Aipotu spends millions of US dollars each year on recycling research. The funding comes from the garbage tax. (P. </w:t>
      </w:r>
      <w:fldSimple w:instr=" PAGEREF Garbage_Tax  \* MERGEFORMAT ">
        <w:r w:rsidR="00DA37AD" w:rsidRPr="00EE0B97">
          <w:rPr>
            <w:rFonts w:asciiTheme="minorHAnsi" w:hAnsiTheme="minorHAnsi"/>
            <w:noProof/>
          </w:rPr>
          <w:t>46</w:t>
        </w:r>
      </w:fldSimple>
      <w:r w:rsidRPr="00EE0B97">
        <w:rPr>
          <w:rFonts w:asciiTheme="minorHAnsi" w:hAnsiTheme="minorHAnsi"/>
        </w:rPr>
        <w:t>)</w:t>
      </w:r>
    </w:p>
    <w:p w:rsidR="004904FD" w:rsidRPr="00EE0B97" w:rsidRDefault="00665477">
      <w:pPr>
        <w:pStyle w:val="H4"/>
        <w:rPr>
          <w:rFonts w:asciiTheme="minorHAnsi" w:hAnsiTheme="minorHAnsi"/>
        </w:rPr>
      </w:pPr>
      <w:bookmarkStart w:id="146" w:name="_Toc146732817"/>
      <w:r w:rsidRPr="00EE0B97">
        <w:rPr>
          <w:rFonts w:asciiTheme="minorHAnsi" w:hAnsiTheme="minorHAnsi"/>
        </w:rPr>
        <w:lastRenderedPageBreak/>
        <w:t>Industrial Waste</w:t>
      </w:r>
      <w:bookmarkEnd w:id="146"/>
    </w:p>
    <w:p w:rsidR="004904FD" w:rsidRPr="00EE0B97" w:rsidRDefault="00665477">
      <w:pPr>
        <w:widowControl w:val="0"/>
        <w:rPr>
          <w:rFonts w:asciiTheme="minorHAnsi" w:hAnsiTheme="minorHAnsi"/>
        </w:rPr>
      </w:pPr>
      <w:r w:rsidRPr="00EE0B97">
        <w:rPr>
          <w:rFonts w:asciiTheme="minorHAnsi" w:hAnsiTheme="minorHAnsi"/>
        </w:rPr>
        <w:t>In some ways, industrial waste is easier to recycle</w:t>
      </w:r>
      <w:r w:rsidR="00C5558C" w:rsidRPr="00EE0B97">
        <w:rPr>
          <w:rFonts w:asciiTheme="minorHAnsi" w:hAnsiTheme="minorHAnsi"/>
        </w:rPr>
        <w:t xml:space="preserve"> than household waste</w:t>
      </w:r>
      <w:r w:rsidRPr="00EE0B97">
        <w:rPr>
          <w:rFonts w:asciiTheme="minorHAnsi" w:hAnsiTheme="minorHAnsi"/>
        </w:rPr>
        <w:t xml:space="preserve"> since it is already </w:t>
      </w:r>
      <w:r w:rsidR="004904FD" w:rsidRPr="00EE0B97">
        <w:rPr>
          <w:rFonts w:asciiTheme="minorHAnsi" w:hAnsiTheme="minorHAnsi"/>
        </w:rPr>
        <w:t>separate</w:t>
      </w:r>
      <w:r w:rsidRPr="00EE0B97">
        <w:rPr>
          <w:rFonts w:asciiTheme="minorHAnsi" w:hAnsiTheme="minorHAnsi"/>
        </w:rPr>
        <w:t xml:space="preserve"> when produced. The dry cleaning liquid mentioned above is a good example.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Zoning requirements in </w:t>
      </w:r>
      <w:r w:rsidR="00C5558C" w:rsidRPr="00EE0B97">
        <w:rPr>
          <w:rFonts w:asciiTheme="minorHAnsi" w:hAnsiTheme="minorHAnsi"/>
        </w:rPr>
        <w:t xml:space="preserve">many parts of </w:t>
      </w:r>
      <w:r w:rsidRPr="00EE0B97">
        <w:rPr>
          <w:rFonts w:asciiTheme="minorHAnsi" w:hAnsiTheme="minorHAnsi"/>
        </w:rPr>
        <w:t>Aip</w:t>
      </w:r>
      <w:r w:rsidR="00C5558C" w:rsidRPr="00EE0B97">
        <w:rPr>
          <w:rFonts w:asciiTheme="minorHAnsi" w:hAnsiTheme="minorHAnsi"/>
        </w:rPr>
        <w:t>otu</w:t>
      </w:r>
      <w:r w:rsidRPr="00EE0B97">
        <w:rPr>
          <w:rFonts w:asciiTheme="minorHAnsi" w:hAnsiTheme="minorHAnsi"/>
        </w:rPr>
        <w:t xml:space="preserve"> require factories be located next to each other, the idea being that </w:t>
      </w:r>
      <w:r w:rsidR="00DC1BA5" w:rsidRPr="00EE0B97">
        <w:rPr>
          <w:rFonts w:asciiTheme="minorHAnsi" w:hAnsiTheme="minorHAnsi"/>
        </w:rPr>
        <w:t>one factory uses the byproducts of</w:t>
      </w:r>
      <w:r w:rsidRPr="00EE0B97">
        <w:rPr>
          <w:rFonts w:asciiTheme="minorHAnsi" w:hAnsiTheme="minorHAnsi"/>
        </w:rPr>
        <w:t xml:space="preserve"> another factory. This is important when dealing with liquids and gasses. Pipes connect factories, </w:t>
      </w:r>
      <w:r w:rsidR="00DC1BA5" w:rsidRPr="00EE0B97">
        <w:rPr>
          <w:rFonts w:asciiTheme="minorHAnsi" w:hAnsiTheme="minorHAnsi"/>
        </w:rPr>
        <w:t>allowing the easy movement and processing of m</w:t>
      </w:r>
      <w:r w:rsidRPr="00EE0B97">
        <w:rPr>
          <w:rFonts w:asciiTheme="minorHAnsi" w:hAnsiTheme="minorHAnsi"/>
        </w:rPr>
        <w:t>aterials.</w:t>
      </w:r>
    </w:p>
    <w:p w:rsidR="004904FD" w:rsidRPr="00EE0B97" w:rsidRDefault="00665477">
      <w:pPr>
        <w:pStyle w:val="H4"/>
        <w:rPr>
          <w:rFonts w:asciiTheme="minorHAnsi" w:hAnsiTheme="minorHAnsi"/>
        </w:rPr>
      </w:pPr>
      <w:bookmarkStart w:id="147" w:name="_Toc146732818"/>
      <w:r w:rsidRPr="00EE0B97">
        <w:rPr>
          <w:rFonts w:asciiTheme="minorHAnsi" w:hAnsiTheme="minorHAnsi"/>
        </w:rPr>
        <w:t>Regular Garbage</w:t>
      </w:r>
      <w:bookmarkEnd w:id="147"/>
    </w:p>
    <w:p w:rsidR="004904FD" w:rsidRPr="00EE0B97" w:rsidRDefault="00665477">
      <w:pPr>
        <w:widowControl w:val="0"/>
        <w:rPr>
          <w:rFonts w:asciiTheme="minorHAnsi" w:hAnsiTheme="minorHAnsi"/>
        </w:rPr>
      </w:pPr>
      <w:r w:rsidRPr="00EE0B97">
        <w:rPr>
          <w:rFonts w:asciiTheme="minorHAnsi" w:hAnsiTheme="minorHAnsi"/>
        </w:rPr>
        <w:t>It’s difficult recycling garbage because it’s all mixed</w:t>
      </w:r>
      <w:r w:rsidR="00DC1BA5" w:rsidRPr="00EE0B97">
        <w:rPr>
          <w:rFonts w:asciiTheme="minorHAnsi" w:hAnsiTheme="minorHAnsi"/>
        </w:rPr>
        <w:t>-</w:t>
      </w:r>
      <w:r w:rsidRPr="00EE0B97">
        <w:rPr>
          <w:rFonts w:asciiTheme="minorHAnsi" w:hAnsiTheme="minorHAnsi"/>
        </w:rPr>
        <w:t>up.</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At present, recycling is limited to paper, glass, </w:t>
      </w:r>
      <w:r w:rsidR="00DF4E60" w:rsidRPr="00EE0B97">
        <w:rPr>
          <w:rFonts w:asciiTheme="minorHAnsi" w:hAnsiTheme="minorHAnsi"/>
        </w:rPr>
        <w:t xml:space="preserve">metal, </w:t>
      </w:r>
      <w:r w:rsidRPr="00EE0B97">
        <w:rPr>
          <w:rFonts w:asciiTheme="minorHAnsi" w:hAnsiTheme="minorHAnsi"/>
        </w:rPr>
        <w:t>some plastic</w:t>
      </w:r>
      <w:r w:rsidR="00DF4E60" w:rsidRPr="00EE0B97">
        <w:rPr>
          <w:rFonts w:asciiTheme="minorHAnsi" w:hAnsiTheme="minorHAnsi"/>
        </w:rPr>
        <w:t>s</w:t>
      </w:r>
      <w:r w:rsidRPr="00EE0B97">
        <w:rPr>
          <w:rFonts w:asciiTheme="minorHAnsi" w:hAnsiTheme="minorHAnsi"/>
        </w:rPr>
        <w:t xml:space="preserve"> and a few other items</w:t>
      </w:r>
      <w:r w:rsidR="00DD4F86" w:rsidRPr="00EE0B97">
        <w:rPr>
          <w:rFonts w:asciiTheme="minorHAnsi" w:hAnsiTheme="minorHAnsi"/>
        </w:rPr>
        <w:t xml:space="preserve"> in many countries</w:t>
      </w:r>
      <w:r w:rsidRPr="00EE0B97">
        <w:rPr>
          <w:rFonts w:asciiTheme="minorHAnsi" w:hAnsiTheme="minorHAnsi"/>
        </w:rPr>
        <w:t>. That’</w:t>
      </w:r>
      <w:r w:rsidR="00DF4E60" w:rsidRPr="00EE0B97">
        <w:rPr>
          <w:rFonts w:asciiTheme="minorHAnsi" w:hAnsiTheme="minorHAnsi"/>
        </w:rPr>
        <w:t>s</w:t>
      </w:r>
      <w:r w:rsidRPr="00EE0B97">
        <w:rPr>
          <w:rFonts w:asciiTheme="minorHAnsi" w:hAnsiTheme="minorHAnsi"/>
        </w:rPr>
        <w:t xml:space="preserve"> not good enough.  We need to recycle on a major scale. We must recycle</w:t>
      </w:r>
      <w:r w:rsidR="00DF4E60" w:rsidRPr="00EE0B97">
        <w:rPr>
          <w:rFonts w:asciiTheme="minorHAnsi" w:hAnsiTheme="minorHAnsi"/>
        </w:rPr>
        <w:t xml:space="preserve"> </w:t>
      </w:r>
      <w:r w:rsidRPr="00EE0B97">
        <w:rPr>
          <w:rFonts w:asciiTheme="minorHAnsi" w:hAnsiTheme="minorHAnsi"/>
        </w:rPr>
        <w:t>all the contents of the garbage dumps.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 private company in Aipotu has recently built an enormous garbage-recycling factory. Raw garbage, directly from landfills and other parts of the country, enters one end of the factory. Out of the other end comes raw material to produce new products. </w:t>
      </w:r>
      <w:r w:rsidR="00DD4F86" w:rsidRPr="00EE0B97">
        <w:rPr>
          <w:rFonts w:asciiTheme="minorHAnsi" w:hAnsiTheme="minorHAnsi"/>
        </w:rPr>
        <w:t>T</w:t>
      </w:r>
      <w:r w:rsidRPr="00EE0B97">
        <w:rPr>
          <w:rFonts w:asciiTheme="minorHAnsi" w:hAnsiTheme="minorHAnsi"/>
        </w:rPr>
        <w:t xml:space="preserve">his process uses a great deal of energy. Fortunately, Aipotu has plenty of energy reserves to service its needs (P. </w:t>
      </w:r>
      <w:fldSimple w:instr=" PAGEREF Energy  \* MERGEFORMAT ">
        <w:r w:rsidR="00DA37AD" w:rsidRPr="00EE0B97">
          <w:rPr>
            <w:rFonts w:asciiTheme="minorHAnsi" w:hAnsiTheme="minorHAnsi"/>
            <w:noProof/>
          </w:rPr>
          <w:t>59</w:t>
        </w:r>
      </w:fldSimple>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factory ships out bars of iron, copper and aluminum, as well as bundles of reclaimed paper, plastics, glass, and so on. The factory is a giant 50-story cube designed to use the least amount of land space. The company started off with government help but now is profitable.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the story of king Midas, everything the king touched turned to gold. In our case </w:t>
      </w:r>
      <w:r w:rsidR="00DF4E60" w:rsidRPr="00EE0B97">
        <w:rPr>
          <w:rFonts w:asciiTheme="minorHAnsi" w:hAnsiTheme="minorHAnsi"/>
        </w:rPr>
        <w:t xml:space="preserve">however, the </w:t>
      </w:r>
      <w:r w:rsidRPr="00EE0B97">
        <w:rPr>
          <w:rFonts w:asciiTheme="minorHAnsi" w:hAnsiTheme="minorHAnsi"/>
        </w:rPr>
        <w:t>factory converts garbage into useful products.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i/>
        </w:rPr>
        <w:t>Midas Touch</w:t>
      </w:r>
      <w:r w:rsidRPr="00EE0B97">
        <w:rPr>
          <w:rFonts w:asciiTheme="minorHAnsi" w:hAnsiTheme="minorHAnsi"/>
        </w:rPr>
        <w:t xml:space="preserve"> </w:t>
      </w:r>
      <w:r w:rsidR="00017F30" w:rsidRPr="00EE0B97">
        <w:rPr>
          <w:rFonts w:asciiTheme="minorHAnsi" w:hAnsiTheme="minorHAnsi"/>
        </w:rPr>
        <w:t xml:space="preserve">Inc. </w:t>
      </w:r>
      <w:r w:rsidR="000D6FB6" w:rsidRPr="00EE0B97">
        <w:rPr>
          <w:rFonts w:asciiTheme="minorHAnsi" w:hAnsiTheme="minorHAnsi"/>
        </w:rPr>
        <w:t xml:space="preserve">forecasts that it can clean up all the garbage dumps in the country </w:t>
      </w:r>
      <w:r w:rsidRPr="00EE0B97">
        <w:rPr>
          <w:rFonts w:asciiTheme="minorHAnsi" w:hAnsiTheme="minorHAnsi"/>
        </w:rPr>
        <w:t>by the end of the centenary. The eyesores called garbage dumps will soon be a thing of the past.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Manufactures are happy because they get easy and reliable sources of raw materials. Nor do they need to worry about garbage disposal. Most importantly, there is a reduced need for </w:t>
      </w:r>
      <w:r w:rsidR="00017F30" w:rsidRPr="00EE0B97">
        <w:rPr>
          <w:rFonts w:asciiTheme="minorHAnsi" w:hAnsiTheme="minorHAnsi"/>
        </w:rPr>
        <w:t xml:space="preserve">obtaining </w:t>
      </w:r>
      <w:r w:rsidRPr="00EE0B97">
        <w:rPr>
          <w:rFonts w:asciiTheme="minorHAnsi" w:hAnsiTheme="minorHAnsi"/>
        </w:rPr>
        <w:t>resources from politically unstable countries.</w:t>
      </w:r>
    </w:p>
    <w:p w:rsidR="004904FD" w:rsidRPr="00EE0B97" w:rsidRDefault="00665477">
      <w:pPr>
        <w:pStyle w:val="H4"/>
        <w:rPr>
          <w:rFonts w:asciiTheme="minorHAnsi" w:hAnsiTheme="minorHAnsi"/>
        </w:rPr>
      </w:pPr>
      <w:bookmarkStart w:id="148" w:name="Cradle_To_Cradle"/>
      <w:r w:rsidRPr="00EE0B97">
        <w:rPr>
          <w:rFonts w:asciiTheme="minorHAnsi" w:hAnsiTheme="minorHAnsi"/>
        </w:rPr>
        <w:lastRenderedPageBreak/>
        <w:t>Cradle-To-Cradle</w:t>
      </w:r>
      <w:bookmarkEnd w:id="148"/>
    </w:p>
    <w:p w:rsidR="004904FD" w:rsidRPr="00EE0B97" w:rsidRDefault="00665477">
      <w:pPr>
        <w:widowControl w:val="0"/>
        <w:rPr>
          <w:rFonts w:asciiTheme="minorHAnsi" w:hAnsiTheme="minorHAnsi"/>
        </w:rPr>
      </w:pPr>
      <w:r w:rsidRPr="00EE0B97">
        <w:rPr>
          <w:rFonts w:asciiTheme="minorHAnsi" w:hAnsiTheme="minorHAnsi"/>
        </w:rPr>
        <w:t xml:space="preserve">In their book </w:t>
      </w:r>
      <w:r w:rsidRPr="00EE0B97">
        <w:rPr>
          <w:rFonts w:asciiTheme="minorHAnsi" w:hAnsiTheme="minorHAnsi"/>
          <w:i/>
        </w:rPr>
        <w:t>Cradle to Cradle</w:t>
      </w:r>
      <w:r w:rsidRPr="00EE0B97">
        <w:rPr>
          <w:rFonts w:asciiTheme="minorHAnsi" w:hAnsiTheme="minorHAnsi"/>
        </w:rPr>
        <w:t xml:space="preserve">, William McDonough and Michael </w:t>
      </w:r>
      <w:proofErr w:type="spellStart"/>
      <w:r w:rsidRPr="00EE0B97">
        <w:rPr>
          <w:rFonts w:asciiTheme="minorHAnsi" w:hAnsiTheme="minorHAnsi"/>
        </w:rPr>
        <w:t>Braungart</w:t>
      </w:r>
      <w:proofErr w:type="spellEnd"/>
      <w:r w:rsidRPr="00EE0B97">
        <w:rPr>
          <w:rFonts w:asciiTheme="minorHAnsi" w:hAnsiTheme="minorHAnsi"/>
        </w:rPr>
        <w:t xml:space="preserve"> argue that we need to rethink how we create and use products. Currently we create products without regard to their ultimate fate. This is because the manufacturer is not responsible for a product beyond its intended use.</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authors argue that </w:t>
      </w:r>
      <w:r w:rsidR="000D6FB6" w:rsidRPr="00EE0B97">
        <w:rPr>
          <w:rFonts w:asciiTheme="minorHAnsi" w:hAnsiTheme="minorHAnsi"/>
        </w:rPr>
        <w:t xml:space="preserve">factories should design </w:t>
      </w:r>
      <w:r w:rsidRPr="00EE0B97">
        <w:rPr>
          <w:rFonts w:asciiTheme="minorHAnsi" w:hAnsiTheme="minorHAnsi"/>
        </w:rPr>
        <w:t xml:space="preserve">products to be recycled </w:t>
      </w:r>
      <w:r w:rsidR="00017F30" w:rsidRPr="00EE0B97">
        <w:rPr>
          <w:rFonts w:asciiTheme="minorHAnsi" w:hAnsiTheme="minorHAnsi"/>
        </w:rPr>
        <w:t>once their usefulness has ended.</w:t>
      </w:r>
      <w:r w:rsidRPr="00EE0B97">
        <w:rPr>
          <w:rFonts w:asciiTheme="minorHAnsi" w:hAnsiTheme="minorHAnsi"/>
        </w:rPr>
        <w:t xml:space="preserve"> This isn</w:t>
      </w:r>
      <w:r w:rsidR="00017F30" w:rsidRPr="00EE0B97">
        <w:rPr>
          <w:rFonts w:asciiTheme="minorHAnsi" w:hAnsiTheme="minorHAnsi"/>
        </w:rPr>
        <w:t>’</w:t>
      </w:r>
      <w:r w:rsidRPr="00EE0B97">
        <w:rPr>
          <w:rFonts w:asciiTheme="minorHAnsi" w:hAnsiTheme="minorHAnsi"/>
        </w:rPr>
        <w:t>t a difficult task. It only requires we change the way we view the product cycle.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What most people consider recycling is what the authors call “down cycling.” As an example, </w:t>
      </w:r>
      <w:r w:rsidR="00FF1013" w:rsidRPr="00EE0B97">
        <w:rPr>
          <w:rFonts w:asciiTheme="minorHAnsi" w:hAnsiTheme="minorHAnsi"/>
        </w:rPr>
        <w:t xml:space="preserve">we can only recycle </w:t>
      </w:r>
      <w:r w:rsidRPr="00EE0B97">
        <w:rPr>
          <w:rFonts w:asciiTheme="minorHAnsi" w:hAnsiTheme="minorHAnsi"/>
        </w:rPr>
        <w:t xml:space="preserve">paper </w:t>
      </w:r>
      <w:r w:rsidR="00FF1013" w:rsidRPr="00EE0B97">
        <w:rPr>
          <w:rFonts w:asciiTheme="minorHAnsi" w:hAnsiTheme="minorHAnsi"/>
        </w:rPr>
        <w:t>4-5 times before its fibers become useless</w:t>
      </w:r>
      <w:r w:rsidRPr="00EE0B97">
        <w:rPr>
          <w:rFonts w:asciiTheme="minorHAnsi" w:hAnsiTheme="minorHAnsi"/>
        </w:rPr>
        <w:t>. This means that you always need a new supply of raw materials for producing paper.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Instead of paper, they suggest we use plastic, since </w:t>
      </w:r>
      <w:r w:rsidR="006F14C1" w:rsidRPr="00EE0B97">
        <w:rPr>
          <w:rFonts w:asciiTheme="minorHAnsi" w:hAnsiTheme="minorHAnsi"/>
        </w:rPr>
        <w:t xml:space="preserve">plastic </w:t>
      </w:r>
      <w:r w:rsidRPr="00EE0B97">
        <w:rPr>
          <w:rFonts w:asciiTheme="minorHAnsi" w:hAnsiTheme="minorHAnsi"/>
        </w:rPr>
        <w:t>can be reused an infinite number of times. In keep</w:t>
      </w:r>
      <w:r w:rsidR="00A97325" w:rsidRPr="00EE0B97">
        <w:rPr>
          <w:rFonts w:asciiTheme="minorHAnsi" w:hAnsiTheme="minorHAnsi"/>
        </w:rPr>
        <w:t>ing</w:t>
      </w:r>
      <w:r w:rsidRPr="00EE0B97">
        <w:rPr>
          <w:rFonts w:asciiTheme="minorHAnsi" w:hAnsiTheme="minorHAnsi"/>
        </w:rPr>
        <w:t xml:space="preserve"> with this philosophy, </w:t>
      </w:r>
      <w:r w:rsidR="006F14C1" w:rsidRPr="00EE0B97">
        <w:rPr>
          <w:rFonts w:asciiTheme="minorHAnsi" w:hAnsiTheme="minorHAnsi"/>
        </w:rPr>
        <w:t xml:space="preserve">the authors wrote their book </w:t>
      </w:r>
      <w:r w:rsidRPr="00EE0B97">
        <w:rPr>
          <w:rFonts w:asciiTheme="minorHAnsi" w:hAnsiTheme="minorHAnsi"/>
        </w:rPr>
        <w:t>on special plastic that has the look and feel of high quality paper. The advantage of this book is that it can be recycled to create more books – and it’s waterproof.</w:t>
      </w:r>
      <w:r w:rsidRPr="00EE0B97">
        <w:rPr>
          <w:rStyle w:val="FootnoteReference"/>
          <w:rFonts w:asciiTheme="minorHAnsi" w:hAnsiTheme="minorHAnsi"/>
        </w:rPr>
        <w:footnoteReference w:id="28"/>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There are two types of recycling</w:t>
      </w:r>
      <w:r w:rsidR="00017F30" w:rsidRPr="00EE0B97">
        <w:rPr>
          <w:rFonts w:asciiTheme="minorHAnsi" w:hAnsiTheme="minorHAnsi"/>
        </w:rPr>
        <w:t xml:space="preserve">: </w:t>
      </w:r>
      <w:r w:rsidRPr="00EE0B97">
        <w:rPr>
          <w:rFonts w:asciiTheme="minorHAnsi" w:hAnsiTheme="minorHAnsi"/>
        </w:rPr>
        <w:t>biological recycling and industrial recycling. With biological recycle, you create products from biodegradable materials. When their usefulness is over, bugs eat them and convert them to soil. In industrial recycling, factories deal with the waste products.</w:t>
      </w:r>
      <w:r w:rsidR="00A97325" w:rsidRPr="00EE0B97">
        <w:rPr>
          <w:rFonts w:asciiTheme="minorHAnsi" w:hAnsiTheme="minorHAnsi"/>
        </w:rPr>
        <w:t xml:space="preserve"> Iron is one of the most recycled materials in the world.</w:t>
      </w:r>
    </w:p>
    <w:p w:rsidR="004904FD" w:rsidRPr="00EE0B97" w:rsidRDefault="004904FD">
      <w:pPr>
        <w:rPr>
          <w:rFonts w:asciiTheme="minorHAnsi" w:hAnsiTheme="minorHAnsi"/>
        </w:rPr>
      </w:pPr>
    </w:p>
    <w:p w:rsidR="004904FD" w:rsidRPr="00EE0B97" w:rsidRDefault="00A36CD6">
      <w:pPr>
        <w:rPr>
          <w:rFonts w:asciiTheme="minorHAnsi" w:hAnsiTheme="minorHAnsi"/>
        </w:rPr>
      </w:pPr>
      <w:r w:rsidRPr="00EE0B97">
        <w:rPr>
          <w:rFonts w:asciiTheme="minorHAnsi" w:hAnsiTheme="minorHAnsi"/>
        </w:rPr>
        <w:t>The Aipotu g</w:t>
      </w:r>
      <w:r w:rsidR="006F14C1" w:rsidRPr="00EE0B97">
        <w:rPr>
          <w:rFonts w:asciiTheme="minorHAnsi" w:hAnsiTheme="minorHAnsi"/>
        </w:rPr>
        <w:t>overnment uses t</w:t>
      </w:r>
      <w:r w:rsidR="00665477" w:rsidRPr="00EE0B97">
        <w:rPr>
          <w:rFonts w:asciiTheme="minorHAnsi" w:hAnsiTheme="minorHAnsi"/>
        </w:rPr>
        <w:t>axation an incentive</w:t>
      </w:r>
      <w:r w:rsidR="00CD6404" w:rsidRPr="00EE0B97">
        <w:rPr>
          <w:rFonts w:asciiTheme="minorHAnsi" w:hAnsiTheme="minorHAnsi"/>
        </w:rPr>
        <w:t xml:space="preserve"> for innovation</w:t>
      </w:r>
      <w:r w:rsidR="00665477" w:rsidRPr="00EE0B97">
        <w:rPr>
          <w:rFonts w:asciiTheme="minorHAnsi" w:hAnsiTheme="minorHAnsi"/>
        </w:rPr>
        <w:t xml:space="preserve">. </w:t>
      </w:r>
      <w:r w:rsidR="00891D25" w:rsidRPr="00EE0B97">
        <w:rPr>
          <w:rFonts w:asciiTheme="minorHAnsi" w:hAnsiTheme="minorHAnsi"/>
        </w:rPr>
        <w:t>Companies pay tax on p</w:t>
      </w:r>
      <w:r w:rsidR="0093653F" w:rsidRPr="00EE0B97">
        <w:rPr>
          <w:rFonts w:asciiTheme="minorHAnsi" w:hAnsiTheme="minorHAnsi"/>
        </w:rPr>
        <w:t xml:space="preserve">roducts that cannot </w:t>
      </w:r>
      <w:r w:rsidR="00665477" w:rsidRPr="00EE0B97">
        <w:rPr>
          <w:rFonts w:asciiTheme="minorHAnsi" w:hAnsiTheme="minorHAnsi"/>
        </w:rPr>
        <w:t xml:space="preserve">participate in the cradle-to-cradle paradigm. This money </w:t>
      </w:r>
      <w:r w:rsidR="00CD6404" w:rsidRPr="00EE0B97">
        <w:rPr>
          <w:rFonts w:asciiTheme="minorHAnsi" w:hAnsiTheme="minorHAnsi"/>
        </w:rPr>
        <w:t>finances</w:t>
      </w:r>
      <w:r w:rsidR="00665477" w:rsidRPr="00EE0B97">
        <w:rPr>
          <w:rFonts w:asciiTheme="minorHAnsi" w:hAnsiTheme="minorHAnsi"/>
        </w:rPr>
        <w:t xml:space="preserve"> research on recycling technology and </w:t>
      </w:r>
      <w:r w:rsidR="00CD6404" w:rsidRPr="00EE0B97">
        <w:rPr>
          <w:rFonts w:asciiTheme="minorHAnsi" w:hAnsiTheme="minorHAnsi"/>
        </w:rPr>
        <w:t xml:space="preserve">on </w:t>
      </w:r>
      <w:r w:rsidR="00665477" w:rsidRPr="00EE0B97">
        <w:rPr>
          <w:rFonts w:asciiTheme="minorHAnsi" w:hAnsiTheme="minorHAnsi"/>
        </w:rPr>
        <w:t>educating the public.</w:t>
      </w:r>
    </w:p>
    <w:p w:rsidR="002A0B79" w:rsidRPr="00EE0B97" w:rsidRDefault="002A0B79" w:rsidP="002A0B79">
      <w:pPr>
        <w:pStyle w:val="H4"/>
        <w:rPr>
          <w:rFonts w:asciiTheme="minorHAnsi" w:hAnsiTheme="minorHAnsi"/>
        </w:rPr>
      </w:pPr>
      <w:r w:rsidRPr="00EE0B97">
        <w:rPr>
          <w:rFonts w:asciiTheme="minorHAnsi" w:hAnsiTheme="minorHAnsi"/>
        </w:rPr>
        <w:t>Natural Capitalism</w:t>
      </w:r>
    </w:p>
    <w:p w:rsidR="00470B4E" w:rsidRPr="00EE0B97" w:rsidRDefault="002A0B79">
      <w:pPr>
        <w:rPr>
          <w:rFonts w:asciiTheme="minorHAnsi" w:hAnsiTheme="minorHAnsi"/>
        </w:rPr>
      </w:pPr>
      <w:r w:rsidRPr="00EE0B97">
        <w:rPr>
          <w:rFonts w:asciiTheme="minorHAnsi" w:hAnsiTheme="minorHAnsi"/>
        </w:rPr>
        <w:t xml:space="preserve">In January 2009, I saw an interesting show on </w:t>
      </w:r>
      <w:r w:rsidR="00D60ADD" w:rsidRPr="00EE0B97">
        <w:rPr>
          <w:rFonts w:asciiTheme="minorHAnsi" w:hAnsiTheme="minorHAnsi"/>
        </w:rPr>
        <w:t>the university channel</w:t>
      </w:r>
      <w:r w:rsidR="00DC5C66" w:rsidRPr="00EE0B97">
        <w:rPr>
          <w:rFonts w:asciiTheme="minorHAnsi" w:hAnsiTheme="minorHAnsi"/>
        </w:rPr>
        <w:t>,</w:t>
      </w:r>
      <w:r w:rsidR="00D60ADD" w:rsidRPr="00EE0B97">
        <w:rPr>
          <w:rFonts w:asciiTheme="minorHAnsi" w:hAnsiTheme="minorHAnsi"/>
        </w:rPr>
        <w:t xml:space="preserve"> </w:t>
      </w:r>
      <w:r w:rsidRPr="00EE0B97">
        <w:rPr>
          <w:rFonts w:asciiTheme="minorHAnsi" w:hAnsiTheme="minorHAnsi"/>
        </w:rPr>
        <w:t>UCTV. It was entitled Natural Capitalism.</w:t>
      </w:r>
      <w:r w:rsidR="005559F6" w:rsidRPr="00EE0B97">
        <w:rPr>
          <w:rFonts w:asciiTheme="minorHAnsi" w:hAnsiTheme="minorHAnsi"/>
        </w:rPr>
        <w:t xml:space="preserve"> In </w:t>
      </w:r>
      <w:r w:rsidR="00A36CD6" w:rsidRPr="00EE0B97">
        <w:rPr>
          <w:rFonts w:asciiTheme="minorHAnsi" w:hAnsiTheme="minorHAnsi"/>
        </w:rPr>
        <w:t>it,</w:t>
      </w:r>
      <w:r w:rsidR="005559F6" w:rsidRPr="00EE0B97">
        <w:rPr>
          <w:rFonts w:asciiTheme="minorHAnsi" w:hAnsiTheme="minorHAnsi"/>
        </w:rPr>
        <w:t xml:space="preserve"> the speaker argues that </w:t>
      </w:r>
      <w:r w:rsidR="007C7C01" w:rsidRPr="00EE0B97">
        <w:rPr>
          <w:rFonts w:asciiTheme="minorHAnsi" w:hAnsiTheme="minorHAnsi"/>
        </w:rPr>
        <w:t xml:space="preserve">it is highly profitable to </w:t>
      </w:r>
      <w:r w:rsidR="00A73A08" w:rsidRPr="00EE0B97">
        <w:rPr>
          <w:rFonts w:asciiTheme="minorHAnsi" w:hAnsiTheme="minorHAnsi"/>
        </w:rPr>
        <w:t>us</w:t>
      </w:r>
      <w:r w:rsidR="008B25C7" w:rsidRPr="00EE0B97">
        <w:rPr>
          <w:rFonts w:asciiTheme="minorHAnsi" w:hAnsiTheme="minorHAnsi"/>
        </w:rPr>
        <w:t>e</w:t>
      </w:r>
      <w:r w:rsidR="00A73A08" w:rsidRPr="00EE0B97">
        <w:rPr>
          <w:rFonts w:asciiTheme="minorHAnsi" w:hAnsiTheme="minorHAnsi"/>
        </w:rPr>
        <w:t xml:space="preserve"> </w:t>
      </w:r>
      <w:r w:rsidR="00A36CD6" w:rsidRPr="00EE0B97">
        <w:rPr>
          <w:rFonts w:asciiTheme="minorHAnsi" w:hAnsiTheme="minorHAnsi"/>
        </w:rPr>
        <w:t>nature</w:t>
      </w:r>
      <w:r w:rsidR="00A73A08" w:rsidRPr="00EE0B97">
        <w:rPr>
          <w:rFonts w:asciiTheme="minorHAnsi" w:hAnsiTheme="minorHAnsi"/>
        </w:rPr>
        <w:t xml:space="preserve"> as a model to do business.</w:t>
      </w:r>
      <w:r w:rsidR="00D60ADD" w:rsidRPr="00EE0B97">
        <w:rPr>
          <w:rFonts w:asciiTheme="minorHAnsi" w:hAnsiTheme="minorHAnsi"/>
        </w:rPr>
        <w:t xml:space="preserve"> In fact, he argues that industries in harmony with nature </w:t>
      </w:r>
      <w:r w:rsidR="00DC5C66" w:rsidRPr="00EE0B97">
        <w:rPr>
          <w:rFonts w:asciiTheme="minorHAnsi" w:hAnsiTheme="minorHAnsi"/>
        </w:rPr>
        <w:t xml:space="preserve">can out-perform industries that operate </w:t>
      </w:r>
      <w:r w:rsidR="00DC5C66" w:rsidRPr="00EE0B97">
        <w:rPr>
          <w:rFonts w:asciiTheme="minorHAnsi" w:hAnsiTheme="minorHAnsi"/>
        </w:rPr>
        <w:lastRenderedPageBreak/>
        <w:t>in the traditional manner. He predicts that businesses that can’t or won’t participate in the new industrial revolution will go out of business. This is even without government regulation.</w:t>
      </w:r>
    </w:p>
    <w:p w:rsidR="0063086D" w:rsidRPr="00EE0B97" w:rsidRDefault="0063086D">
      <w:pPr>
        <w:rPr>
          <w:rFonts w:asciiTheme="minorHAnsi" w:hAnsiTheme="minorHAnsi"/>
        </w:rPr>
      </w:pPr>
    </w:p>
    <w:p w:rsidR="00470B4E" w:rsidRPr="00EE0B97" w:rsidRDefault="0063086D">
      <w:pPr>
        <w:rPr>
          <w:rFonts w:asciiTheme="minorHAnsi" w:hAnsiTheme="minorHAnsi"/>
        </w:rPr>
      </w:pPr>
      <w:r w:rsidRPr="00EE0B97">
        <w:rPr>
          <w:rFonts w:asciiTheme="minorHAnsi" w:hAnsiTheme="minorHAnsi"/>
        </w:rPr>
        <w:t>Any process that produces waste products is bad for the bottom line and is a disservice to the shareholders. As its name implies, waste products are a waste of potential revenue.</w:t>
      </w:r>
    </w:p>
    <w:p w:rsidR="0063086D" w:rsidRPr="00EE0B97" w:rsidRDefault="0063086D">
      <w:pPr>
        <w:rPr>
          <w:rFonts w:asciiTheme="minorHAnsi" w:hAnsiTheme="minorHAnsi"/>
        </w:rPr>
      </w:pPr>
    </w:p>
    <w:p w:rsidR="00470B4E" w:rsidRPr="00EE0B97" w:rsidRDefault="00470B4E">
      <w:pPr>
        <w:rPr>
          <w:rFonts w:asciiTheme="minorHAnsi" w:hAnsiTheme="minorHAnsi"/>
        </w:rPr>
      </w:pPr>
      <w:r w:rsidRPr="00EE0B97">
        <w:rPr>
          <w:rFonts w:asciiTheme="minorHAnsi" w:hAnsiTheme="minorHAnsi"/>
        </w:rPr>
        <w:t xml:space="preserve">The presenter </w:t>
      </w:r>
      <w:r w:rsidR="0063086D" w:rsidRPr="00EE0B97">
        <w:rPr>
          <w:rFonts w:asciiTheme="minorHAnsi" w:hAnsiTheme="minorHAnsi"/>
        </w:rPr>
        <w:t xml:space="preserve">also </w:t>
      </w:r>
      <w:r w:rsidRPr="00EE0B97">
        <w:rPr>
          <w:rFonts w:asciiTheme="minorHAnsi" w:hAnsiTheme="minorHAnsi"/>
        </w:rPr>
        <w:t xml:space="preserve">argues that businesses will become more service oriented. Instead of buying an air-conditioner, you contract with a company that supplies you with clean, fresh air that is comfortable to live in. The company owns the heating, cooling, and air filtration systems. They maintain the systems as needed. Another example given is floor coverings. </w:t>
      </w:r>
      <w:r w:rsidR="00C14C27" w:rsidRPr="00EE0B97">
        <w:rPr>
          <w:rFonts w:asciiTheme="minorHAnsi" w:hAnsiTheme="minorHAnsi"/>
        </w:rPr>
        <w:t xml:space="preserve">A service provider provides the service of carpeted floors. In the </w:t>
      </w:r>
      <w:r w:rsidR="00245428" w:rsidRPr="00EE0B97">
        <w:rPr>
          <w:rFonts w:asciiTheme="minorHAnsi" w:hAnsiTheme="minorHAnsi"/>
        </w:rPr>
        <w:t>night,</w:t>
      </w:r>
      <w:r w:rsidR="00C14C27" w:rsidRPr="00EE0B97">
        <w:rPr>
          <w:rFonts w:asciiTheme="minorHAnsi" w:hAnsiTheme="minorHAnsi"/>
        </w:rPr>
        <w:t xml:space="preserve"> little pixies come and replace work out parts of the carpet.</w:t>
      </w:r>
    </w:p>
    <w:p w:rsidR="00470B4E" w:rsidRPr="00EE0B97" w:rsidRDefault="00470B4E">
      <w:pPr>
        <w:rPr>
          <w:rFonts w:asciiTheme="minorHAnsi" w:hAnsiTheme="minorHAnsi"/>
        </w:rPr>
      </w:pPr>
    </w:p>
    <w:p w:rsidR="002A0B79" w:rsidRPr="00EE0B97" w:rsidRDefault="00DC5C66">
      <w:pPr>
        <w:rPr>
          <w:rFonts w:asciiTheme="minorHAnsi" w:hAnsiTheme="minorHAnsi"/>
        </w:rPr>
      </w:pPr>
      <w:r w:rsidRPr="00EE0B97">
        <w:rPr>
          <w:rFonts w:asciiTheme="minorHAnsi" w:hAnsiTheme="minorHAnsi"/>
        </w:rPr>
        <w:t xml:space="preserve">The recession of 2008-2010 will </w:t>
      </w:r>
      <w:r w:rsidR="00C14C27" w:rsidRPr="00EE0B97">
        <w:rPr>
          <w:rFonts w:asciiTheme="minorHAnsi" w:hAnsiTheme="minorHAnsi"/>
        </w:rPr>
        <w:t xml:space="preserve">definitely speed </w:t>
      </w:r>
      <w:r w:rsidRPr="00EE0B97">
        <w:rPr>
          <w:rFonts w:asciiTheme="minorHAnsi" w:hAnsiTheme="minorHAnsi"/>
        </w:rPr>
        <w:t>up</w:t>
      </w:r>
      <w:r w:rsidR="00C14C27" w:rsidRPr="00EE0B97">
        <w:rPr>
          <w:rFonts w:asciiTheme="minorHAnsi" w:hAnsiTheme="minorHAnsi"/>
        </w:rPr>
        <w:t xml:space="preserve"> the changing of the world</w:t>
      </w:r>
      <w:r w:rsidRPr="00EE0B97">
        <w:rPr>
          <w:rFonts w:asciiTheme="minorHAnsi" w:hAnsiTheme="minorHAnsi"/>
        </w:rPr>
        <w:t>.</w:t>
      </w:r>
      <w:r w:rsidR="00C14C27" w:rsidRPr="00EE0B97">
        <w:rPr>
          <w:rFonts w:asciiTheme="minorHAnsi" w:hAnsiTheme="minorHAnsi"/>
        </w:rPr>
        <w:t xml:space="preserve"> There’s nothing like pain to inspire people to change.</w:t>
      </w:r>
    </w:p>
    <w:p w:rsidR="002A0B79" w:rsidRPr="00EE0B97" w:rsidRDefault="002A0B79">
      <w:pPr>
        <w:rPr>
          <w:rFonts w:asciiTheme="minorHAnsi" w:hAnsiTheme="minorHAnsi"/>
        </w:rPr>
      </w:pPr>
    </w:p>
    <w:p w:rsidR="00D60ADD" w:rsidRPr="00EE0B97" w:rsidRDefault="004C277A">
      <w:pPr>
        <w:rPr>
          <w:rFonts w:asciiTheme="minorHAnsi" w:hAnsiTheme="minorHAnsi"/>
        </w:rPr>
      </w:pPr>
      <w:r w:rsidRPr="00EE0B97">
        <w:rPr>
          <w:rFonts w:asciiTheme="minorHAnsi" w:hAnsiTheme="minorHAnsi"/>
          <w:i/>
        </w:rPr>
        <w:t>Natural Capitalism: Creating the Next Industrial Revolution</w:t>
      </w:r>
      <w:r w:rsidRPr="00EE0B97">
        <w:rPr>
          <w:rFonts w:asciiTheme="minorHAnsi" w:hAnsiTheme="minorHAnsi"/>
        </w:rPr>
        <w:t xml:space="preserve">, by Paul </w:t>
      </w:r>
      <w:proofErr w:type="spellStart"/>
      <w:r w:rsidRPr="00EE0B97">
        <w:rPr>
          <w:rFonts w:asciiTheme="minorHAnsi" w:hAnsiTheme="minorHAnsi"/>
        </w:rPr>
        <w:t>Hawken</w:t>
      </w:r>
      <w:proofErr w:type="spellEnd"/>
      <w:r w:rsidRPr="00EE0B97">
        <w:rPr>
          <w:rFonts w:asciiTheme="minorHAnsi" w:hAnsiTheme="minorHAnsi"/>
        </w:rPr>
        <w:t xml:space="preserve">, Amory </w:t>
      </w:r>
      <w:proofErr w:type="spellStart"/>
      <w:r w:rsidRPr="00EE0B97">
        <w:rPr>
          <w:rFonts w:asciiTheme="minorHAnsi" w:hAnsiTheme="minorHAnsi"/>
        </w:rPr>
        <w:t>Lovins</w:t>
      </w:r>
      <w:proofErr w:type="spellEnd"/>
      <w:r w:rsidRPr="00EE0B97">
        <w:rPr>
          <w:rFonts w:asciiTheme="minorHAnsi" w:hAnsiTheme="minorHAnsi"/>
        </w:rPr>
        <w:t xml:space="preserve">, and L. Hunter </w:t>
      </w:r>
      <w:proofErr w:type="spellStart"/>
      <w:r w:rsidRPr="00EE0B97">
        <w:rPr>
          <w:rFonts w:asciiTheme="minorHAnsi" w:hAnsiTheme="minorHAnsi"/>
        </w:rPr>
        <w:t>Lovins</w:t>
      </w:r>
      <w:proofErr w:type="spellEnd"/>
      <w:r w:rsidRPr="00EE0B97">
        <w:rPr>
          <w:rFonts w:asciiTheme="minorHAnsi" w:hAnsiTheme="minorHAnsi"/>
        </w:rPr>
        <w:t>, is well worth the read.</w:t>
      </w:r>
      <w:r w:rsidR="00D60ADD" w:rsidRPr="00EE0B97">
        <w:rPr>
          <w:rFonts w:asciiTheme="minorHAnsi" w:hAnsiTheme="minorHAnsi"/>
        </w:rPr>
        <w:t xml:space="preserve"> </w:t>
      </w:r>
      <w:r w:rsidR="00245428" w:rsidRPr="00EE0B97">
        <w:rPr>
          <w:rFonts w:asciiTheme="minorHAnsi" w:hAnsiTheme="minorHAnsi"/>
        </w:rPr>
        <w:t>Also,</w:t>
      </w:r>
      <w:r w:rsidR="00D60ADD" w:rsidRPr="00EE0B97">
        <w:rPr>
          <w:rFonts w:asciiTheme="minorHAnsi" w:hAnsiTheme="minorHAnsi"/>
        </w:rPr>
        <w:t xml:space="preserve"> look for similar </w:t>
      </w:r>
      <w:r w:rsidR="00DC5C66" w:rsidRPr="00EE0B97">
        <w:rPr>
          <w:rFonts w:asciiTheme="minorHAnsi" w:hAnsiTheme="minorHAnsi"/>
        </w:rPr>
        <w:t xml:space="preserve">books. </w:t>
      </w:r>
      <w:r w:rsidR="00D60ADD" w:rsidRPr="00EE0B97">
        <w:rPr>
          <w:rFonts w:asciiTheme="minorHAnsi" w:hAnsiTheme="minorHAnsi"/>
        </w:rPr>
        <w:t xml:space="preserve">The number of books describing how to maximize profit by working with nature </w:t>
      </w:r>
      <w:r w:rsidR="00DC5C66" w:rsidRPr="00EE0B97">
        <w:rPr>
          <w:rFonts w:asciiTheme="minorHAnsi" w:hAnsiTheme="minorHAnsi"/>
        </w:rPr>
        <w:t>is surprisingly extensive.</w:t>
      </w:r>
    </w:p>
    <w:p w:rsidR="004904FD" w:rsidRPr="00EE0B97" w:rsidRDefault="00665477">
      <w:pPr>
        <w:pStyle w:val="H3"/>
        <w:rPr>
          <w:rFonts w:asciiTheme="minorHAnsi" w:hAnsiTheme="minorHAnsi"/>
          <w:bCs w:val="0"/>
          <w:szCs w:val="24"/>
        </w:rPr>
      </w:pPr>
      <w:bookmarkStart w:id="149" w:name="Energy"/>
      <w:bookmarkStart w:id="150" w:name="_Toc146808472"/>
      <w:bookmarkStart w:id="151" w:name="_Toc383697535"/>
      <w:r w:rsidRPr="00EE0B97">
        <w:rPr>
          <w:rFonts w:asciiTheme="minorHAnsi" w:hAnsiTheme="minorHAnsi"/>
          <w:bCs w:val="0"/>
          <w:szCs w:val="24"/>
        </w:rPr>
        <w:lastRenderedPageBreak/>
        <w:t>Energy</w:t>
      </w:r>
      <w:bookmarkEnd w:id="149"/>
      <w:bookmarkEnd w:id="150"/>
      <w:bookmarkEnd w:id="151"/>
    </w:p>
    <w:p w:rsidR="004904FD" w:rsidRPr="00EE0B97" w:rsidRDefault="00665477">
      <w:pPr>
        <w:pStyle w:val="Quote1"/>
        <w:rPr>
          <w:rFonts w:asciiTheme="minorHAnsi" w:hAnsiTheme="minorHAnsi"/>
          <w:szCs w:val="24"/>
        </w:rPr>
      </w:pPr>
      <w:r w:rsidRPr="00EE0B97">
        <w:rPr>
          <w:rFonts w:asciiTheme="minorHAnsi" w:hAnsiTheme="minorHAnsi"/>
          <w:szCs w:val="24"/>
        </w:rPr>
        <w:t>The energy produced by the breaking down</w:t>
      </w:r>
      <w:r w:rsidRPr="00EE0B97">
        <w:rPr>
          <w:rFonts w:asciiTheme="minorHAnsi" w:hAnsiTheme="minorHAnsi"/>
          <w:szCs w:val="24"/>
        </w:rPr>
        <w:br/>
        <w:t>of the atom is a very poor kind of thing.</w:t>
      </w:r>
      <w:r w:rsidRPr="00EE0B97">
        <w:rPr>
          <w:rFonts w:asciiTheme="minorHAnsi" w:hAnsiTheme="minorHAnsi"/>
          <w:szCs w:val="24"/>
        </w:rPr>
        <w:br/>
        <w:t xml:space="preserve">Anyone who expects a source of power from </w:t>
      </w:r>
      <w:r w:rsidRPr="00EE0B97">
        <w:rPr>
          <w:rFonts w:asciiTheme="minorHAnsi" w:hAnsiTheme="minorHAnsi"/>
          <w:szCs w:val="24"/>
        </w:rPr>
        <w:br/>
        <w:t>the transformation of th</w:t>
      </w:r>
      <w:r w:rsidR="00A97325" w:rsidRPr="00EE0B97">
        <w:rPr>
          <w:rFonts w:asciiTheme="minorHAnsi" w:hAnsiTheme="minorHAnsi"/>
          <w:szCs w:val="24"/>
        </w:rPr>
        <w:t>ese atoms is talking moonshine.</w:t>
      </w:r>
    </w:p>
    <w:p w:rsidR="004904FD" w:rsidRPr="00EE0B97" w:rsidRDefault="00665477">
      <w:pPr>
        <w:pStyle w:val="Quote1"/>
        <w:rPr>
          <w:rFonts w:asciiTheme="minorHAnsi" w:hAnsiTheme="minorHAnsi"/>
          <w:szCs w:val="24"/>
        </w:rPr>
      </w:pPr>
      <w:r w:rsidRPr="00EE0B97">
        <w:rPr>
          <w:rFonts w:asciiTheme="minorHAnsi" w:hAnsiTheme="minorHAnsi"/>
          <w:szCs w:val="24"/>
        </w:rPr>
        <w:t>-- Ernest Rutherford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Not only will atomic power be released,</w:t>
      </w:r>
      <w:r w:rsidRPr="00EE0B97">
        <w:rPr>
          <w:rFonts w:asciiTheme="minorHAnsi" w:hAnsiTheme="minorHAnsi"/>
          <w:szCs w:val="24"/>
        </w:rPr>
        <w:br/>
        <w:t>but someday we will harness the rise and fall</w:t>
      </w:r>
      <w:r w:rsidRPr="00EE0B97">
        <w:rPr>
          <w:rFonts w:asciiTheme="minorHAnsi" w:hAnsiTheme="minorHAnsi"/>
          <w:szCs w:val="24"/>
        </w:rPr>
        <w:br/>
        <w:t>of the tides and imprison the rays of the sun.</w:t>
      </w:r>
    </w:p>
    <w:p w:rsidR="004904FD" w:rsidRPr="00EE0B97" w:rsidRDefault="00665477">
      <w:pPr>
        <w:pStyle w:val="Quote1"/>
        <w:rPr>
          <w:rFonts w:asciiTheme="minorHAnsi" w:hAnsiTheme="minorHAnsi"/>
          <w:szCs w:val="24"/>
        </w:rPr>
      </w:pPr>
      <w:r w:rsidRPr="00EE0B97">
        <w:rPr>
          <w:rFonts w:asciiTheme="minorHAnsi" w:hAnsiTheme="minorHAnsi"/>
          <w:szCs w:val="24"/>
        </w:rPr>
        <w:t>--  Thomas Alva Edison</w:t>
      </w:r>
      <w:r w:rsidRPr="00EE0B97">
        <w:rPr>
          <w:rStyle w:val="FootnoteReference"/>
          <w:rFonts w:asciiTheme="minorHAnsi" w:hAnsiTheme="minorHAnsi"/>
          <w:szCs w:val="24"/>
        </w:rPr>
        <w:footnoteReference w:id="29"/>
      </w:r>
      <w:r w:rsidRPr="00EE0B97">
        <w:rPr>
          <w:rFonts w:asciiTheme="minorHAnsi" w:hAnsiTheme="minorHAnsi"/>
          <w:szCs w:val="24"/>
        </w:rPr>
        <w:t xml:space="preserve"> --</w:t>
      </w:r>
    </w:p>
    <w:p w:rsidR="00161A4E" w:rsidRPr="00EE0B97" w:rsidRDefault="00161A4E">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Energy is the power that drives every human being.</w:t>
      </w:r>
      <w:r w:rsidRPr="00EE0B97">
        <w:rPr>
          <w:rFonts w:asciiTheme="minorHAnsi" w:hAnsiTheme="minorHAnsi"/>
          <w:szCs w:val="24"/>
        </w:rPr>
        <w:br/>
        <w:t>It is not lost by exertion but maintained by it,</w:t>
      </w:r>
      <w:r w:rsidRPr="00EE0B97">
        <w:rPr>
          <w:rFonts w:asciiTheme="minorHAnsi" w:hAnsiTheme="minorHAnsi"/>
          <w:szCs w:val="24"/>
        </w:rPr>
        <w:br/>
        <w:t xml:space="preserve">for it is a faculty of the psyche. </w:t>
      </w:r>
    </w:p>
    <w:p w:rsidR="004904FD" w:rsidRPr="00EE0B97" w:rsidRDefault="00665477">
      <w:pPr>
        <w:pStyle w:val="Quote1"/>
        <w:rPr>
          <w:rFonts w:asciiTheme="minorHAnsi" w:hAnsiTheme="minorHAnsi"/>
          <w:szCs w:val="24"/>
        </w:rPr>
      </w:pPr>
      <w:r w:rsidRPr="00EE0B97">
        <w:rPr>
          <w:rFonts w:asciiTheme="minorHAnsi" w:hAnsiTheme="minorHAnsi"/>
          <w:szCs w:val="24"/>
        </w:rPr>
        <w:t>-- Germaine Greer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Aipotu has immense reserves of renewable energy in the form of Earth, Air, Fire, Water, and Ether. As a </w:t>
      </w:r>
      <w:r w:rsidR="00245428" w:rsidRPr="00EE0B97">
        <w:rPr>
          <w:rFonts w:asciiTheme="minorHAnsi" w:hAnsiTheme="minorHAnsi"/>
        </w:rPr>
        <w:t>result,</w:t>
      </w:r>
      <w:r w:rsidRPr="00EE0B97">
        <w:rPr>
          <w:rFonts w:asciiTheme="minorHAnsi" w:hAnsiTheme="minorHAnsi"/>
        </w:rPr>
        <w:t xml:space="preserve"> the energy industry is environmentally responsible.</w:t>
      </w:r>
    </w:p>
    <w:p w:rsidR="004904FD" w:rsidRPr="00EE0B97" w:rsidRDefault="004904FD">
      <w:pPr>
        <w:rPr>
          <w:rFonts w:asciiTheme="minorHAnsi" w:hAnsiTheme="minorHAnsi"/>
        </w:rPr>
      </w:pPr>
    </w:p>
    <w:p w:rsidR="004904FD" w:rsidRPr="00EE0B97" w:rsidRDefault="00245428">
      <w:pPr>
        <w:rPr>
          <w:rFonts w:asciiTheme="minorHAnsi" w:hAnsiTheme="minorHAnsi"/>
        </w:rPr>
      </w:pPr>
      <w:r w:rsidRPr="00EE0B97">
        <w:rPr>
          <w:rFonts w:asciiTheme="minorHAnsi" w:hAnsiTheme="minorHAnsi"/>
        </w:rPr>
        <w:t>Actually,</w:t>
      </w:r>
      <w:r w:rsidR="00665477" w:rsidRPr="00EE0B97">
        <w:rPr>
          <w:rFonts w:asciiTheme="minorHAnsi" w:hAnsiTheme="minorHAnsi"/>
        </w:rPr>
        <w:t xml:space="preserve"> the above statement is not entirely accurate. The only reason the energy industry is environmentally responsible is because the people hold it to account.</w:t>
      </w:r>
    </w:p>
    <w:p w:rsidR="004904FD" w:rsidRPr="00EE0B97" w:rsidRDefault="00665477">
      <w:pPr>
        <w:pStyle w:val="H4"/>
        <w:rPr>
          <w:rFonts w:asciiTheme="minorHAnsi" w:hAnsiTheme="minorHAnsi"/>
        </w:rPr>
      </w:pPr>
      <w:r w:rsidRPr="00EE0B97">
        <w:rPr>
          <w:rFonts w:asciiTheme="minorHAnsi" w:hAnsiTheme="minorHAnsi"/>
        </w:rPr>
        <w:t>Earth</w:t>
      </w:r>
    </w:p>
    <w:p w:rsidR="004904FD" w:rsidRPr="00EE0B97" w:rsidRDefault="00315812">
      <w:pPr>
        <w:rPr>
          <w:rFonts w:asciiTheme="minorHAnsi" w:hAnsiTheme="minorHAnsi"/>
        </w:rPr>
      </w:pPr>
      <w:r w:rsidRPr="00EE0B97">
        <w:rPr>
          <w:rFonts w:asciiTheme="minorHAnsi" w:hAnsiTheme="minorHAnsi"/>
        </w:rPr>
        <w:t>L</w:t>
      </w:r>
      <w:r w:rsidR="00665477" w:rsidRPr="00EE0B97">
        <w:rPr>
          <w:rFonts w:asciiTheme="minorHAnsi" w:hAnsiTheme="minorHAnsi"/>
        </w:rPr>
        <w:t xml:space="preserve">ike most countries, fossil fuels </w:t>
      </w:r>
      <w:r w:rsidR="00701C1B" w:rsidRPr="00EE0B97">
        <w:rPr>
          <w:rFonts w:asciiTheme="minorHAnsi" w:hAnsiTheme="minorHAnsi"/>
        </w:rPr>
        <w:t>are an important source of energy</w:t>
      </w:r>
      <w:r w:rsidR="00665477" w:rsidRPr="00EE0B97">
        <w:rPr>
          <w:rFonts w:asciiTheme="minorHAnsi" w:hAnsiTheme="minorHAnsi"/>
        </w:rPr>
        <w:t>. However</w:t>
      </w:r>
      <w:r w:rsidR="00043CFC" w:rsidRPr="00EE0B97">
        <w:rPr>
          <w:rFonts w:asciiTheme="minorHAnsi" w:hAnsiTheme="minorHAnsi"/>
        </w:rPr>
        <w:t>,</w:t>
      </w:r>
      <w:r w:rsidR="00665477" w:rsidRPr="00EE0B97">
        <w:rPr>
          <w:rFonts w:asciiTheme="minorHAnsi" w:hAnsiTheme="minorHAnsi"/>
        </w:rPr>
        <w:t xml:space="preserve"> the people of Aipotu have made it a priority to replace fossil fuels with renewable, environmentally responsible sources of energy.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As someone once commented, fossil fuels come</w:t>
      </w:r>
      <w:r w:rsidR="00315812" w:rsidRPr="00EE0B97">
        <w:rPr>
          <w:rFonts w:asciiTheme="minorHAnsi" w:hAnsiTheme="minorHAnsi"/>
        </w:rPr>
        <w:t xml:space="preserve"> from</w:t>
      </w:r>
      <w:r w:rsidRPr="00EE0B97">
        <w:rPr>
          <w:rFonts w:asciiTheme="minorHAnsi" w:hAnsiTheme="minorHAnsi"/>
        </w:rPr>
        <w:t xml:space="preserve"> the bowels of the earth. You shouldn’t expect stuff coming out of bowels to be completely healthy.</w:t>
      </w:r>
    </w:p>
    <w:p w:rsidR="004904FD" w:rsidRPr="00EE0B97" w:rsidRDefault="00665477">
      <w:pPr>
        <w:pStyle w:val="H4"/>
        <w:rPr>
          <w:rFonts w:asciiTheme="minorHAnsi" w:hAnsiTheme="minorHAnsi"/>
        </w:rPr>
      </w:pPr>
      <w:r w:rsidRPr="00EE0B97">
        <w:rPr>
          <w:rFonts w:asciiTheme="minorHAnsi" w:hAnsiTheme="minorHAnsi"/>
        </w:rPr>
        <w:t>Air</w:t>
      </w:r>
    </w:p>
    <w:p w:rsidR="004904FD" w:rsidRPr="00EE0B97" w:rsidRDefault="00665477">
      <w:pPr>
        <w:rPr>
          <w:rFonts w:asciiTheme="minorHAnsi" w:hAnsiTheme="minorHAnsi"/>
        </w:rPr>
      </w:pPr>
      <w:r w:rsidRPr="00EE0B97">
        <w:rPr>
          <w:rFonts w:asciiTheme="minorHAnsi" w:hAnsiTheme="minorHAnsi"/>
        </w:rPr>
        <w:t xml:space="preserve">Wind is </w:t>
      </w:r>
      <w:r w:rsidR="00701C1B" w:rsidRPr="00EE0B97">
        <w:rPr>
          <w:rFonts w:asciiTheme="minorHAnsi" w:hAnsiTheme="minorHAnsi"/>
        </w:rPr>
        <w:t xml:space="preserve">a </w:t>
      </w:r>
      <w:r w:rsidRPr="00EE0B97">
        <w:rPr>
          <w:rFonts w:asciiTheme="minorHAnsi" w:hAnsiTheme="minorHAnsi"/>
        </w:rPr>
        <w:t xml:space="preserve">popular </w:t>
      </w:r>
      <w:r w:rsidR="00701C1B" w:rsidRPr="00EE0B97">
        <w:rPr>
          <w:rFonts w:asciiTheme="minorHAnsi" w:hAnsiTheme="minorHAnsi"/>
        </w:rPr>
        <w:t xml:space="preserve">power source for renewable energy </w:t>
      </w:r>
      <w:r w:rsidRPr="00EE0B97">
        <w:rPr>
          <w:rFonts w:asciiTheme="minorHAnsi" w:hAnsiTheme="minorHAnsi"/>
        </w:rPr>
        <w:t xml:space="preserve">in many countries. Technology is driving down the cost of this form of power faster than many people imagine. Yes, Aipotu relies on wind for some of its power, especially in the central </w:t>
      </w:r>
      <w:r w:rsidR="00E04BBE" w:rsidRPr="00EE0B97">
        <w:rPr>
          <w:rFonts w:asciiTheme="minorHAnsi" w:hAnsiTheme="minorHAnsi"/>
        </w:rPr>
        <w:t>state</w:t>
      </w:r>
      <w:r w:rsidRPr="00EE0B97">
        <w:rPr>
          <w:rFonts w:asciiTheme="minorHAnsi" w:hAnsiTheme="minorHAnsi"/>
        </w:rPr>
        <w:t>s.</w:t>
      </w:r>
    </w:p>
    <w:p w:rsidR="004904FD" w:rsidRPr="00EE0B97" w:rsidRDefault="00665477">
      <w:pPr>
        <w:pStyle w:val="H4"/>
        <w:rPr>
          <w:rFonts w:asciiTheme="minorHAnsi" w:hAnsiTheme="minorHAnsi"/>
        </w:rPr>
      </w:pPr>
      <w:r w:rsidRPr="00EE0B97">
        <w:rPr>
          <w:rFonts w:asciiTheme="minorHAnsi" w:hAnsiTheme="minorHAnsi"/>
        </w:rPr>
        <w:lastRenderedPageBreak/>
        <w:t>Fire</w:t>
      </w:r>
    </w:p>
    <w:p w:rsidR="004904FD" w:rsidRPr="00EE0B97" w:rsidRDefault="00665477">
      <w:pPr>
        <w:rPr>
          <w:rFonts w:asciiTheme="minorHAnsi" w:hAnsiTheme="minorHAnsi"/>
        </w:rPr>
      </w:pPr>
      <w:r w:rsidRPr="00EE0B97">
        <w:rPr>
          <w:rFonts w:asciiTheme="minorHAnsi" w:hAnsiTheme="minorHAnsi"/>
        </w:rPr>
        <w:t>Solar power is an energy resource that’s been mostly unused. The reason is bec</w:t>
      </w:r>
      <w:r w:rsidR="002F33F1" w:rsidRPr="00EE0B97">
        <w:rPr>
          <w:rFonts w:asciiTheme="minorHAnsi" w:hAnsiTheme="minorHAnsi"/>
        </w:rPr>
        <w:t xml:space="preserve">ause solar panels are </w:t>
      </w:r>
      <w:r w:rsidRPr="00EE0B97">
        <w:rPr>
          <w:rFonts w:asciiTheme="minorHAnsi" w:hAnsiTheme="minorHAnsi"/>
        </w:rPr>
        <w:t xml:space="preserve">expensive. </w:t>
      </w:r>
      <w:r w:rsidR="002F33F1" w:rsidRPr="00EE0B97">
        <w:rPr>
          <w:rFonts w:asciiTheme="minorHAnsi" w:hAnsiTheme="minorHAnsi"/>
        </w:rPr>
        <w:t>T</w:t>
      </w:r>
      <w:r w:rsidRPr="00EE0B97">
        <w:rPr>
          <w:rFonts w:asciiTheme="minorHAnsi" w:hAnsiTheme="minorHAnsi"/>
        </w:rPr>
        <w:t>hat</w:t>
      </w:r>
      <w:r w:rsidR="00315812" w:rsidRPr="00EE0B97">
        <w:rPr>
          <w:rFonts w:asciiTheme="minorHAnsi" w:hAnsiTheme="minorHAnsi"/>
        </w:rPr>
        <w:t>’</w:t>
      </w:r>
      <w:r w:rsidRPr="00EE0B97">
        <w:rPr>
          <w:rFonts w:asciiTheme="minorHAnsi" w:hAnsiTheme="minorHAnsi"/>
        </w:rPr>
        <w:t xml:space="preserve">s about to change. The new panels </w:t>
      </w:r>
      <w:r w:rsidR="00701C1B" w:rsidRPr="00EE0B97">
        <w:rPr>
          <w:rFonts w:asciiTheme="minorHAnsi" w:hAnsiTheme="minorHAnsi"/>
        </w:rPr>
        <w:t>in development</w:t>
      </w:r>
      <w:r w:rsidRPr="00EE0B97">
        <w:rPr>
          <w:rFonts w:asciiTheme="minorHAnsi" w:hAnsiTheme="minorHAnsi"/>
        </w:rPr>
        <w:t xml:space="preserve"> are thin, flexible, energy efficient and cheap enough for most people.</w:t>
      </w:r>
    </w:p>
    <w:p w:rsidR="004904FD" w:rsidRPr="00EE0B97" w:rsidRDefault="004904FD">
      <w:pPr>
        <w:rPr>
          <w:rFonts w:asciiTheme="minorHAnsi" w:hAnsiTheme="minorHAnsi"/>
        </w:rPr>
      </w:pPr>
    </w:p>
    <w:p w:rsidR="00F92A3C" w:rsidRPr="00EE0B97" w:rsidRDefault="00F92A3C">
      <w:pPr>
        <w:rPr>
          <w:rFonts w:asciiTheme="minorHAnsi" w:hAnsiTheme="minorHAnsi"/>
        </w:rPr>
      </w:pPr>
      <w:r w:rsidRPr="00EE0B97">
        <w:rPr>
          <w:rFonts w:asciiTheme="minorHAnsi" w:hAnsiTheme="minorHAnsi"/>
        </w:rPr>
        <w:t>The people of Aipotu have chosen not to use n</w:t>
      </w:r>
      <w:r w:rsidR="00665477" w:rsidRPr="00EE0B97">
        <w:rPr>
          <w:rFonts w:asciiTheme="minorHAnsi" w:hAnsiTheme="minorHAnsi"/>
        </w:rPr>
        <w:t>uclear energy</w:t>
      </w:r>
      <w:r w:rsidRPr="00EE0B97">
        <w:rPr>
          <w:rFonts w:asciiTheme="minorHAnsi" w:hAnsiTheme="minorHAnsi"/>
        </w:rPr>
        <w:t>,</w:t>
      </w:r>
      <w:r w:rsidR="00665477" w:rsidRPr="00EE0B97">
        <w:rPr>
          <w:rFonts w:asciiTheme="minorHAnsi" w:hAnsiTheme="minorHAnsi"/>
        </w:rPr>
        <w:t xml:space="preserve"> </w:t>
      </w:r>
      <w:r w:rsidRPr="00EE0B97">
        <w:rPr>
          <w:rFonts w:asciiTheme="minorHAnsi" w:hAnsiTheme="minorHAnsi"/>
        </w:rPr>
        <w:t>since</w:t>
      </w:r>
      <w:r w:rsidR="00665477" w:rsidRPr="00EE0B97">
        <w:rPr>
          <w:rFonts w:asciiTheme="minorHAnsi" w:hAnsiTheme="minorHAnsi"/>
        </w:rPr>
        <w:t xml:space="preserve"> it’s considered too dangerous.</w:t>
      </w:r>
      <w:r w:rsidRPr="00EE0B97">
        <w:rPr>
          <w:rFonts w:asciiTheme="minorHAnsi" w:hAnsiTheme="minorHAnsi"/>
        </w:rPr>
        <w:t xml:space="preserve"> </w:t>
      </w:r>
      <w:r w:rsidR="00665477" w:rsidRPr="00EE0B97">
        <w:rPr>
          <w:rFonts w:asciiTheme="minorHAnsi" w:hAnsiTheme="minorHAnsi"/>
        </w:rPr>
        <w:t xml:space="preserve">Unlike </w:t>
      </w:r>
      <w:r w:rsidR="00DD4F86" w:rsidRPr="00EE0B97">
        <w:rPr>
          <w:rFonts w:asciiTheme="minorHAnsi" w:hAnsiTheme="minorHAnsi"/>
        </w:rPr>
        <w:t xml:space="preserve">most </w:t>
      </w:r>
      <w:r w:rsidR="00665477" w:rsidRPr="00EE0B97">
        <w:rPr>
          <w:rFonts w:asciiTheme="minorHAnsi" w:hAnsiTheme="minorHAnsi"/>
        </w:rPr>
        <w:t>renewable</w:t>
      </w:r>
      <w:r w:rsidR="00665477" w:rsidRPr="00EE0B97">
        <w:rPr>
          <w:rStyle w:val="FootnoteReference"/>
          <w:rFonts w:asciiTheme="minorHAnsi" w:hAnsiTheme="minorHAnsi"/>
        </w:rPr>
        <w:footnoteReference w:id="30"/>
      </w:r>
      <w:r w:rsidR="00665477" w:rsidRPr="00EE0B97">
        <w:rPr>
          <w:rFonts w:asciiTheme="minorHAnsi" w:hAnsiTheme="minorHAnsi"/>
        </w:rPr>
        <w:t xml:space="preserve"> power sources, an accident could harm thousands and possibly millions of people in the event of a nuclear accident and the effects would be felt decades later. And don’t forget the danger of nuclear fuel falling into the hands of terrorists. There’s also the problem of disposing of the nuclear waste. </w:t>
      </w:r>
      <w:r w:rsidRPr="00EE0B97">
        <w:rPr>
          <w:rFonts w:asciiTheme="minorHAnsi" w:hAnsiTheme="minorHAnsi"/>
        </w:rPr>
        <w:t xml:space="preserve">This is a cost many pro-nuclear advocates tend to ignore. </w:t>
      </w:r>
    </w:p>
    <w:p w:rsidR="00F92A3C" w:rsidRPr="00EE0B97" w:rsidRDefault="00F92A3C">
      <w:pPr>
        <w:rPr>
          <w:rFonts w:asciiTheme="minorHAnsi" w:hAnsiTheme="minorHAnsi"/>
        </w:rPr>
      </w:pPr>
    </w:p>
    <w:p w:rsidR="004904FD" w:rsidRPr="00EE0B97" w:rsidRDefault="00F92A3C" w:rsidP="00F92A3C">
      <w:pPr>
        <w:rPr>
          <w:rFonts w:asciiTheme="minorHAnsi" w:hAnsiTheme="minorHAnsi"/>
        </w:rPr>
      </w:pPr>
      <w:r w:rsidRPr="00EE0B97">
        <w:rPr>
          <w:rFonts w:asciiTheme="minorHAnsi" w:hAnsiTheme="minorHAnsi"/>
        </w:rPr>
        <w:t xml:space="preserve">The </w:t>
      </w:r>
      <w:proofErr w:type="spellStart"/>
      <w:r w:rsidRPr="00EE0B97">
        <w:rPr>
          <w:rFonts w:asciiTheme="minorHAnsi" w:hAnsiTheme="minorHAnsi"/>
        </w:rPr>
        <w:t>Aipotunians</w:t>
      </w:r>
      <w:proofErr w:type="spellEnd"/>
      <w:r w:rsidRPr="00EE0B97">
        <w:rPr>
          <w:rFonts w:asciiTheme="minorHAnsi" w:hAnsiTheme="minorHAnsi"/>
        </w:rPr>
        <w:t xml:space="preserve"> consider it</w:t>
      </w:r>
      <w:r w:rsidR="00665477" w:rsidRPr="00EE0B97">
        <w:rPr>
          <w:rFonts w:asciiTheme="minorHAnsi" w:hAnsiTheme="minorHAnsi"/>
        </w:rPr>
        <w:t xml:space="preserve"> irresponsible to use </w:t>
      </w:r>
      <w:r w:rsidRPr="00EE0B97">
        <w:rPr>
          <w:rFonts w:asciiTheme="minorHAnsi" w:hAnsiTheme="minorHAnsi"/>
        </w:rPr>
        <w:t xml:space="preserve">nuclear </w:t>
      </w:r>
      <w:r w:rsidR="002F33F1" w:rsidRPr="00EE0B97">
        <w:rPr>
          <w:rFonts w:asciiTheme="minorHAnsi" w:hAnsiTheme="minorHAnsi"/>
        </w:rPr>
        <w:t>fission</w:t>
      </w:r>
      <w:r w:rsidRPr="00EE0B97">
        <w:rPr>
          <w:rFonts w:asciiTheme="minorHAnsi" w:hAnsiTheme="minorHAnsi"/>
        </w:rPr>
        <w:t xml:space="preserve"> </w:t>
      </w:r>
      <w:r w:rsidR="00665477" w:rsidRPr="00EE0B97">
        <w:rPr>
          <w:rFonts w:asciiTheme="minorHAnsi" w:hAnsiTheme="minorHAnsi"/>
        </w:rPr>
        <w:t>for power generation.</w:t>
      </w:r>
      <w:r w:rsidR="00B31F21" w:rsidRPr="00EE0B97">
        <w:rPr>
          <w:rFonts w:asciiTheme="minorHAnsi" w:hAnsiTheme="minorHAnsi"/>
        </w:rPr>
        <w:t xml:space="preserve"> </w:t>
      </w:r>
      <w:r w:rsidR="00D50911" w:rsidRPr="00EE0B97">
        <w:rPr>
          <w:rFonts w:asciiTheme="minorHAnsi" w:hAnsiTheme="minorHAnsi"/>
        </w:rPr>
        <w:t>They only consider nuclear power when there are no other options.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Geothermal energy is popular in northern Aipotu where there</w:t>
      </w:r>
      <w:r w:rsidR="007E5DBA" w:rsidRPr="00EE0B97">
        <w:rPr>
          <w:rFonts w:asciiTheme="minorHAnsi" w:hAnsiTheme="minorHAnsi"/>
        </w:rPr>
        <w:t>’</w:t>
      </w:r>
      <w:r w:rsidRPr="00EE0B97">
        <w:rPr>
          <w:rFonts w:asciiTheme="minorHAnsi" w:hAnsiTheme="minorHAnsi"/>
        </w:rPr>
        <w:t>s a large caldera, just like Yellowstone National Park. Unfortunately</w:t>
      </w:r>
      <w:r w:rsidR="00D50911" w:rsidRPr="00EE0B97">
        <w:rPr>
          <w:rFonts w:asciiTheme="minorHAnsi" w:hAnsiTheme="minorHAnsi"/>
        </w:rPr>
        <w:t>,</w:t>
      </w:r>
      <w:r w:rsidRPr="00EE0B97">
        <w:rPr>
          <w:rFonts w:asciiTheme="minorHAnsi" w:hAnsiTheme="minorHAnsi"/>
        </w:rPr>
        <w:t xml:space="preserve"> the hot water springs in the </w:t>
      </w:r>
      <w:r w:rsidRPr="00EE0B97">
        <w:rPr>
          <w:rFonts w:asciiTheme="minorHAnsi" w:hAnsiTheme="minorHAnsi"/>
          <w:noProof/>
        </w:rPr>
        <w:t>Enotswolley</w:t>
      </w:r>
      <w:r w:rsidRPr="00EE0B97">
        <w:rPr>
          <w:rFonts w:asciiTheme="minorHAnsi" w:hAnsiTheme="minorHAnsi"/>
        </w:rPr>
        <w:t xml:space="preserve"> National Park are just as corrosive to equipment as Yellowstone. </w:t>
      </w:r>
      <w:r w:rsidR="00245428" w:rsidRPr="00EE0B97">
        <w:rPr>
          <w:rFonts w:asciiTheme="minorHAnsi" w:hAnsiTheme="minorHAnsi"/>
        </w:rPr>
        <w:t>However,</w:t>
      </w:r>
      <w:r w:rsidRPr="00EE0B97">
        <w:rPr>
          <w:rFonts w:asciiTheme="minorHAnsi" w:hAnsiTheme="minorHAnsi"/>
        </w:rPr>
        <w:t xml:space="preserve"> that hasn’t stopped them from using this incredible source of energy.</w:t>
      </w:r>
    </w:p>
    <w:p w:rsidR="004904FD" w:rsidRPr="00EE0B97" w:rsidRDefault="004904FD">
      <w:pPr>
        <w:rPr>
          <w:rFonts w:asciiTheme="minorHAnsi" w:hAnsiTheme="minorHAnsi"/>
        </w:rPr>
      </w:pPr>
    </w:p>
    <w:p w:rsidR="004904FD" w:rsidRPr="00EE0B97" w:rsidRDefault="00D50911">
      <w:pPr>
        <w:rPr>
          <w:rFonts w:asciiTheme="minorHAnsi" w:hAnsiTheme="minorHAnsi"/>
        </w:rPr>
      </w:pPr>
      <w:r w:rsidRPr="00EE0B97">
        <w:rPr>
          <w:rFonts w:asciiTheme="minorHAnsi" w:hAnsiTheme="minorHAnsi"/>
        </w:rPr>
        <w:t>A local power company has built a</w:t>
      </w:r>
      <w:r w:rsidR="00665477" w:rsidRPr="00EE0B97">
        <w:rPr>
          <w:rFonts w:asciiTheme="minorHAnsi" w:hAnsiTheme="minorHAnsi"/>
        </w:rPr>
        <w:t xml:space="preserve"> state of the art power </w:t>
      </w:r>
      <w:r w:rsidR="001103F2" w:rsidRPr="00EE0B97">
        <w:rPr>
          <w:rFonts w:asciiTheme="minorHAnsi" w:hAnsiTheme="minorHAnsi"/>
        </w:rPr>
        <w:t>plant</w:t>
      </w:r>
      <w:r w:rsidR="00665477" w:rsidRPr="00EE0B97">
        <w:rPr>
          <w:rFonts w:asciiTheme="minorHAnsi" w:hAnsiTheme="minorHAnsi"/>
        </w:rPr>
        <w:t xml:space="preserve"> near one of the lava lakes. Its operation is simple but it took years to develop the technology. </w:t>
      </w:r>
      <w:r w:rsidRPr="00EE0B97">
        <w:rPr>
          <w:rFonts w:asciiTheme="minorHAnsi" w:hAnsiTheme="minorHAnsi"/>
        </w:rPr>
        <w:t>A machine lowers a</w:t>
      </w:r>
      <w:r w:rsidR="00665477" w:rsidRPr="00EE0B97">
        <w:rPr>
          <w:rFonts w:asciiTheme="minorHAnsi" w:hAnsiTheme="minorHAnsi"/>
        </w:rPr>
        <w:t xml:space="preserve"> pipe containing a coolant into the molten lava. The coolant flows in the pipe and extracts the heat from the lava. The coolant also prevents the pipes from melting. </w:t>
      </w:r>
      <w:r w:rsidR="001103F2" w:rsidRPr="00EE0B97">
        <w:rPr>
          <w:rFonts w:asciiTheme="minorHAnsi" w:hAnsiTheme="minorHAnsi"/>
        </w:rPr>
        <w:t>The machine raises t</w:t>
      </w:r>
      <w:r w:rsidR="00665477" w:rsidRPr="00EE0B97">
        <w:rPr>
          <w:rFonts w:asciiTheme="minorHAnsi" w:hAnsiTheme="minorHAnsi"/>
        </w:rPr>
        <w:t xml:space="preserve">he pipes </w:t>
      </w:r>
      <w:r w:rsidR="001103F2" w:rsidRPr="00EE0B97">
        <w:rPr>
          <w:rFonts w:asciiTheme="minorHAnsi" w:hAnsiTheme="minorHAnsi"/>
        </w:rPr>
        <w:t xml:space="preserve">for </w:t>
      </w:r>
      <w:r w:rsidR="00665477" w:rsidRPr="00EE0B97">
        <w:rPr>
          <w:rFonts w:asciiTheme="minorHAnsi" w:hAnsiTheme="minorHAnsi"/>
        </w:rPr>
        <w:t>maintenance.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heat from the coolant supplies the energy to turn a turbine and produce electricity. In operation, the power plant works in the same way as a nuclear power plant. The only difference is the source of the heat</w:t>
      </w:r>
      <w:r w:rsidR="001103F2" w:rsidRPr="00EE0B97">
        <w:rPr>
          <w:rFonts w:asciiTheme="minorHAnsi" w:hAnsiTheme="minorHAnsi"/>
        </w:rPr>
        <w:t xml:space="preserve"> is lava</w:t>
      </w:r>
      <w:r w:rsidRPr="00EE0B97">
        <w:rPr>
          <w:rFonts w:asciiTheme="minorHAnsi" w:hAnsiTheme="minorHAnsi"/>
        </w:rPr>
        <w:t>. Also, failure of the plant won’t cause a disaster, nor are there waste products to worry about.</w:t>
      </w:r>
    </w:p>
    <w:p w:rsidR="004904FD" w:rsidRPr="00EE0B97" w:rsidRDefault="004904FD">
      <w:pPr>
        <w:rPr>
          <w:rFonts w:asciiTheme="minorHAnsi" w:hAnsiTheme="minorHAnsi"/>
        </w:rPr>
      </w:pPr>
    </w:p>
    <w:p w:rsidR="004904FD" w:rsidRPr="00EE0B97" w:rsidRDefault="00665477">
      <w:pPr>
        <w:jc w:val="center"/>
        <w:rPr>
          <w:rFonts w:asciiTheme="minorHAnsi" w:hAnsiTheme="minorHAnsi"/>
        </w:rPr>
      </w:pPr>
      <w:r w:rsidRPr="00EE0B97">
        <w:rPr>
          <w:rFonts w:asciiTheme="minorHAnsi" w:hAnsiTheme="minorHAnsi"/>
        </w:rPr>
        <w:t xml:space="preserve">      </w:t>
      </w:r>
      <w:r w:rsidR="00054CB7" w:rsidRPr="00EE0B97">
        <w:rPr>
          <w:rFonts w:asciiTheme="minorHAnsi" w:hAnsiTheme="minorHAnsi"/>
          <w:noProof/>
        </w:rPr>
        <w:drawing>
          <wp:inline distT="0" distB="0" distL="0" distR="0">
            <wp:extent cx="2541905" cy="953135"/>
            <wp:effectExtent l="19050" t="0" r="0" b="0"/>
            <wp:docPr id="12" name="Picture 12" descr="Used In Book\Geothermal Pow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d In Book\Geothermal Power.gif"/>
                    <pic:cNvPicPr>
                      <a:picLocks noChangeAspect="1" noChangeArrowheads="1"/>
                    </pic:cNvPicPr>
                  </pic:nvPicPr>
                  <pic:blipFill>
                    <a:blip r:embed="rId77" cstate="print"/>
                    <a:srcRect/>
                    <a:stretch>
                      <a:fillRect/>
                    </a:stretch>
                  </pic:blipFill>
                  <pic:spPr bwMode="auto">
                    <a:xfrm>
                      <a:off x="0" y="0"/>
                      <a:ext cx="2541905" cy="953135"/>
                    </a:xfrm>
                    <a:prstGeom prst="rect">
                      <a:avLst/>
                    </a:prstGeom>
                    <a:noFill/>
                    <a:ln w="9525">
                      <a:noFill/>
                      <a:miter lim="800000"/>
                      <a:headEnd/>
                      <a:tailEnd/>
                    </a:ln>
                  </pic:spPr>
                </pic:pic>
              </a:graphicData>
            </a:graphic>
          </wp:inline>
        </w:drawing>
      </w:r>
    </w:p>
    <w:p w:rsidR="004904FD" w:rsidRPr="00EE0B97" w:rsidRDefault="00665477">
      <w:pPr>
        <w:rPr>
          <w:rFonts w:asciiTheme="minorHAnsi" w:hAnsiTheme="minorHAnsi"/>
        </w:rPr>
      </w:pPr>
      <w:r w:rsidRPr="00EE0B97">
        <w:rPr>
          <w:rFonts w:asciiTheme="minorHAnsi" w:hAnsiTheme="minorHAnsi"/>
        </w:rPr>
        <w:t xml:space="preserve">The power </w:t>
      </w:r>
      <w:r w:rsidR="001103F2" w:rsidRPr="00EE0B97">
        <w:rPr>
          <w:rFonts w:asciiTheme="minorHAnsi" w:hAnsiTheme="minorHAnsi"/>
        </w:rPr>
        <w:t xml:space="preserve">plant distributes </w:t>
      </w:r>
      <w:r w:rsidRPr="00EE0B97">
        <w:rPr>
          <w:rFonts w:asciiTheme="minorHAnsi" w:hAnsiTheme="minorHAnsi"/>
        </w:rPr>
        <w:t xml:space="preserve">power in two ways. First, it’s sent to the power grid and used in the usual way. Second, </w:t>
      </w:r>
      <w:r w:rsidR="001103F2" w:rsidRPr="00EE0B97">
        <w:rPr>
          <w:rFonts w:asciiTheme="minorHAnsi" w:hAnsiTheme="minorHAnsi"/>
        </w:rPr>
        <w:t xml:space="preserve">the power plant produces </w:t>
      </w:r>
      <w:r w:rsidRPr="00EE0B97">
        <w:rPr>
          <w:rFonts w:asciiTheme="minorHAnsi" w:hAnsiTheme="minorHAnsi"/>
        </w:rPr>
        <w:t>hydrogen and propane for fuel.</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To produce propane, the energy company extracts carbon </w:t>
      </w:r>
      <w:r w:rsidR="002F33F1" w:rsidRPr="00EE0B97">
        <w:rPr>
          <w:rFonts w:asciiTheme="minorHAnsi" w:hAnsiTheme="minorHAnsi"/>
        </w:rPr>
        <w:t xml:space="preserve">dioxide </w:t>
      </w:r>
      <w:r w:rsidRPr="00EE0B97">
        <w:rPr>
          <w:rFonts w:asciiTheme="minorHAnsi" w:hAnsiTheme="minorHAnsi"/>
        </w:rPr>
        <w:t>from the air and with a use of a catalyst combines it with hydrogen</w:t>
      </w:r>
      <w:r w:rsidR="002F33F1" w:rsidRPr="00EE0B97">
        <w:rPr>
          <w:rFonts w:asciiTheme="minorHAnsi" w:hAnsiTheme="minorHAnsi"/>
        </w:rPr>
        <w:t xml:space="preserve"> from water</w:t>
      </w:r>
      <w:r w:rsidR="007E5DBA" w:rsidRPr="00EE0B97">
        <w:rPr>
          <w:rFonts w:asciiTheme="minorHAnsi" w:hAnsiTheme="minorHAnsi"/>
        </w:rPr>
        <w:t>.</w:t>
      </w:r>
    </w:p>
    <w:p w:rsidR="004904FD" w:rsidRPr="00EE0B97" w:rsidRDefault="00665477">
      <w:pPr>
        <w:pStyle w:val="H4"/>
        <w:rPr>
          <w:rFonts w:asciiTheme="minorHAnsi" w:hAnsiTheme="minorHAnsi"/>
        </w:rPr>
      </w:pPr>
      <w:r w:rsidRPr="00EE0B97">
        <w:rPr>
          <w:rFonts w:asciiTheme="minorHAnsi" w:hAnsiTheme="minorHAnsi"/>
        </w:rPr>
        <w:t>Water</w:t>
      </w:r>
    </w:p>
    <w:p w:rsidR="004904FD" w:rsidRPr="00EE0B97" w:rsidRDefault="002F33F1">
      <w:pPr>
        <w:rPr>
          <w:rFonts w:asciiTheme="minorHAnsi" w:hAnsiTheme="minorHAnsi"/>
        </w:rPr>
      </w:pPr>
      <w:r w:rsidRPr="00EE0B97">
        <w:rPr>
          <w:rFonts w:asciiTheme="minorHAnsi" w:hAnsiTheme="minorHAnsi"/>
        </w:rPr>
        <w:t>Dammed-up water produces h</w:t>
      </w:r>
      <w:r w:rsidR="00665477" w:rsidRPr="00EE0B97">
        <w:rPr>
          <w:rFonts w:asciiTheme="minorHAnsi" w:hAnsiTheme="minorHAnsi"/>
        </w:rPr>
        <w:t>ydroelectric power. Ocean currents and ocean waves are becoming popular as well.</w:t>
      </w:r>
    </w:p>
    <w:p w:rsidR="004904FD" w:rsidRPr="00EE0B97" w:rsidRDefault="00665477">
      <w:pPr>
        <w:pStyle w:val="H4"/>
        <w:rPr>
          <w:rFonts w:asciiTheme="minorHAnsi" w:hAnsiTheme="minorHAnsi"/>
        </w:rPr>
      </w:pPr>
      <w:r w:rsidRPr="00EE0B97">
        <w:rPr>
          <w:rFonts w:asciiTheme="minorHAnsi" w:hAnsiTheme="minorHAnsi"/>
        </w:rPr>
        <w:t>Ether</w:t>
      </w:r>
    </w:p>
    <w:p w:rsidR="007015CB" w:rsidRPr="00EE0B97" w:rsidRDefault="00665477">
      <w:pPr>
        <w:rPr>
          <w:rFonts w:asciiTheme="minorHAnsi" w:hAnsiTheme="minorHAnsi"/>
        </w:rPr>
      </w:pPr>
      <w:r w:rsidRPr="00EE0B97">
        <w:rPr>
          <w:rFonts w:asciiTheme="minorHAnsi" w:hAnsiTheme="minorHAnsi"/>
        </w:rPr>
        <w:t>According to modern science, the vacuum of space contains a huge ocean of energy, and may in fact be the origin of the universe</w:t>
      </w:r>
      <w:r w:rsidRPr="00EE0B97">
        <w:rPr>
          <w:rStyle w:val="FootnoteReference"/>
          <w:rFonts w:asciiTheme="minorHAnsi" w:hAnsiTheme="minorHAnsi"/>
        </w:rPr>
        <w:footnoteReference w:id="31"/>
      </w:r>
      <w:r w:rsidRPr="00EE0B97">
        <w:rPr>
          <w:rFonts w:asciiTheme="minorHAnsi" w:hAnsiTheme="minorHAnsi"/>
        </w:rPr>
        <w:t xml:space="preserve">. </w:t>
      </w:r>
    </w:p>
    <w:p w:rsidR="007015CB" w:rsidRPr="00EE0B97" w:rsidRDefault="007015CB">
      <w:pPr>
        <w:rPr>
          <w:rFonts w:asciiTheme="minorHAnsi" w:hAnsiTheme="minorHAnsi"/>
        </w:rPr>
      </w:pPr>
    </w:p>
    <w:p w:rsidR="004904FD" w:rsidRPr="00EE0B97" w:rsidRDefault="00C57506">
      <w:pPr>
        <w:rPr>
          <w:rFonts w:asciiTheme="minorHAnsi" w:hAnsiTheme="minorHAnsi"/>
        </w:rPr>
      </w:pPr>
      <w:r w:rsidRPr="00EE0B97">
        <w:rPr>
          <w:rFonts w:asciiTheme="minorHAnsi" w:hAnsiTheme="minorHAnsi"/>
        </w:rPr>
        <w:t xml:space="preserve">Some people claim we can tap into this space energy. </w:t>
      </w:r>
      <w:r w:rsidR="00665477" w:rsidRPr="00EE0B97">
        <w:rPr>
          <w:rFonts w:asciiTheme="minorHAnsi" w:hAnsiTheme="minorHAnsi"/>
        </w:rPr>
        <w:t xml:space="preserve">Unfortunately, this </w:t>
      </w:r>
      <w:r w:rsidR="007015CB" w:rsidRPr="00EE0B97">
        <w:rPr>
          <w:rFonts w:asciiTheme="minorHAnsi" w:hAnsiTheme="minorHAnsi"/>
        </w:rPr>
        <w:t>is not possible.</w:t>
      </w:r>
      <w:r w:rsidR="002F33F1" w:rsidRPr="00EE0B97">
        <w:rPr>
          <w:rFonts w:asciiTheme="minorHAnsi" w:hAnsiTheme="minorHAnsi"/>
        </w:rPr>
        <w:t xml:space="preserve"> You need a potential difference </w:t>
      </w:r>
      <w:r w:rsidR="00B169F5" w:rsidRPr="00EE0B97">
        <w:rPr>
          <w:rFonts w:asciiTheme="minorHAnsi" w:hAnsiTheme="minorHAnsi"/>
        </w:rPr>
        <w:t>in order to do useful work.</w:t>
      </w:r>
      <w:r w:rsidR="007015CB" w:rsidRPr="00EE0B97">
        <w:rPr>
          <w:rFonts w:asciiTheme="minorHAnsi" w:hAnsiTheme="minorHAnsi"/>
        </w:rPr>
        <w:t xml:space="preserve"> </w:t>
      </w:r>
      <w:r w:rsidR="00665477" w:rsidRPr="00EE0B97">
        <w:rPr>
          <w:rFonts w:asciiTheme="minorHAnsi" w:hAnsiTheme="minorHAnsi"/>
        </w:rPr>
        <w:t>You get power only when something happens. For instance</w:t>
      </w:r>
      <w:r w:rsidR="00B169F5" w:rsidRPr="00EE0B97">
        <w:rPr>
          <w:rFonts w:asciiTheme="minorHAnsi" w:hAnsiTheme="minorHAnsi"/>
        </w:rPr>
        <w:t>,</w:t>
      </w:r>
      <w:r w:rsidR="00665477" w:rsidRPr="00EE0B97">
        <w:rPr>
          <w:rFonts w:asciiTheme="minorHAnsi" w:hAnsiTheme="minorHAnsi"/>
        </w:rPr>
        <w:t xml:space="preserve"> you get power when </w:t>
      </w:r>
      <w:r w:rsidR="007015CB" w:rsidRPr="00EE0B97">
        <w:rPr>
          <w:rFonts w:asciiTheme="minorHAnsi" w:hAnsiTheme="minorHAnsi"/>
        </w:rPr>
        <w:t>water</w:t>
      </w:r>
      <w:r w:rsidR="00B169F5" w:rsidRPr="00EE0B97">
        <w:rPr>
          <w:rFonts w:asciiTheme="minorHAnsi" w:hAnsiTheme="minorHAnsi"/>
        </w:rPr>
        <w:t xml:space="preserve"> </w:t>
      </w:r>
      <w:r w:rsidR="007015CB" w:rsidRPr="00EE0B97">
        <w:rPr>
          <w:rFonts w:asciiTheme="minorHAnsi" w:hAnsiTheme="minorHAnsi"/>
        </w:rPr>
        <w:t>falls</w:t>
      </w:r>
      <w:r w:rsidR="00665477" w:rsidRPr="00EE0B97">
        <w:rPr>
          <w:rFonts w:asciiTheme="minorHAnsi" w:hAnsiTheme="minorHAnsi"/>
        </w:rPr>
        <w:t xml:space="preserve"> </w:t>
      </w:r>
      <w:r w:rsidRPr="00EE0B97">
        <w:rPr>
          <w:rFonts w:asciiTheme="minorHAnsi" w:hAnsiTheme="minorHAnsi"/>
        </w:rPr>
        <w:t xml:space="preserve">down </w:t>
      </w:r>
      <w:r w:rsidR="00665477" w:rsidRPr="00EE0B97">
        <w:rPr>
          <w:rFonts w:asciiTheme="minorHAnsi" w:hAnsiTheme="minorHAnsi"/>
        </w:rPr>
        <w:t xml:space="preserve">and turns a wheel. You can also get power when you have an ocean current or waves. </w:t>
      </w:r>
      <w:r w:rsidRPr="00EE0B97">
        <w:rPr>
          <w:rFonts w:asciiTheme="minorHAnsi" w:hAnsiTheme="minorHAnsi"/>
        </w:rPr>
        <w:t>However,</w:t>
      </w:r>
      <w:r w:rsidR="00665477" w:rsidRPr="00EE0B97">
        <w:rPr>
          <w:rFonts w:asciiTheme="minorHAnsi" w:hAnsiTheme="minorHAnsi"/>
        </w:rPr>
        <w:t xml:space="preserve"> we cannot generate power if water just sits there and does nothing. As far as we know, the energy in the vacuum of space around the Earth just sits there and does nothing. Now if we were to find an </w:t>
      </w:r>
      <w:r w:rsidR="00CC7D7F" w:rsidRPr="00EE0B97">
        <w:rPr>
          <w:rFonts w:asciiTheme="minorHAnsi" w:hAnsiTheme="minorHAnsi"/>
        </w:rPr>
        <w:t>E</w:t>
      </w:r>
      <w:r w:rsidR="00665477" w:rsidRPr="00EE0B97">
        <w:rPr>
          <w:rFonts w:asciiTheme="minorHAnsi" w:hAnsiTheme="minorHAnsi"/>
        </w:rPr>
        <w:t>ther stream, we would gain an infinite source of energy</w:t>
      </w:r>
      <w:r w:rsidR="007015CB" w:rsidRPr="00EE0B97">
        <w:rPr>
          <w:rFonts w:asciiTheme="minorHAnsi" w:hAnsiTheme="minorHAnsi"/>
        </w:rPr>
        <w:t>. T</w:t>
      </w:r>
      <w:r w:rsidR="00665477" w:rsidRPr="00EE0B97">
        <w:rPr>
          <w:rFonts w:asciiTheme="minorHAnsi" w:hAnsiTheme="minorHAnsi"/>
        </w:rPr>
        <w:t>hat</w:t>
      </w:r>
      <w:r w:rsidR="007015CB" w:rsidRPr="00EE0B97">
        <w:rPr>
          <w:rFonts w:asciiTheme="minorHAnsi" w:hAnsiTheme="minorHAnsi"/>
        </w:rPr>
        <w:t>’</w:t>
      </w:r>
      <w:r w:rsidR="00665477" w:rsidRPr="00EE0B97">
        <w:rPr>
          <w:rFonts w:asciiTheme="minorHAnsi" w:hAnsiTheme="minorHAnsi"/>
        </w:rPr>
        <w:t>s just wishful thinking, isn’t it?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By the way, we do get energy form </w:t>
      </w:r>
      <w:r w:rsidR="00C57506" w:rsidRPr="00EE0B97">
        <w:rPr>
          <w:rFonts w:asciiTheme="minorHAnsi" w:hAnsiTheme="minorHAnsi"/>
        </w:rPr>
        <w:t xml:space="preserve">empty </w:t>
      </w:r>
      <w:r w:rsidRPr="00EE0B97">
        <w:rPr>
          <w:rFonts w:asciiTheme="minorHAnsi" w:hAnsiTheme="minorHAnsi"/>
        </w:rPr>
        <w:t xml:space="preserve">space. </w:t>
      </w:r>
      <w:r w:rsidR="00B169F5" w:rsidRPr="00EE0B97">
        <w:rPr>
          <w:rFonts w:asciiTheme="minorHAnsi" w:hAnsiTheme="minorHAnsi"/>
        </w:rPr>
        <w:t>We call i</w:t>
      </w:r>
      <w:r w:rsidRPr="00EE0B97">
        <w:rPr>
          <w:rFonts w:asciiTheme="minorHAnsi" w:hAnsiTheme="minorHAnsi"/>
        </w:rPr>
        <w:t xml:space="preserve">t </w:t>
      </w:r>
      <w:r w:rsidR="00C57506" w:rsidRPr="00EE0B97">
        <w:rPr>
          <w:rFonts w:asciiTheme="minorHAnsi" w:hAnsiTheme="minorHAnsi"/>
        </w:rPr>
        <w:t>sunlight</w:t>
      </w:r>
      <w:r w:rsidRPr="00EE0B97">
        <w:rPr>
          <w:rFonts w:asciiTheme="minorHAnsi" w:hAnsiTheme="minorHAnsi"/>
        </w:rPr>
        <w:t>.</w:t>
      </w:r>
      <w:r w:rsidR="00C57506" w:rsidRPr="00EE0B97">
        <w:rPr>
          <w:rFonts w:asciiTheme="minorHAnsi" w:hAnsiTheme="minorHAnsi"/>
        </w:rPr>
        <w:t xml:space="preserve"> </w:t>
      </w:r>
      <w:r w:rsidR="00C57506" w:rsidRPr="00EE0B97">
        <w:rPr>
          <w:rFonts w:asciiTheme="minorHAnsi" w:hAnsiTheme="minorHAnsi"/>
        </w:rPr>
        <w:sym w:font="Wingdings" w:char="F04A"/>
      </w:r>
    </w:p>
    <w:p w:rsidR="004904FD" w:rsidRPr="00EE0B97" w:rsidRDefault="00665477">
      <w:pPr>
        <w:pStyle w:val="H3"/>
        <w:rPr>
          <w:rFonts w:asciiTheme="minorHAnsi" w:hAnsiTheme="minorHAnsi"/>
          <w:bCs w:val="0"/>
          <w:szCs w:val="24"/>
        </w:rPr>
      </w:pPr>
      <w:bookmarkStart w:id="152" w:name="_Toc141432748"/>
      <w:bookmarkStart w:id="153" w:name="_Toc146731478"/>
      <w:bookmarkStart w:id="154" w:name="_Toc146732820"/>
      <w:bookmarkStart w:id="155" w:name="_Toc383697536"/>
      <w:r w:rsidRPr="00EE0B97">
        <w:rPr>
          <w:rFonts w:asciiTheme="minorHAnsi" w:hAnsiTheme="minorHAnsi"/>
          <w:bCs w:val="0"/>
          <w:szCs w:val="24"/>
        </w:rPr>
        <w:lastRenderedPageBreak/>
        <w:t>Farm Subsidies</w:t>
      </w:r>
      <w:bookmarkEnd w:id="152"/>
      <w:bookmarkEnd w:id="153"/>
      <w:bookmarkEnd w:id="154"/>
      <w:bookmarkEnd w:id="155"/>
    </w:p>
    <w:p w:rsidR="004904FD" w:rsidRPr="00EE0B97" w:rsidRDefault="00665477">
      <w:pPr>
        <w:pStyle w:val="Quote1"/>
        <w:rPr>
          <w:rFonts w:asciiTheme="minorHAnsi" w:hAnsiTheme="minorHAnsi"/>
          <w:szCs w:val="24"/>
        </w:rPr>
      </w:pPr>
      <w:r w:rsidRPr="00EE0B97">
        <w:rPr>
          <w:rFonts w:asciiTheme="minorHAnsi" w:hAnsiTheme="minorHAnsi"/>
          <w:szCs w:val="24"/>
        </w:rPr>
        <w:t>The number of millionaires receiving farm subsidies</w:t>
      </w:r>
      <w:r w:rsidRPr="00EE0B97">
        <w:rPr>
          <w:rFonts w:asciiTheme="minorHAnsi" w:hAnsiTheme="minorHAnsi"/>
          <w:szCs w:val="24"/>
        </w:rPr>
        <w:br/>
        <w:t>rose 28% between 2000 and 2001, while Ken Lay</w:t>
      </w:r>
      <w:r w:rsidRPr="00EE0B97">
        <w:rPr>
          <w:rFonts w:asciiTheme="minorHAnsi" w:hAnsiTheme="minorHAnsi"/>
          <w:szCs w:val="24"/>
        </w:rPr>
        <w:br/>
        <w:t>saw his percentage of total farm subsidies rise by</w:t>
      </w:r>
      <w:r w:rsidRPr="00EE0B97">
        <w:rPr>
          <w:rFonts w:asciiTheme="minorHAnsi" w:hAnsiTheme="minorHAnsi"/>
          <w:szCs w:val="24"/>
        </w:rPr>
        <w:br/>
        <w:t>400%. Increasingly, corporate farmers garner the</w:t>
      </w:r>
      <w:r w:rsidRPr="00EE0B97">
        <w:rPr>
          <w:rFonts w:asciiTheme="minorHAnsi" w:hAnsiTheme="minorHAnsi"/>
          <w:szCs w:val="24"/>
        </w:rPr>
        <w:br/>
        <w:t>benefits of taxpayer-funded subsidies intended for</w:t>
      </w:r>
      <w:r w:rsidRPr="00EE0B97">
        <w:rPr>
          <w:rFonts w:asciiTheme="minorHAnsi" w:hAnsiTheme="minorHAnsi"/>
          <w:szCs w:val="24"/>
        </w:rPr>
        <w:br/>
        <w:t>the independent farmer.</w:t>
      </w:r>
      <w:r w:rsidRPr="00EE0B97">
        <w:rPr>
          <w:rFonts w:asciiTheme="minorHAnsi" w:hAnsiTheme="minorHAnsi"/>
          <w:szCs w:val="24"/>
        </w:rPr>
        <w:br/>
        <w:t>-- Keith Ashdown</w:t>
      </w:r>
      <w:r w:rsidRPr="00EE0B97">
        <w:rPr>
          <w:rStyle w:val="FootnoteReference"/>
          <w:rFonts w:asciiTheme="minorHAnsi" w:hAnsiTheme="minorHAnsi"/>
          <w:szCs w:val="24"/>
        </w:rPr>
        <w:footnoteReference w:id="32"/>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1E18D4" w:rsidRPr="00EE0B97" w:rsidRDefault="001E18D4" w:rsidP="00E665AC">
      <w:pPr>
        <w:pStyle w:val="quote2"/>
        <w:rPr>
          <w:rFonts w:asciiTheme="minorHAnsi" w:hAnsiTheme="minorHAnsi"/>
        </w:rPr>
      </w:pPr>
      <w:r w:rsidRPr="00EE0B97">
        <w:rPr>
          <w:rFonts w:asciiTheme="minorHAnsi" w:hAnsiTheme="minorHAnsi"/>
        </w:rPr>
        <w:t>“The United States and its wealthy allies will not eradicate poverty – or defeat terrorism, for that matter – by conspiring to deprive the world’s poor farmers of even the most modest opportunities. And the threat of a devastating antiglobalization backlash set off by worldwide resentment of ‘northern’ trade practices is enormous.”</w:t>
      </w:r>
      <w:r w:rsidR="00E665AC" w:rsidRPr="00EE0B97">
        <w:rPr>
          <w:rStyle w:val="FootnoteReference"/>
          <w:rFonts w:asciiTheme="minorHAnsi" w:hAnsiTheme="minorHAnsi"/>
        </w:rPr>
        <w:footnoteReference w:id="33"/>
      </w:r>
    </w:p>
    <w:p w:rsidR="004904FD" w:rsidRPr="00EE0B97" w:rsidRDefault="00665477">
      <w:pPr>
        <w:widowControl w:val="0"/>
        <w:rPr>
          <w:rFonts w:asciiTheme="minorHAnsi" w:hAnsiTheme="minorHAnsi"/>
        </w:rPr>
      </w:pPr>
      <w:r w:rsidRPr="00EE0B97">
        <w:rPr>
          <w:rFonts w:asciiTheme="minorHAnsi" w:hAnsiTheme="minorHAnsi"/>
        </w:rPr>
        <w:t xml:space="preserve">Each year, farms produce tons of food that </w:t>
      </w:r>
      <w:r w:rsidR="00B169F5" w:rsidRPr="00EE0B97">
        <w:rPr>
          <w:rFonts w:asciiTheme="minorHAnsi" w:hAnsiTheme="minorHAnsi"/>
        </w:rPr>
        <w:t>governments buy and then throw away</w:t>
      </w:r>
      <w:r w:rsidRPr="00EE0B97">
        <w:rPr>
          <w:rFonts w:asciiTheme="minorHAnsi" w:hAnsiTheme="minorHAnsi"/>
        </w:rPr>
        <w:t>. In exchange for this wasted food, the government subsidizes the farmers. With this system, no one wins. (1) The excess food is wasted. (2) The government pays for something it doesn’t need</w:t>
      </w:r>
      <w:r w:rsidR="00CC7D7F" w:rsidRPr="00EE0B97">
        <w:rPr>
          <w:rFonts w:asciiTheme="minorHAnsi" w:hAnsiTheme="minorHAnsi"/>
        </w:rPr>
        <w:t xml:space="preserve"> –</w:t>
      </w:r>
      <w:r w:rsidRPr="00EE0B97">
        <w:rPr>
          <w:rFonts w:asciiTheme="minorHAnsi" w:hAnsiTheme="minorHAnsi"/>
        </w:rPr>
        <w:t xml:space="preserve"> money</w:t>
      </w:r>
      <w:r w:rsidR="00CC7D7F" w:rsidRPr="00EE0B97">
        <w:rPr>
          <w:rFonts w:asciiTheme="minorHAnsi" w:hAnsiTheme="minorHAnsi"/>
        </w:rPr>
        <w:t xml:space="preserve"> </w:t>
      </w:r>
      <w:r w:rsidRPr="00EE0B97">
        <w:rPr>
          <w:rFonts w:asciiTheme="minorHAnsi" w:hAnsiTheme="minorHAnsi"/>
        </w:rPr>
        <w:t xml:space="preserve">better spent on other projects. (3) The farmers </w:t>
      </w:r>
      <w:r w:rsidR="00603EE4" w:rsidRPr="00EE0B97">
        <w:rPr>
          <w:rFonts w:asciiTheme="minorHAnsi" w:hAnsiTheme="minorHAnsi"/>
        </w:rPr>
        <w:t>barely make ends meet for performing a</w:t>
      </w:r>
      <w:r w:rsidRPr="00EE0B97">
        <w:rPr>
          <w:rFonts w:asciiTheme="minorHAnsi" w:hAnsiTheme="minorHAnsi"/>
        </w:rPr>
        <w:t xml:space="preserve"> thankless job. (4) This wasteful use of land decreases </w:t>
      </w:r>
      <w:r w:rsidR="00603EE4" w:rsidRPr="00EE0B97">
        <w:rPr>
          <w:rFonts w:asciiTheme="minorHAnsi" w:hAnsiTheme="minorHAnsi"/>
        </w:rPr>
        <w:t>the land’s</w:t>
      </w:r>
      <w:r w:rsidRPr="00EE0B97">
        <w:rPr>
          <w:rFonts w:asciiTheme="minorHAnsi" w:hAnsiTheme="minorHAnsi"/>
        </w:rPr>
        <w:t xml:space="preserve"> useable life</w:t>
      </w:r>
      <w:r w:rsidR="00603EE4" w:rsidRPr="00EE0B97">
        <w:rPr>
          <w:rFonts w:asciiTheme="minorHAnsi" w:hAnsiTheme="minorHAnsi"/>
        </w:rPr>
        <w:t>span</w:t>
      </w:r>
      <w:r w:rsidRPr="00EE0B97">
        <w:rPr>
          <w:rFonts w:asciiTheme="minorHAnsi" w:hAnsiTheme="minorHAnsi"/>
        </w:rPr>
        <w:t xml:space="preserve">. (5) </w:t>
      </w:r>
      <w:r w:rsidR="00603EE4" w:rsidRPr="00EE0B97">
        <w:rPr>
          <w:rFonts w:asciiTheme="minorHAnsi" w:hAnsiTheme="minorHAnsi"/>
        </w:rPr>
        <w:t>F</w:t>
      </w:r>
      <w:r w:rsidRPr="00EE0B97">
        <w:rPr>
          <w:rFonts w:asciiTheme="minorHAnsi" w:hAnsiTheme="minorHAnsi"/>
        </w:rPr>
        <w:t>arm</w:t>
      </w:r>
      <w:r w:rsidR="00B169F5" w:rsidRPr="00EE0B97">
        <w:rPr>
          <w:rFonts w:asciiTheme="minorHAnsi" w:hAnsiTheme="minorHAnsi"/>
        </w:rPr>
        <w:t>s</w:t>
      </w:r>
      <w:r w:rsidRPr="00EE0B97">
        <w:rPr>
          <w:rFonts w:asciiTheme="minorHAnsi" w:hAnsiTheme="minorHAnsi"/>
        </w:rPr>
        <w:t xml:space="preserve"> </w:t>
      </w:r>
      <w:r w:rsidR="00B169F5" w:rsidRPr="00EE0B97">
        <w:rPr>
          <w:rFonts w:asciiTheme="minorHAnsi" w:hAnsiTheme="minorHAnsi"/>
        </w:rPr>
        <w:t xml:space="preserve">raise more </w:t>
      </w:r>
      <w:r w:rsidRPr="00EE0B97">
        <w:rPr>
          <w:rFonts w:asciiTheme="minorHAnsi" w:hAnsiTheme="minorHAnsi"/>
        </w:rPr>
        <w:t xml:space="preserve">animals than needed. </w:t>
      </w:r>
      <w:r w:rsidR="00603EE4" w:rsidRPr="00EE0B97">
        <w:rPr>
          <w:rFonts w:asciiTheme="minorHAnsi" w:hAnsiTheme="minorHAnsi"/>
        </w:rPr>
        <w:t>Farmers force c</w:t>
      </w:r>
      <w:r w:rsidRPr="00EE0B97">
        <w:rPr>
          <w:rFonts w:asciiTheme="minorHAnsi" w:hAnsiTheme="minorHAnsi"/>
        </w:rPr>
        <w:t xml:space="preserve">ows </w:t>
      </w:r>
      <w:r w:rsidR="00603EE4" w:rsidRPr="00EE0B97">
        <w:rPr>
          <w:rFonts w:asciiTheme="minorHAnsi" w:hAnsiTheme="minorHAnsi"/>
        </w:rPr>
        <w:t>t</w:t>
      </w:r>
      <w:r w:rsidRPr="00EE0B97">
        <w:rPr>
          <w:rFonts w:asciiTheme="minorHAnsi" w:hAnsiTheme="minorHAnsi"/>
        </w:rPr>
        <w:t xml:space="preserve">o double </w:t>
      </w:r>
      <w:r w:rsidR="00603EE4" w:rsidRPr="00EE0B97">
        <w:rPr>
          <w:rFonts w:asciiTheme="minorHAnsi" w:hAnsiTheme="minorHAnsi"/>
        </w:rPr>
        <w:t xml:space="preserve">their </w:t>
      </w:r>
      <w:r w:rsidRPr="00EE0B97">
        <w:rPr>
          <w:rFonts w:asciiTheme="minorHAnsi" w:hAnsiTheme="minorHAnsi"/>
        </w:rPr>
        <w:t xml:space="preserve">milk production </w:t>
      </w:r>
      <w:r w:rsidR="00603EE4" w:rsidRPr="00EE0B97">
        <w:rPr>
          <w:rFonts w:asciiTheme="minorHAnsi" w:hAnsiTheme="minorHAnsi"/>
        </w:rPr>
        <w:t xml:space="preserve">even </w:t>
      </w:r>
      <w:r w:rsidRPr="00EE0B97">
        <w:rPr>
          <w:rFonts w:asciiTheme="minorHAnsi" w:hAnsiTheme="minorHAnsi"/>
        </w:rPr>
        <w:t xml:space="preserve">though </w:t>
      </w:r>
      <w:r w:rsidR="00603EE4" w:rsidRPr="00EE0B97">
        <w:rPr>
          <w:rFonts w:asciiTheme="minorHAnsi" w:hAnsiTheme="minorHAnsi"/>
        </w:rPr>
        <w:t xml:space="preserve">no one will use </w:t>
      </w:r>
      <w:r w:rsidRPr="00EE0B97">
        <w:rPr>
          <w:rFonts w:asciiTheme="minorHAnsi" w:hAnsiTheme="minorHAnsi"/>
        </w:rPr>
        <w:t xml:space="preserve">much of the </w:t>
      </w:r>
      <w:r w:rsidR="00603EE4" w:rsidRPr="00EE0B97">
        <w:rPr>
          <w:rFonts w:asciiTheme="minorHAnsi" w:hAnsiTheme="minorHAnsi"/>
        </w:rPr>
        <w:t>produced m</w:t>
      </w:r>
      <w:r w:rsidRPr="00EE0B97">
        <w:rPr>
          <w:rFonts w:asciiTheme="minorHAnsi" w:hAnsiTheme="minorHAnsi"/>
        </w:rPr>
        <w:t>ilk. All this causes unnecessary suffering.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I’ve read studies showing that countries that do</w:t>
      </w:r>
      <w:r w:rsidR="00CC7D7F" w:rsidRPr="00EE0B97">
        <w:rPr>
          <w:rFonts w:asciiTheme="minorHAnsi" w:hAnsiTheme="minorHAnsi"/>
        </w:rPr>
        <w:t>n’</w:t>
      </w:r>
      <w:r w:rsidRPr="00EE0B97">
        <w:rPr>
          <w:rFonts w:asciiTheme="minorHAnsi" w:hAnsiTheme="minorHAnsi"/>
        </w:rPr>
        <w:t>t subsidize the farmers have farms that are economically more viable then countries that do.</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So why don’t the farmers grow more economically viable products? </w:t>
      </w:r>
      <w:r w:rsidR="00CC7D7F" w:rsidRPr="00EE0B97">
        <w:rPr>
          <w:rFonts w:asciiTheme="minorHAnsi" w:hAnsiTheme="minorHAnsi"/>
        </w:rPr>
        <w:t xml:space="preserve">It’s because </w:t>
      </w:r>
      <w:r w:rsidR="00603EE4" w:rsidRPr="00EE0B97">
        <w:rPr>
          <w:rFonts w:asciiTheme="minorHAnsi" w:hAnsiTheme="minorHAnsi"/>
        </w:rPr>
        <w:t>switching to new crops costs money</w:t>
      </w:r>
      <w:r w:rsidR="00CC7D7F" w:rsidRPr="00EE0B97">
        <w:rPr>
          <w:rFonts w:asciiTheme="minorHAnsi" w:hAnsiTheme="minorHAnsi"/>
        </w:rPr>
        <w:t xml:space="preserve">. </w:t>
      </w:r>
      <w:r w:rsidR="000708C0" w:rsidRPr="00EE0B97">
        <w:rPr>
          <w:rFonts w:asciiTheme="minorHAnsi" w:hAnsiTheme="minorHAnsi"/>
        </w:rPr>
        <w:t xml:space="preserve">Farming requires many resources and </w:t>
      </w:r>
      <w:r w:rsidR="00603EE4" w:rsidRPr="00EE0B97">
        <w:rPr>
          <w:rFonts w:asciiTheme="minorHAnsi" w:hAnsiTheme="minorHAnsi"/>
        </w:rPr>
        <w:t xml:space="preserve">farming </w:t>
      </w:r>
      <w:r w:rsidR="000708C0" w:rsidRPr="00EE0B97">
        <w:rPr>
          <w:rFonts w:asciiTheme="minorHAnsi" w:hAnsiTheme="minorHAnsi"/>
        </w:rPr>
        <w:t xml:space="preserve">is </w:t>
      </w:r>
      <w:r w:rsidR="00603EE4" w:rsidRPr="00EE0B97">
        <w:rPr>
          <w:rFonts w:asciiTheme="minorHAnsi" w:hAnsiTheme="minorHAnsi"/>
        </w:rPr>
        <w:t xml:space="preserve">always </w:t>
      </w:r>
      <w:r w:rsidR="000708C0" w:rsidRPr="00EE0B97">
        <w:rPr>
          <w:rFonts w:asciiTheme="minorHAnsi" w:hAnsiTheme="minorHAnsi"/>
        </w:rPr>
        <w:t>at the mercy of the weather.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farmers of Aipotu aren</w:t>
      </w:r>
      <w:r w:rsidR="00CC7D7F" w:rsidRPr="00EE0B97">
        <w:rPr>
          <w:rFonts w:asciiTheme="minorHAnsi" w:hAnsiTheme="minorHAnsi"/>
        </w:rPr>
        <w:t>’</w:t>
      </w:r>
      <w:r w:rsidRPr="00EE0B97">
        <w:rPr>
          <w:rFonts w:asciiTheme="minorHAnsi" w:hAnsiTheme="minorHAnsi"/>
        </w:rPr>
        <w:t xml:space="preserve">t subsidized. Instead, </w:t>
      </w:r>
      <w:r w:rsidR="00603EE4" w:rsidRPr="00EE0B97">
        <w:rPr>
          <w:rFonts w:asciiTheme="minorHAnsi" w:hAnsiTheme="minorHAnsi"/>
        </w:rPr>
        <w:t>the government gives them t</w:t>
      </w:r>
      <w:r w:rsidRPr="00EE0B97">
        <w:rPr>
          <w:rFonts w:asciiTheme="minorHAnsi" w:hAnsiTheme="minorHAnsi"/>
        </w:rPr>
        <w:t xml:space="preserve">he money needed to switch to </w:t>
      </w:r>
      <w:r w:rsidR="00C57506" w:rsidRPr="00EE0B97">
        <w:rPr>
          <w:rFonts w:asciiTheme="minorHAnsi" w:hAnsiTheme="minorHAnsi"/>
        </w:rPr>
        <w:t>crops that are more profitable</w:t>
      </w:r>
      <w:r w:rsidRPr="00EE0B97">
        <w:rPr>
          <w:rFonts w:asciiTheme="minorHAnsi" w:hAnsiTheme="minorHAnsi"/>
        </w:rPr>
        <w:t xml:space="preserve">. Of course this involves a lot of red tape – but then isn’t that </w:t>
      </w:r>
      <w:r w:rsidR="00C57506" w:rsidRPr="00EE0B97">
        <w:rPr>
          <w:rFonts w:asciiTheme="minorHAnsi" w:hAnsiTheme="minorHAnsi"/>
        </w:rPr>
        <w:t>the function bureaucracy</w:t>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156" w:name="_Toc146731479"/>
      <w:bookmarkStart w:id="157" w:name="_Toc146732821"/>
      <w:bookmarkStart w:id="158" w:name="_Toc383697537"/>
      <w:r w:rsidRPr="00EE0B97">
        <w:rPr>
          <w:rFonts w:asciiTheme="minorHAnsi" w:hAnsiTheme="minorHAnsi"/>
          <w:bCs w:val="0"/>
          <w:szCs w:val="24"/>
        </w:rPr>
        <w:lastRenderedPageBreak/>
        <w:t>Fortune Tellers</w:t>
      </w:r>
      <w:bookmarkEnd w:id="156"/>
      <w:bookmarkEnd w:id="157"/>
      <w:bookmarkEnd w:id="158"/>
    </w:p>
    <w:p w:rsidR="004904FD" w:rsidRPr="00EE0B97" w:rsidRDefault="00665477">
      <w:pPr>
        <w:pStyle w:val="Quote1"/>
        <w:rPr>
          <w:rFonts w:asciiTheme="minorHAnsi" w:hAnsiTheme="minorHAnsi"/>
          <w:szCs w:val="24"/>
        </w:rPr>
      </w:pPr>
      <w:r w:rsidRPr="00EE0B97">
        <w:rPr>
          <w:rFonts w:asciiTheme="minorHAnsi" w:hAnsiTheme="minorHAnsi"/>
          <w:szCs w:val="24"/>
        </w:rPr>
        <w:t>Isn't it strange? The same people who laugh at</w:t>
      </w:r>
      <w:r w:rsidRPr="00EE0B97">
        <w:rPr>
          <w:rFonts w:asciiTheme="minorHAnsi" w:hAnsiTheme="minorHAnsi"/>
          <w:szCs w:val="24"/>
        </w:rPr>
        <w:br/>
        <w:t>gypsy fortune tellers take economists seriously.</w:t>
      </w:r>
      <w:r w:rsidRPr="00EE0B97">
        <w:rPr>
          <w:rFonts w:asciiTheme="minorHAnsi" w:hAnsiTheme="minorHAnsi"/>
          <w:szCs w:val="24"/>
        </w:rPr>
        <w:br/>
        <w:t>-- Cincinnati Enquirer--</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If it's the Psychic Network</w:t>
      </w:r>
      <w:r w:rsidRPr="00EE0B97">
        <w:rPr>
          <w:rFonts w:asciiTheme="minorHAnsi" w:hAnsiTheme="minorHAnsi"/>
          <w:szCs w:val="24"/>
        </w:rPr>
        <w:br/>
        <w:t>why do they need a phone number?</w:t>
      </w:r>
      <w:r w:rsidRPr="00EE0B97">
        <w:rPr>
          <w:rFonts w:asciiTheme="minorHAnsi" w:hAnsiTheme="minorHAnsi"/>
          <w:szCs w:val="24"/>
        </w:rPr>
        <w:br/>
        <w:t xml:space="preserve">-- Robin Williams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2"/>
        <w:rPr>
          <w:rFonts w:asciiTheme="minorHAnsi" w:hAnsiTheme="minorHAnsi"/>
          <w:szCs w:val="24"/>
        </w:rPr>
      </w:pPr>
      <w:r w:rsidRPr="00EE0B97">
        <w:rPr>
          <w:rFonts w:asciiTheme="minorHAnsi" w:hAnsiTheme="minorHAnsi"/>
          <w:szCs w:val="24"/>
        </w:rPr>
        <w:t>Psychic, n. - An individual having an uncanny, seemingly supernatural, talent for extracting money from morons.</w:t>
      </w:r>
      <w:r w:rsidRPr="00EE0B97">
        <w:rPr>
          <w:rStyle w:val="FootnoteReference"/>
          <w:rFonts w:asciiTheme="minorHAnsi" w:hAnsiTheme="minorHAnsi"/>
          <w:szCs w:val="24"/>
        </w:rPr>
        <w:footnoteReference w:id="34"/>
      </w:r>
    </w:p>
    <w:p w:rsidR="004904FD" w:rsidRPr="00EE0B97" w:rsidRDefault="00FB39F9">
      <w:pPr>
        <w:widowControl w:val="0"/>
        <w:rPr>
          <w:rFonts w:asciiTheme="minorHAnsi" w:hAnsiTheme="minorHAnsi"/>
        </w:rPr>
      </w:pPr>
      <w:r w:rsidRPr="00EE0B97">
        <w:rPr>
          <w:rFonts w:asciiTheme="minorHAnsi" w:hAnsiTheme="minorHAnsi"/>
        </w:rPr>
        <w:t>We find p</w:t>
      </w:r>
      <w:r w:rsidR="00665477" w:rsidRPr="00EE0B97">
        <w:rPr>
          <w:rFonts w:asciiTheme="minorHAnsi" w:hAnsiTheme="minorHAnsi"/>
        </w:rPr>
        <w:t xml:space="preserve">eople claiming </w:t>
      </w:r>
      <w:r w:rsidRPr="00EE0B97">
        <w:rPr>
          <w:rFonts w:asciiTheme="minorHAnsi" w:hAnsiTheme="minorHAnsi"/>
        </w:rPr>
        <w:t xml:space="preserve">to have </w:t>
      </w:r>
      <w:r w:rsidR="00665477" w:rsidRPr="00EE0B97">
        <w:rPr>
          <w:rFonts w:asciiTheme="minorHAnsi" w:hAnsiTheme="minorHAnsi"/>
        </w:rPr>
        <w:t>psychic powers all over the world. People visit psychics for help with personal problems. Unfortunately</w:t>
      </w:r>
      <w:r w:rsidRPr="00EE0B97">
        <w:rPr>
          <w:rFonts w:asciiTheme="minorHAnsi" w:hAnsiTheme="minorHAnsi"/>
        </w:rPr>
        <w:t>,</w:t>
      </w:r>
      <w:r w:rsidR="00665477" w:rsidRPr="00EE0B97">
        <w:rPr>
          <w:rFonts w:asciiTheme="minorHAnsi" w:hAnsiTheme="minorHAnsi"/>
        </w:rPr>
        <w:t xml:space="preserve"> too many “psychics” are frauds who bilk their clients of millions of dollars</w:t>
      </w:r>
      <w:r w:rsidR="000708C0" w:rsidRPr="00EE0B97">
        <w:rPr>
          <w:rFonts w:asciiTheme="minorHAnsi" w:hAnsiTheme="minorHAnsi"/>
        </w:rPr>
        <w:t xml:space="preserve"> </w:t>
      </w:r>
      <w:r w:rsidR="00665477" w:rsidRPr="00EE0B97">
        <w:rPr>
          <w:rFonts w:asciiTheme="minorHAnsi" w:hAnsiTheme="minorHAnsi"/>
        </w:rPr>
        <w:t>each year.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Aipotu, spiritualism is a regulated industry. </w:t>
      </w:r>
      <w:r w:rsidR="00FB39F9" w:rsidRPr="00EE0B97">
        <w:rPr>
          <w:rFonts w:asciiTheme="minorHAnsi" w:hAnsiTheme="minorHAnsi"/>
        </w:rPr>
        <w:t>The law requires a</w:t>
      </w:r>
      <w:r w:rsidRPr="00EE0B97">
        <w:rPr>
          <w:rFonts w:asciiTheme="minorHAnsi" w:hAnsiTheme="minorHAnsi"/>
        </w:rPr>
        <w:t>nyone claiming to be a psychic to register</w:t>
      </w:r>
      <w:r w:rsidR="00FB39F9" w:rsidRPr="00EE0B97">
        <w:rPr>
          <w:rFonts w:asciiTheme="minorHAnsi" w:hAnsiTheme="minorHAnsi"/>
        </w:rPr>
        <w:t xml:space="preserve"> themselves</w:t>
      </w:r>
      <w:r w:rsidRPr="00EE0B97">
        <w:rPr>
          <w:rFonts w:asciiTheme="minorHAnsi" w:hAnsiTheme="minorHAnsi"/>
        </w:rPr>
        <w:t xml:space="preserve"> as a business. As such, standard business rules apply to them.</w:t>
      </w:r>
    </w:p>
    <w:p w:rsidR="004904FD" w:rsidRPr="00EE0B97" w:rsidRDefault="004904FD">
      <w:pPr>
        <w:widowControl w:val="0"/>
        <w:rPr>
          <w:rFonts w:asciiTheme="minorHAnsi" w:hAnsiTheme="minorHAnsi"/>
        </w:rPr>
      </w:pPr>
    </w:p>
    <w:p w:rsidR="004904FD" w:rsidRPr="00EE0B97" w:rsidRDefault="006167CC">
      <w:pPr>
        <w:widowControl w:val="0"/>
        <w:rPr>
          <w:rFonts w:asciiTheme="minorHAnsi" w:hAnsiTheme="minorHAnsi"/>
        </w:rPr>
      </w:pPr>
      <w:r w:rsidRPr="00EE0B97">
        <w:rPr>
          <w:rFonts w:asciiTheme="minorHAnsi" w:hAnsiTheme="minorHAnsi"/>
        </w:rPr>
        <w:t>T</w:t>
      </w:r>
      <w:r w:rsidR="000708C0" w:rsidRPr="00EE0B97">
        <w:rPr>
          <w:rFonts w:asciiTheme="minorHAnsi" w:hAnsiTheme="minorHAnsi"/>
        </w:rPr>
        <w:t xml:space="preserve">he psychic must report </w:t>
      </w:r>
      <w:r w:rsidR="00665477" w:rsidRPr="00EE0B97">
        <w:rPr>
          <w:rFonts w:asciiTheme="minorHAnsi" w:hAnsiTheme="minorHAnsi"/>
        </w:rPr>
        <w:t xml:space="preserve">all gifts </w:t>
      </w:r>
      <w:r w:rsidR="00C91E27" w:rsidRPr="00EE0B97">
        <w:rPr>
          <w:rFonts w:asciiTheme="minorHAnsi" w:hAnsiTheme="minorHAnsi"/>
        </w:rPr>
        <w:t xml:space="preserve">they </w:t>
      </w:r>
      <w:r w:rsidR="00665477" w:rsidRPr="00EE0B97">
        <w:rPr>
          <w:rFonts w:asciiTheme="minorHAnsi" w:hAnsiTheme="minorHAnsi"/>
        </w:rPr>
        <w:t>receive</w:t>
      </w:r>
      <w:r w:rsidR="001B5D59" w:rsidRPr="00EE0B97">
        <w:rPr>
          <w:rFonts w:asciiTheme="minorHAnsi" w:hAnsiTheme="minorHAnsi"/>
        </w:rPr>
        <w:t xml:space="preserve"> </w:t>
      </w:r>
      <w:r w:rsidR="00C91E27" w:rsidRPr="00EE0B97">
        <w:rPr>
          <w:rFonts w:asciiTheme="minorHAnsi" w:hAnsiTheme="minorHAnsi"/>
        </w:rPr>
        <w:t xml:space="preserve">from </w:t>
      </w:r>
      <w:r w:rsidR="001B5D59" w:rsidRPr="00EE0B97">
        <w:rPr>
          <w:rFonts w:asciiTheme="minorHAnsi" w:hAnsiTheme="minorHAnsi"/>
        </w:rPr>
        <w:t>their customers</w:t>
      </w:r>
      <w:r w:rsidR="00C91E2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C57506">
      <w:pPr>
        <w:widowControl w:val="0"/>
        <w:rPr>
          <w:rFonts w:asciiTheme="minorHAnsi" w:hAnsiTheme="minorHAnsi"/>
        </w:rPr>
      </w:pPr>
      <w:r w:rsidRPr="00EE0B97">
        <w:rPr>
          <w:rFonts w:asciiTheme="minorHAnsi" w:hAnsiTheme="minorHAnsi"/>
        </w:rPr>
        <w:t>In addition, t</w:t>
      </w:r>
      <w:r w:rsidR="00665477" w:rsidRPr="00EE0B97">
        <w:rPr>
          <w:rFonts w:asciiTheme="minorHAnsi" w:hAnsiTheme="minorHAnsi"/>
        </w:rPr>
        <w:t xml:space="preserve">he Customer Protection Agency sends undercover officers to check up on psychics. The reason is that the victims of psychic fraud don’t always know </w:t>
      </w:r>
      <w:r w:rsidR="00C91E27" w:rsidRPr="00EE0B97">
        <w:rPr>
          <w:rFonts w:asciiTheme="minorHAnsi" w:hAnsiTheme="minorHAnsi"/>
        </w:rPr>
        <w:t xml:space="preserve">that the physics have </w:t>
      </w:r>
      <w:r w:rsidR="00665477" w:rsidRPr="00EE0B97">
        <w:rPr>
          <w:rFonts w:asciiTheme="minorHAnsi" w:hAnsiTheme="minorHAnsi"/>
        </w:rPr>
        <w:t>deceived</w:t>
      </w:r>
      <w:r w:rsidR="00C91E27" w:rsidRPr="00EE0B97">
        <w:rPr>
          <w:rFonts w:asciiTheme="minorHAnsi" w:hAnsiTheme="minorHAnsi"/>
        </w:rPr>
        <w:t xml:space="preserve"> them</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People </w:t>
      </w:r>
      <w:r w:rsidR="00C91E27" w:rsidRPr="00EE0B97">
        <w:rPr>
          <w:rFonts w:asciiTheme="minorHAnsi" w:hAnsiTheme="minorHAnsi"/>
        </w:rPr>
        <w:t>learn</w:t>
      </w:r>
      <w:r w:rsidRPr="00EE0B97">
        <w:rPr>
          <w:rFonts w:asciiTheme="minorHAnsi" w:hAnsiTheme="minorHAnsi"/>
        </w:rPr>
        <w:t xml:space="preserve"> that embezzlement is proof that the psychic is a fraud. A true psychic would not need to charge people for their services</w:t>
      </w:r>
      <w:r w:rsidR="00C91E27" w:rsidRPr="00EE0B97">
        <w:rPr>
          <w:rFonts w:asciiTheme="minorHAnsi" w:hAnsiTheme="minorHAnsi"/>
        </w:rPr>
        <w:t>,</w:t>
      </w:r>
      <w:r w:rsidRPr="00EE0B97">
        <w:rPr>
          <w:rFonts w:asciiTheme="minorHAnsi" w:hAnsiTheme="minorHAnsi"/>
        </w:rPr>
        <w:t xml:space="preserve"> since their so-called talents should be able to earn them all the money they need through spiritual means.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Many psychics claim tha</w:t>
      </w:r>
      <w:r w:rsidR="00C91E27" w:rsidRPr="00EE0B97">
        <w:rPr>
          <w:rFonts w:asciiTheme="minorHAnsi" w:hAnsiTheme="minorHAnsi"/>
        </w:rPr>
        <w:t xml:space="preserve">t their spiritual masters forbid them from using </w:t>
      </w:r>
      <w:r w:rsidRPr="00EE0B97">
        <w:rPr>
          <w:rFonts w:asciiTheme="minorHAnsi" w:hAnsiTheme="minorHAnsi"/>
        </w:rPr>
        <w:t>their powers for personal gain. If they were honest</w:t>
      </w:r>
      <w:r w:rsidR="00F850C9" w:rsidRPr="00EE0B97">
        <w:rPr>
          <w:rFonts w:asciiTheme="minorHAnsi" w:hAnsiTheme="minorHAnsi"/>
        </w:rPr>
        <w:t>, they’d have to admit they are using their so-called talents for personal gain,</w:t>
      </w:r>
      <w:r w:rsidRPr="00EE0B97">
        <w:rPr>
          <w:rFonts w:asciiTheme="minorHAnsi" w:hAnsiTheme="minorHAnsi"/>
        </w:rPr>
        <w:t xml:space="preserve"> by charging people for their services.</w:t>
      </w:r>
    </w:p>
    <w:p w:rsidR="004904FD" w:rsidRPr="00EE0B97" w:rsidRDefault="00665477">
      <w:pPr>
        <w:pStyle w:val="H3"/>
        <w:rPr>
          <w:rFonts w:asciiTheme="minorHAnsi" w:hAnsiTheme="minorHAnsi"/>
          <w:bCs w:val="0"/>
          <w:szCs w:val="24"/>
        </w:rPr>
      </w:pPr>
      <w:bookmarkStart w:id="159" w:name="_Toc141243601"/>
      <w:bookmarkStart w:id="160" w:name="_Toc146731480"/>
      <w:bookmarkStart w:id="161" w:name="_Toc146732822"/>
      <w:bookmarkStart w:id="162" w:name="_Toc383697538"/>
      <w:r w:rsidRPr="00EE0B97">
        <w:rPr>
          <w:rFonts w:asciiTheme="minorHAnsi" w:hAnsiTheme="minorHAnsi"/>
          <w:bCs w:val="0"/>
          <w:szCs w:val="24"/>
        </w:rPr>
        <w:lastRenderedPageBreak/>
        <w:t xml:space="preserve">Product </w:t>
      </w:r>
      <w:bookmarkEnd w:id="159"/>
      <w:r w:rsidRPr="00EE0B97">
        <w:rPr>
          <w:rFonts w:asciiTheme="minorHAnsi" w:hAnsiTheme="minorHAnsi"/>
          <w:bCs w:val="0"/>
          <w:szCs w:val="24"/>
        </w:rPr>
        <w:t>Labeling</w:t>
      </w:r>
      <w:bookmarkEnd w:id="160"/>
      <w:bookmarkEnd w:id="161"/>
      <w:bookmarkEnd w:id="162"/>
    </w:p>
    <w:p w:rsidR="004904FD" w:rsidRPr="00EE0B97" w:rsidRDefault="00665477">
      <w:pPr>
        <w:pStyle w:val="Quote1"/>
        <w:rPr>
          <w:rFonts w:asciiTheme="minorHAnsi" w:hAnsiTheme="minorHAnsi"/>
          <w:szCs w:val="24"/>
        </w:rPr>
      </w:pPr>
      <w:r w:rsidRPr="00EE0B97">
        <w:rPr>
          <w:rFonts w:asciiTheme="minorHAnsi" w:hAnsiTheme="minorHAnsi"/>
          <w:szCs w:val="24"/>
        </w:rPr>
        <w:t>We can’t tell people what is in this product</w:t>
      </w:r>
      <w:r w:rsidRPr="00EE0B97">
        <w:rPr>
          <w:rFonts w:asciiTheme="minorHAnsi" w:hAnsiTheme="minorHAnsi"/>
          <w:szCs w:val="24"/>
        </w:rPr>
        <w:br/>
        <w:t>or people will react irrationally and not buy it.</w:t>
      </w:r>
      <w:r w:rsidRPr="00EE0B97">
        <w:rPr>
          <w:rFonts w:asciiTheme="minorHAnsi" w:hAnsiTheme="minorHAnsi"/>
          <w:szCs w:val="24"/>
        </w:rPr>
        <w:br/>
        <w:t>-- Big Cousin --</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“At last. You have finally found the time to sink into your favorite armchair, relax, and pick up a book. Your daughter uses a computer in the next room while the baby crawls on the carpet and plays with a pile of colorful toys. It certainly feels, at this moment, as if all is well. Could there be a more compelling picture of peace, comfort, and safety?</w:t>
      </w:r>
    </w:p>
    <w:p w:rsidR="004904FD" w:rsidRPr="00EE0B97" w:rsidRDefault="00665477">
      <w:pPr>
        <w:pStyle w:val="quote2"/>
        <w:rPr>
          <w:rFonts w:asciiTheme="minorHAnsi" w:hAnsiTheme="minorHAnsi"/>
          <w:szCs w:val="24"/>
        </w:rPr>
      </w:pPr>
      <w:r w:rsidRPr="00EE0B97">
        <w:rPr>
          <w:rFonts w:asciiTheme="minorHAnsi" w:hAnsiTheme="minorHAnsi"/>
          <w:szCs w:val="24"/>
        </w:rPr>
        <w:t>“Let’s take a closer look. First, that comfortable chair you are sitting on. Did you know that the fabric contains mutagenic materials, heavy metals, dangerous chemicals, and dyes that are often labeled hazardous by regulators – except when they are presented and sold to a customer? As you shift in your seat, particles of the fabric abrade and are taken up by your nose, mouth, and lungs, hazardous materials and all. Were they on the menu when you ordered that chair?”</w:t>
      </w:r>
      <w:r w:rsidRPr="00EE0B97">
        <w:rPr>
          <w:rStyle w:val="FootnoteReference"/>
          <w:rFonts w:asciiTheme="minorHAnsi" w:hAnsiTheme="minorHAnsi"/>
          <w:szCs w:val="24"/>
        </w:rPr>
        <w:footnoteReference w:id="35"/>
      </w:r>
    </w:p>
    <w:p w:rsidR="004904FD" w:rsidRPr="00EE0B97" w:rsidRDefault="00665477">
      <w:pPr>
        <w:widowControl w:val="0"/>
        <w:rPr>
          <w:rFonts w:asciiTheme="minorHAnsi" w:hAnsiTheme="minorHAnsi"/>
        </w:rPr>
      </w:pPr>
      <w:r w:rsidRPr="00EE0B97">
        <w:rPr>
          <w:rFonts w:asciiTheme="minorHAnsi" w:hAnsiTheme="minorHAnsi"/>
        </w:rPr>
        <w:t xml:space="preserve"> </w:t>
      </w:r>
      <w:r w:rsidR="00173E7E" w:rsidRPr="00EE0B97">
        <w:rPr>
          <w:rFonts w:asciiTheme="minorHAnsi" w:hAnsiTheme="minorHAnsi"/>
        </w:rPr>
        <w:t>K</w:t>
      </w:r>
      <w:r w:rsidRPr="00EE0B97">
        <w:rPr>
          <w:rFonts w:asciiTheme="minorHAnsi" w:hAnsiTheme="minorHAnsi"/>
        </w:rPr>
        <w:t>nowledge brings freedom. Only when we know something about a topic can we do something about it. Take genetically engineered food as an example.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Producers of genetically engineered food claim their products are safe. But they refuse to label their products, claiming that consumer</w:t>
      </w:r>
      <w:r w:rsidR="008263CF" w:rsidRPr="00EE0B97">
        <w:rPr>
          <w:rFonts w:asciiTheme="minorHAnsi" w:hAnsiTheme="minorHAnsi"/>
        </w:rPr>
        <w:t>s</w:t>
      </w:r>
      <w:r w:rsidRPr="00EE0B97">
        <w:rPr>
          <w:rFonts w:asciiTheme="minorHAnsi" w:hAnsiTheme="minorHAnsi"/>
        </w:rPr>
        <w:t xml:space="preserve"> d</w:t>
      </w:r>
      <w:r w:rsidR="008263CF" w:rsidRPr="00EE0B97">
        <w:rPr>
          <w:rFonts w:asciiTheme="minorHAnsi" w:hAnsiTheme="minorHAnsi"/>
        </w:rPr>
        <w:t>on’</w:t>
      </w:r>
      <w:r w:rsidRPr="00EE0B97">
        <w:rPr>
          <w:rFonts w:asciiTheme="minorHAnsi" w:hAnsiTheme="minorHAnsi"/>
        </w:rPr>
        <w:t>t know enough to make an informed decision. The issue is not whether or not the food is safe. The issue here is choice. People should have the right to know what they</w:t>
      </w:r>
      <w:r w:rsidR="008263CF" w:rsidRPr="00EE0B97">
        <w:rPr>
          <w:rFonts w:asciiTheme="minorHAnsi" w:hAnsiTheme="minorHAnsi"/>
        </w:rPr>
        <w:t>’</w:t>
      </w:r>
      <w:r w:rsidRPr="00EE0B97">
        <w:rPr>
          <w:rFonts w:asciiTheme="minorHAnsi" w:hAnsiTheme="minorHAnsi"/>
        </w:rPr>
        <w:t xml:space="preserve">re eating. </w:t>
      </w:r>
      <w:r w:rsidR="00C91E27" w:rsidRPr="00EE0B97">
        <w:rPr>
          <w:rFonts w:asciiTheme="minorHAnsi" w:hAnsiTheme="minorHAnsi"/>
        </w:rPr>
        <w:t>L</w:t>
      </w:r>
      <w:r w:rsidRPr="00EE0B97">
        <w:rPr>
          <w:rFonts w:asciiTheme="minorHAnsi" w:hAnsiTheme="minorHAnsi"/>
        </w:rPr>
        <w:t xml:space="preserve">aw B001 </w:t>
      </w:r>
      <w:r w:rsidR="00C91E27" w:rsidRPr="00EE0B97">
        <w:rPr>
          <w:rFonts w:asciiTheme="minorHAnsi" w:hAnsiTheme="minorHAnsi"/>
        </w:rPr>
        <w:t>addresses this: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B001:</w:t>
      </w:r>
      <w:r w:rsidR="00B5318A" w:rsidRPr="00EE0B97">
        <w:rPr>
          <w:b/>
        </w:rPr>
        <w:tab/>
      </w:r>
      <w:r w:rsidRPr="00EE0B97">
        <w:t xml:space="preserve">All cloned or genetically modified </w:t>
      </w:r>
      <w:r w:rsidR="00C91E27" w:rsidRPr="00EE0B97">
        <w:t xml:space="preserve">products </w:t>
      </w:r>
      <w:r w:rsidRPr="00EE0B97">
        <w:t>must be marked as such.</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same reasoning applies to other modified foods. </w:t>
      </w:r>
      <w:r w:rsidR="00393A23" w:rsidRPr="00EE0B97">
        <w:rPr>
          <w:rFonts w:asciiTheme="minorHAnsi" w:hAnsiTheme="minorHAnsi"/>
        </w:rPr>
        <w:t>The p</w:t>
      </w:r>
      <w:r w:rsidRPr="00EE0B97">
        <w:rPr>
          <w:rFonts w:asciiTheme="minorHAnsi" w:hAnsiTheme="minorHAnsi"/>
        </w:rPr>
        <w:t>eople who give hormones to cows to increase milk production claim that the milk is identical to re</w:t>
      </w:r>
      <w:r w:rsidR="00393A23" w:rsidRPr="00EE0B97">
        <w:rPr>
          <w:rFonts w:asciiTheme="minorHAnsi" w:hAnsiTheme="minorHAnsi"/>
        </w:rPr>
        <w:t>gular milk. They insist that they shouldn’t have to label the</w:t>
      </w:r>
      <w:r w:rsidRPr="00EE0B97">
        <w:rPr>
          <w:rFonts w:asciiTheme="minorHAnsi" w:hAnsiTheme="minorHAnsi"/>
        </w:rPr>
        <w:t xml:space="preserve"> milk, because the average person cannot know the scientific reasons and will react irrationally. This is a totalitarian view: “Listen to us.</w:t>
      </w:r>
      <w:r w:rsidR="008263CF" w:rsidRPr="00EE0B97">
        <w:rPr>
          <w:rFonts w:asciiTheme="minorHAnsi" w:hAnsiTheme="minorHAnsi"/>
        </w:rPr>
        <w:t xml:space="preserve"> </w:t>
      </w:r>
      <w:r w:rsidRPr="00EE0B97">
        <w:rPr>
          <w:rFonts w:asciiTheme="minorHAnsi" w:hAnsiTheme="minorHAnsi"/>
        </w:rPr>
        <w:t>We know best.”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lastRenderedPageBreak/>
        <w:t>We live in a supposedly free country. The p</w:t>
      </w:r>
      <w:r w:rsidR="00393A23" w:rsidRPr="00EE0B97">
        <w:rPr>
          <w:rFonts w:asciiTheme="minorHAnsi" w:hAnsiTheme="minorHAnsi"/>
        </w:rPr>
        <w:t>eople</w:t>
      </w:r>
      <w:r w:rsidRPr="00EE0B97">
        <w:rPr>
          <w:rFonts w:asciiTheme="minorHAnsi" w:hAnsiTheme="minorHAnsi"/>
        </w:rPr>
        <w:t xml:space="preserve"> must </w:t>
      </w:r>
      <w:r w:rsidR="00393A23" w:rsidRPr="00EE0B97">
        <w:rPr>
          <w:rFonts w:asciiTheme="minorHAnsi" w:hAnsiTheme="minorHAnsi"/>
        </w:rPr>
        <w:t xml:space="preserve">have the right </w:t>
      </w:r>
      <w:r w:rsidRPr="00EE0B97">
        <w:rPr>
          <w:rFonts w:asciiTheme="minorHAnsi" w:hAnsiTheme="minorHAnsi"/>
        </w:rPr>
        <w:t xml:space="preserve">to </w:t>
      </w:r>
      <w:r w:rsidR="008263CF" w:rsidRPr="00EE0B97">
        <w:rPr>
          <w:rFonts w:asciiTheme="minorHAnsi" w:hAnsiTheme="minorHAnsi"/>
        </w:rPr>
        <w:t>choose</w:t>
      </w:r>
      <w:r w:rsidRPr="00EE0B97">
        <w:rPr>
          <w:rFonts w:asciiTheme="minorHAnsi" w:hAnsiTheme="minorHAnsi"/>
        </w:rPr>
        <w:t xml:space="preserve"> what they want and do not want. If they choose one product over another, </w:t>
      </w:r>
      <w:r w:rsidR="00393A23" w:rsidRPr="00EE0B97">
        <w:rPr>
          <w:rFonts w:asciiTheme="minorHAnsi" w:hAnsiTheme="minorHAnsi"/>
        </w:rPr>
        <w:t>that’</w:t>
      </w:r>
      <w:r w:rsidRPr="00EE0B97">
        <w:rPr>
          <w:rFonts w:asciiTheme="minorHAnsi" w:hAnsiTheme="minorHAnsi"/>
        </w:rPr>
        <w:t>s their right.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B002:</w:t>
      </w:r>
      <w:r w:rsidR="00B5318A" w:rsidRPr="00EE0B97">
        <w:rPr>
          <w:b/>
        </w:rPr>
        <w:tab/>
      </w:r>
      <w:r w:rsidR="00393A23" w:rsidRPr="00EE0B97">
        <w:t>Product labels must list all ingredients that have a known effect on he</w:t>
      </w:r>
      <w:r w:rsidR="00C21635" w:rsidRPr="00EE0B97">
        <w:t>a</w:t>
      </w:r>
      <w:r w:rsidR="00393A23" w:rsidRPr="00EE0B97">
        <w:t>lth</w:t>
      </w:r>
      <w:r w:rsidR="00C21635" w:rsidRPr="00EE0B97">
        <w:t>.</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rPr>
          <w:rFonts w:asciiTheme="minorHAnsi" w:hAnsiTheme="minorHAnsi"/>
        </w:rPr>
        <w:sectPr w:rsidR="004904FD" w:rsidRPr="00EE0B97" w:rsidSect="00493BD2">
          <w:headerReference w:type="even" r:id="rId78"/>
          <w:headerReference w:type="default" r:id="rId79"/>
          <w:footerReference w:type="even" r:id="rId80"/>
          <w:footerReference w:type="default" r:id="rId81"/>
          <w:headerReference w:type="first" r:id="rId82"/>
          <w:footerReference w:type="first" r:id="rId83"/>
          <w:type w:val="continuous"/>
          <w:pgSz w:w="8640" w:h="12960" w:code="1"/>
          <w:pgMar w:top="720" w:right="720" w:bottom="720" w:left="720" w:header="288" w:footer="288" w:gutter="360"/>
          <w:cols w:space="709"/>
          <w:noEndnote/>
          <w:titlePg/>
          <w:docGrid w:linePitch="326"/>
        </w:sectPr>
      </w:pPr>
    </w:p>
    <w:p w:rsidR="004904FD" w:rsidRPr="00EE0B97" w:rsidRDefault="00665477">
      <w:pPr>
        <w:pStyle w:val="H2"/>
        <w:rPr>
          <w:rFonts w:asciiTheme="minorHAnsi" w:hAnsiTheme="minorHAnsi"/>
          <w:bCs w:val="0"/>
          <w:sz w:val="24"/>
          <w:szCs w:val="24"/>
        </w:rPr>
      </w:pPr>
      <w:bookmarkStart w:id="163" w:name="_Toc146731255"/>
      <w:bookmarkStart w:id="164" w:name="_Toc146731347"/>
      <w:bookmarkStart w:id="165" w:name="_Toc146731481"/>
      <w:bookmarkStart w:id="166" w:name="_Toc146732823"/>
      <w:bookmarkStart w:id="167" w:name="_Toc290215050"/>
      <w:bookmarkStart w:id="168" w:name="_Toc383697539"/>
      <w:r w:rsidRPr="00EE0B97">
        <w:rPr>
          <w:rFonts w:asciiTheme="minorHAnsi" w:hAnsiTheme="minorHAnsi"/>
          <w:bCs w:val="0"/>
          <w:szCs w:val="24"/>
        </w:rPr>
        <w:lastRenderedPageBreak/>
        <w:t>Employment</w:t>
      </w:r>
      <w:bookmarkEnd w:id="163"/>
      <w:bookmarkEnd w:id="164"/>
      <w:bookmarkEnd w:id="165"/>
      <w:bookmarkEnd w:id="166"/>
      <w:bookmarkEnd w:id="167"/>
      <w:bookmarkEnd w:id="168"/>
    </w:p>
    <w:p w:rsidR="004904FD" w:rsidRPr="00EE0B97" w:rsidRDefault="00665477">
      <w:pPr>
        <w:pStyle w:val="Quote1"/>
        <w:rPr>
          <w:rFonts w:asciiTheme="minorHAnsi" w:hAnsiTheme="minorHAnsi"/>
          <w:szCs w:val="24"/>
        </w:rPr>
      </w:pPr>
      <w:r w:rsidRPr="00EE0B97">
        <w:rPr>
          <w:rFonts w:asciiTheme="minorHAnsi" w:hAnsiTheme="minorHAnsi"/>
          <w:szCs w:val="24"/>
        </w:rPr>
        <w:t>Lack of money is the root of all evil.</w:t>
      </w:r>
      <w:r w:rsidRPr="00EE0B97">
        <w:rPr>
          <w:rFonts w:asciiTheme="minorHAnsi" w:hAnsiTheme="minorHAnsi"/>
          <w:szCs w:val="24"/>
        </w:rPr>
        <w:br/>
        <w:t>-- George Bernard Shaw --</w:t>
      </w:r>
    </w:p>
    <w:p w:rsidR="004904FD" w:rsidRPr="00EE0B97" w:rsidRDefault="00FE4705">
      <w:pPr>
        <w:rPr>
          <w:rFonts w:asciiTheme="minorHAnsi" w:hAnsiTheme="minorHAnsi"/>
        </w:rPr>
      </w:pPr>
      <w:r>
        <w:rPr>
          <w:rFonts w:asciiTheme="minorHAnsi" w:hAnsiTheme="minorHAnsi"/>
        </w:rPr>
        <w:pict>
          <v:shape id="_x0000_s3158" type="#_x0000_t202" style="position:absolute;left:0;text-align:left;margin-left:-17.75pt;margin-top:10.25pt;width:38.65pt;height:29.95pt;z-index:-251511296;mso-wrap-edited:f;mso-wrap-distance-left:0;mso-wrap-distance-right:0" wrapcoords="-1350 0 -1350 21600 22950 21600 22950 0 -1350 0" stroked="f">
            <v:textbox style="mso-next-textbox:#_x0000_s3158" inset="0,0,0,0">
              <w:txbxContent>
                <w:p w:rsidR="00A154F0" w:rsidRPr="002773A9" w:rsidRDefault="00A154F0" w:rsidP="00B5318A">
                  <w:pPr>
                    <w:jc w:val="right"/>
                    <w:rPr>
                      <w:rFonts w:ascii="Aharoni" w:hAnsi="Aharoni" w:cs="Aharoni"/>
                      <w:sz w:val="76"/>
                      <w:szCs w:val="76"/>
                    </w:rPr>
                  </w:pPr>
                  <w:r>
                    <w:rPr>
                      <w:rFonts w:ascii="Aharoni" w:hAnsi="Aharoni" w:cs="Aharoni"/>
                      <w:sz w:val="76"/>
                      <w:szCs w:val="76"/>
                    </w:rPr>
                    <w:t>S</w:t>
                  </w:r>
                </w:p>
              </w:txbxContent>
            </v:textbox>
            <w10:wrap type="tight"/>
          </v:shape>
        </w:pict>
      </w:r>
    </w:p>
    <w:p w:rsidR="004904FD" w:rsidRDefault="00665477">
      <w:pPr>
        <w:rPr>
          <w:rFonts w:asciiTheme="minorHAnsi" w:hAnsiTheme="minorHAnsi"/>
        </w:rPr>
      </w:pPr>
      <w:r w:rsidRPr="00EE0B97">
        <w:rPr>
          <w:rFonts w:asciiTheme="minorHAnsi" w:hAnsiTheme="minorHAnsi"/>
          <w:noProof/>
        </w:rPr>
        <w:t>uccess is the product of ability and opportunity.</w:t>
      </w:r>
      <w:r w:rsidRPr="00EE0B97">
        <w:rPr>
          <w:rFonts w:asciiTheme="minorHAnsi" w:hAnsiTheme="minorHAnsi"/>
        </w:rPr>
        <w:t xml:space="preserve"> Ability is useless if you don</w:t>
      </w:r>
      <w:r w:rsidR="00A7789C" w:rsidRPr="00EE0B97">
        <w:rPr>
          <w:rFonts w:asciiTheme="minorHAnsi" w:hAnsiTheme="minorHAnsi"/>
        </w:rPr>
        <w:t>’</w:t>
      </w:r>
      <w:r w:rsidRPr="00EE0B97">
        <w:rPr>
          <w:rFonts w:asciiTheme="minorHAnsi" w:hAnsiTheme="minorHAnsi"/>
        </w:rPr>
        <w:t xml:space="preserve">t have the opportunity to prove yourself. In today’s </w:t>
      </w:r>
      <w:r w:rsidR="00A7789C" w:rsidRPr="00EE0B97">
        <w:rPr>
          <w:rFonts w:asciiTheme="minorHAnsi" w:hAnsiTheme="minorHAnsi"/>
        </w:rPr>
        <w:t>world,</w:t>
      </w:r>
      <w:r w:rsidRPr="00EE0B97">
        <w:rPr>
          <w:rFonts w:asciiTheme="minorHAnsi" w:hAnsiTheme="minorHAnsi"/>
        </w:rPr>
        <w:t xml:space="preserve"> I believe luck is more important than talent and requires the minimum </w:t>
      </w:r>
      <w:r w:rsidR="00AE7BB1" w:rsidRPr="00EE0B97">
        <w:rPr>
          <w:rFonts w:asciiTheme="minorHAnsi" w:hAnsiTheme="minorHAnsi"/>
        </w:rPr>
        <w:t xml:space="preserve">of </w:t>
      </w:r>
      <w:r w:rsidRPr="00EE0B97">
        <w:rPr>
          <w:rFonts w:asciiTheme="minorHAnsi" w:hAnsiTheme="minorHAnsi"/>
        </w:rPr>
        <w:t xml:space="preserve">skill to confer success. We all know people who are enjoying incredible success while people with ten times the ability struggle to make ends meet. Can </w:t>
      </w:r>
      <w:r w:rsidR="00C21635" w:rsidRPr="00EE0B97">
        <w:rPr>
          <w:rFonts w:asciiTheme="minorHAnsi" w:hAnsiTheme="minorHAnsi"/>
        </w:rPr>
        <w:t xml:space="preserve">we bring </w:t>
      </w:r>
      <w:r w:rsidRPr="00EE0B97">
        <w:rPr>
          <w:rFonts w:asciiTheme="minorHAnsi" w:hAnsiTheme="minorHAnsi"/>
        </w:rPr>
        <w:t>justice to the workplace? You bet it can.</w:t>
      </w:r>
    </w:p>
    <w:p w:rsidR="00F6413C" w:rsidRPr="00EE0B97" w:rsidRDefault="00F6413C">
      <w:pPr>
        <w:rPr>
          <w:rFonts w:asciiTheme="minorHAnsi" w:hAnsiTheme="minorHAnsi"/>
        </w:rPr>
      </w:pPr>
    </w:p>
    <w:p w:rsidR="007C7879" w:rsidRPr="00EE0B97" w:rsidRDefault="007C7879">
      <w:pPr>
        <w:rPr>
          <w:rFonts w:asciiTheme="minorHAnsi" w:hAnsiTheme="minorHAnsi"/>
          <w:vanish/>
        </w:rPr>
      </w:pPr>
    </w:p>
    <w:p w:rsidR="004904FD" w:rsidRPr="00EE0B97" w:rsidRDefault="00054CB7" w:rsidP="00755E7F">
      <w:pPr>
        <w:pStyle w:val="Subtitle1"/>
      </w:pPr>
      <w:r w:rsidRPr="00EE0B97">
        <w:drawing>
          <wp:inline distT="0" distB="0" distL="0" distR="0">
            <wp:extent cx="1465580" cy="1524000"/>
            <wp:effectExtent l="1905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84" cstate="print"/>
                    <a:srcRect/>
                    <a:stretch>
                      <a:fillRect/>
                    </a:stretch>
                  </pic:blipFill>
                  <pic:spPr bwMode="auto">
                    <a:xfrm>
                      <a:off x="0" y="0"/>
                      <a:ext cx="1465580" cy="1524000"/>
                    </a:xfrm>
                    <a:prstGeom prst="rect">
                      <a:avLst/>
                    </a:prstGeom>
                    <a:noFill/>
                    <a:ln w="9525">
                      <a:noFill/>
                      <a:miter lim="800000"/>
                      <a:headEnd/>
                      <a:tailEnd/>
                    </a:ln>
                  </pic:spPr>
                </pic:pic>
              </a:graphicData>
            </a:graphic>
          </wp:inline>
        </w:drawing>
      </w:r>
      <w:r w:rsidR="00665477" w:rsidRPr="00EE0B97">
        <w:br/>
        <w:t>Courtesy United Feature Syndicate</w:t>
      </w:r>
      <w:r w:rsidR="00665477" w:rsidRPr="00EE0B97">
        <w:br/>
        <w:t>3-3-1997</w:t>
      </w:r>
    </w:p>
    <w:p w:rsidR="004904FD" w:rsidRPr="00EE0B97" w:rsidRDefault="004904FD">
      <w:pPr>
        <w:rPr>
          <w:rFonts w:asciiTheme="minorHAnsi" w:hAnsiTheme="minorHAnsi"/>
        </w:rPr>
      </w:pPr>
    </w:p>
    <w:p w:rsidR="004904FD" w:rsidRPr="00EE0B97" w:rsidRDefault="001F4A39">
      <w:pPr>
        <w:rPr>
          <w:rFonts w:asciiTheme="minorHAnsi" w:hAnsiTheme="minorHAnsi"/>
        </w:rPr>
      </w:pPr>
      <w:r w:rsidRPr="00EE0B97">
        <w:rPr>
          <w:rFonts w:asciiTheme="minorHAnsi" w:hAnsiTheme="minorHAnsi"/>
        </w:rPr>
        <w:t>A</w:t>
      </w:r>
      <w:r w:rsidR="00665477" w:rsidRPr="00EE0B97">
        <w:rPr>
          <w:rFonts w:asciiTheme="minorHAnsi" w:hAnsiTheme="minorHAnsi"/>
        </w:rPr>
        <w:t xml:space="preserve">t some time in their lives, most people will be under-employed. Most people will do the traditional thing when seeking employment. They </w:t>
      </w:r>
      <w:r w:rsidR="00660CF8" w:rsidRPr="00EE0B97">
        <w:rPr>
          <w:rFonts w:asciiTheme="minorHAnsi" w:hAnsiTheme="minorHAnsi"/>
        </w:rPr>
        <w:t>will</w:t>
      </w:r>
      <w:r w:rsidR="00665477" w:rsidRPr="00EE0B97">
        <w:rPr>
          <w:rFonts w:asciiTheme="minorHAnsi" w:hAnsiTheme="minorHAnsi"/>
        </w:rPr>
        <w:t xml:space="preserve"> </w:t>
      </w:r>
      <w:r w:rsidR="00660CF8" w:rsidRPr="00EE0B97">
        <w:rPr>
          <w:rFonts w:asciiTheme="minorHAnsi" w:hAnsiTheme="minorHAnsi"/>
        </w:rPr>
        <w:t>send</w:t>
      </w:r>
      <w:r w:rsidR="00665477" w:rsidRPr="00EE0B97">
        <w:rPr>
          <w:rFonts w:asciiTheme="minorHAnsi" w:hAnsiTheme="minorHAnsi"/>
        </w:rPr>
        <w:t xml:space="preserve"> </w:t>
      </w:r>
      <w:r w:rsidR="00660CF8" w:rsidRPr="00EE0B97">
        <w:rPr>
          <w:rFonts w:asciiTheme="minorHAnsi" w:hAnsiTheme="minorHAnsi"/>
        </w:rPr>
        <w:t xml:space="preserve">out </w:t>
      </w:r>
      <w:r w:rsidR="00665477" w:rsidRPr="00EE0B97">
        <w:rPr>
          <w:rFonts w:asciiTheme="minorHAnsi" w:hAnsiTheme="minorHAnsi"/>
        </w:rPr>
        <w:t xml:space="preserve">thousands of resumes to all the places they can think of. Unfortunately, for most of these people, this will be an exercise in futility. Anyone who has tried to find a job </w:t>
      </w:r>
      <w:r w:rsidR="00A7789C" w:rsidRPr="00EE0B97">
        <w:rPr>
          <w:rFonts w:asciiTheme="minorHAnsi" w:hAnsiTheme="minorHAnsi"/>
        </w:rPr>
        <w:t>understands this</w:t>
      </w:r>
      <w:r w:rsidR="00665477"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It</w:t>
      </w:r>
      <w:r w:rsidR="00660CF8" w:rsidRPr="00EE0B97">
        <w:rPr>
          <w:rFonts w:asciiTheme="minorHAnsi" w:hAnsiTheme="minorHAnsi"/>
        </w:rPr>
        <w:t>’</w:t>
      </w:r>
      <w:r w:rsidRPr="00EE0B97">
        <w:rPr>
          <w:rFonts w:asciiTheme="minorHAnsi" w:hAnsiTheme="minorHAnsi"/>
        </w:rPr>
        <w:t xml:space="preserve">s bad enough </w:t>
      </w:r>
      <w:r w:rsidR="003E4185" w:rsidRPr="00EE0B97">
        <w:rPr>
          <w:rFonts w:asciiTheme="minorHAnsi" w:hAnsiTheme="minorHAnsi"/>
        </w:rPr>
        <w:t>finding</w:t>
      </w:r>
      <w:r w:rsidRPr="00EE0B97">
        <w:rPr>
          <w:rFonts w:asciiTheme="minorHAnsi" w:hAnsiTheme="minorHAnsi"/>
        </w:rPr>
        <w:t xml:space="preserve"> a job, but now it</w:t>
      </w:r>
      <w:r w:rsidR="00660CF8" w:rsidRPr="00EE0B97">
        <w:rPr>
          <w:rFonts w:asciiTheme="minorHAnsi" w:hAnsiTheme="minorHAnsi"/>
        </w:rPr>
        <w:t>’</w:t>
      </w:r>
      <w:r w:rsidRPr="00EE0B97">
        <w:rPr>
          <w:rFonts w:asciiTheme="minorHAnsi" w:hAnsiTheme="minorHAnsi"/>
        </w:rPr>
        <w:t xml:space="preserve">s getting harder to </w:t>
      </w:r>
      <w:r w:rsidRPr="00EE0B97">
        <w:rPr>
          <w:rFonts w:asciiTheme="minorHAnsi" w:hAnsiTheme="minorHAnsi"/>
          <w:i/>
        </w:rPr>
        <w:t>keep</w:t>
      </w:r>
      <w:r w:rsidRPr="00EE0B97">
        <w:rPr>
          <w:rFonts w:asciiTheme="minorHAnsi" w:hAnsiTheme="minorHAnsi"/>
        </w:rPr>
        <w:t xml:space="preserve"> the job. In the words of </w:t>
      </w:r>
      <w:proofErr w:type="spellStart"/>
      <w:r w:rsidRPr="00EE0B97">
        <w:rPr>
          <w:rFonts w:asciiTheme="minorHAnsi" w:hAnsiTheme="minorHAnsi"/>
        </w:rPr>
        <w:t>Bolles</w:t>
      </w:r>
      <w:proofErr w:type="spellEnd"/>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“Yes, the workplace is always in flux, always in transition, always in turmoil… But there </w:t>
      </w:r>
      <w:r w:rsidRPr="00EE0B97">
        <w:rPr>
          <w:rFonts w:asciiTheme="minorHAnsi" w:hAnsiTheme="minorHAnsi"/>
          <w:i/>
          <w:szCs w:val="24"/>
        </w:rPr>
        <w:t>are</w:t>
      </w:r>
      <w:r w:rsidRPr="00EE0B97">
        <w:rPr>
          <w:rFonts w:asciiTheme="minorHAnsi" w:hAnsiTheme="minorHAnsi"/>
          <w:szCs w:val="24"/>
        </w:rPr>
        <w:t xml:space="preserve"> six things that are different about the ‘90s:</w:t>
      </w:r>
    </w:p>
    <w:p w:rsidR="004904FD" w:rsidRPr="00EE0B97" w:rsidRDefault="00665477">
      <w:pPr>
        <w:pStyle w:val="quote2"/>
        <w:rPr>
          <w:rFonts w:asciiTheme="minorHAnsi" w:hAnsiTheme="minorHAnsi"/>
          <w:szCs w:val="24"/>
        </w:rPr>
      </w:pPr>
      <w:r w:rsidRPr="00EE0B97">
        <w:rPr>
          <w:rFonts w:asciiTheme="minorHAnsi" w:hAnsiTheme="minorHAnsi"/>
          <w:szCs w:val="24"/>
        </w:rPr>
        <w:t>“First of all, this normal process of change and flux has been greatly speeded up…</w:t>
      </w:r>
    </w:p>
    <w:p w:rsidR="004904FD" w:rsidRPr="00EE0B97" w:rsidRDefault="00665477">
      <w:pPr>
        <w:pStyle w:val="quote2"/>
        <w:rPr>
          <w:rFonts w:asciiTheme="minorHAnsi" w:hAnsiTheme="minorHAnsi"/>
          <w:szCs w:val="24"/>
        </w:rPr>
      </w:pPr>
      <w:r w:rsidRPr="00EE0B97">
        <w:rPr>
          <w:rFonts w:asciiTheme="minorHAnsi" w:hAnsiTheme="minorHAnsi"/>
          <w:szCs w:val="24"/>
        </w:rPr>
        <w:t>“Secondly…a larger number of workers than normal have been affected by this more rapid change…</w:t>
      </w:r>
    </w:p>
    <w:p w:rsidR="004904FD" w:rsidRPr="00EE0B97" w:rsidRDefault="00665477">
      <w:pPr>
        <w:pStyle w:val="quote2"/>
        <w:rPr>
          <w:rFonts w:asciiTheme="minorHAnsi" w:hAnsiTheme="minorHAnsi"/>
          <w:szCs w:val="24"/>
        </w:rPr>
      </w:pPr>
      <w:r w:rsidRPr="00EE0B97">
        <w:rPr>
          <w:rFonts w:asciiTheme="minorHAnsi" w:hAnsiTheme="minorHAnsi"/>
          <w:szCs w:val="24"/>
        </w:rPr>
        <w:t>“Thirdly…there is much less warning of anything…</w:t>
      </w:r>
    </w:p>
    <w:p w:rsidR="004904FD" w:rsidRPr="00EE0B97" w:rsidRDefault="00665477">
      <w:pPr>
        <w:pStyle w:val="quote2"/>
        <w:rPr>
          <w:rFonts w:asciiTheme="minorHAnsi" w:hAnsiTheme="minorHAnsi"/>
          <w:szCs w:val="24"/>
        </w:rPr>
      </w:pPr>
      <w:r w:rsidRPr="00EE0B97">
        <w:rPr>
          <w:rFonts w:asciiTheme="minorHAnsi" w:hAnsiTheme="minorHAnsi"/>
          <w:szCs w:val="24"/>
        </w:rPr>
        <w:t>“Fourth…there is a great deal more injustice in the workplace…</w:t>
      </w:r>
    </w:p>
    <w:p w:rsidR="004904FD" w:rsidRPr="00EE0B97" w:rsidRDefault="00665477">
      <w:pPr>
        <w:pStyle w:val="quote2"/>
        <w:rPr>
          <w:rFonts w:asciiTheme="minorHAnsi" w:hAnsiTheme="minorHAnsi"/>
          <w:szCs w:val="24"/>
        </w:rPr>
      </w:pPr>
      <w:r w:rsidRPr="00EE0B97">
        <w:rPr>
          <w:rFonts w:asciiTheme="minorHAnsi" w:hAnsiTheme="minorHAnsi"/>
          <w:szCs w:val="24"/>
        </w:rPr>
        <w:t>“Fifth…we are now in a global market, and the new jobs being born in the U.S. and elsewhere are under great pressure to stay competitive with the lower wages paid elsewhere in the world…</w:t>
      </w:r>
    </w:p>
    <w:p w:rsidR="004904FD" w:rsidRPr="00EE0B97" w:rsidRDefault="00665477">
      <w:pPr>
        <w:pStyle w:val="quote2"/>
        <w:rPr>
          <w:rFonts w:asciiTheme="minorHAnsi" w:hAnsiTheme="minorHAnsi"/>
          <w:szCs w:val="24"/>
        </w:rPr>
      </w:pPr>
      <w:r w:rsidRPr="00EE0B97">
        <w:rPr>
          <w:rFonts w:asciiTheme="minorHAnsi" w:hAnsiTheme="minorHAnsi"/>
          <w:szCs w:val="24"/>
        </w:rPr>
        <w:lastRenderedPageBreak/>
        <w:t>“Finally…the workforce is increasingly dividing into a two-class society: those who are well off… versus those who are having trouble keeping their heads above water…”</w:t>
      </w:r>
      <w:r w:rsidRPr="00EE0B97">
        <w:rPr>
          <w:rStyle w:val="FootnoteReference"/>
          <w:rFonts w:asciiTheme="minorHAnsi" w:hAnsiTheme="minorHAnsi"/>
          <w:szCs w:val="24"/>
        </w:rPr>
        <w:footnoteReference w:id="36"/>
      </w:r>
    </w:p>
    <w:p w:rsidR="004904FD" w:rsidRPr="00EE0B97" w:rsidRDefault="00665477">
      <w:pPr>
        <w:rPr>
          <w:rFonts w:asciiTheme="minorHAnsi" w:hAnsiTheme="minorHAnsi"/>
        </w:rPr>
      </w:pPr>
      <w:r w:rsidRPr="00EE0B97">
        <w:rPr>
          <w:rFonts w:asciiTheme="minorHAnsi" w:hAnsiTheme="minorHAnsi"/>
        </w:rPr>
        <w:t>These words are unpleasant to hear but are unfortunately still relevant. On the other hand, there are employers</w:t>
      </w:r>
      <w:r w:rsidR="00660CF8" w:rsidRPr="00EE0B97">
        <w:rPr>
          <w:rFonts w:asciiTheme="minorHAnsi" w:hAnsiTheme="minorHAnsi"/>
        </w:rPr>
        <w:t xml:space="preserve"> </w:t>
      </w:r>
      <w:r w:rsidRPr="00EE0B97">
        <w:rPr>
          <w:rFonts w:asciiTheme="minorHAnsi" w:hAnsiTheme="minorHAnsi"/>
        </w:rPr>
        <w:t>desperately looking for good employees.</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“I cannot tell you the number of employers I have known over the years, who cannot figure out how to find the right employee. It is absolutely mind-boggling, particularly in these hard times when job-hunters would seem to be gathered on every street corner.</w:t>
      </w: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“You’re having trouble finding the employer. The employer is having trouble finding you. </w:t>
      </w:r>
      <w:r w:rsidRPr="00EE0B97">
        <w:rPr>
          <w:rFonts w:asciiTheme="minorHAnsi" w:hAnsiTheme="minorHAnsi"/>
          <w:i/>
          <w:szCs w:val="24"/>
        </w:rPr>
        <w:t>What a great country!”</w:t>
      </w:r>
      <w:r w:rsidRPr="00EE0B97">
        <w:rPr>
          <w:rStyle w:val="FootnoteReference"/>
          <w:rFonts w:asciiTheme="minorHAnsi" w:hAnsiTheme="minorHAnsi"/>
          <w:szCs w:val="24"/>
        </w:rPr>
        <w:footnoteReference w:id="37"/>
      </w:r>
    </w:p>
    <w:p w:rsidR="004904FD" w:rsidRPr="00EE0B97" w:rsidRDefault="00660CF8">
      <w:pPr>
        <w:widowControl w:val="0"/>
        <w:rPr>
          <w:rFonts w:asciiTheme="minorHAnsi" w:hAnsiTheme="minorHAnsi"/>
        </w:rPr>
      </w:pPr>
      <w:r w:rsidRPr="00EE0B97">
        <w:rPr>
          <w:rFonts w:asciiTheme="minorHAnsi" w:hAnsiTheme="minorHAnsi"/>
        </w:rPr>
        <w:t>C</w:t>
      </w:r>
      <w:r w:rsidR="00665477" w:rsidRPr="00EE0B97">
        <w:rPr>
          <w:rFonts w:asciiTheme="minorHAnsi" w:hAnsiTheme="minorHAnsi"/>
        </w:rPr>
        <w:t xml:space="preserve">ommunist countries try to solve these problems by guarantying employment for everyone. There is only one problem with this approach. </w:t>
      </w:r>
      <w:r w:rsidRPr="00EE0B97">
        <w:rPr>
          <w:rFonts w:asciiTheme="minorHAnsi" w:hAnsiTheme="minorHAnsi"/>
        </w:rPr>
        <w:t>I</w:t>
      </w:r>
      <w:r w:rsidR="00665477" w:rsidRPr="00EE0B97">
        <w:rPr>
          <w:rFonts w:asciiTheme="minorHAnsi" w:hAnsiTheme="minorHAnsi"/>
        </w:rPr>
        <w:t>ndividuals feel little incentive to excel. Without this drive to be the best, it</w:t>
      </w:r>
      <w:r w:rsidRPr="00EE0B97">
        <w:rPr>
          <w:rFonts w:asciiTheme="minorHAnsi" w:hAnsiTheme="minorHAnsi"/>
        </w:rPr>
        <w:t>’</w:t>
      </w:r>
      <w:r w:rsidR="00665477" w:rsidRPr="00EE0B97">
        <w:rPr>
          <w:rFonts w:asciiTheme="minorHAnsi" w:hAnsiTheme="minorHAnsi"/>
        </w:rPr>
        <w:t>s impossible for countries to compete in the international marketplace.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capitalist countries, </w:t>
      </w:r>
      <w:r w:rsidR="00E56E95" w:rsidRPr="00EE0B97">
        <w:rPr>
          <w:rFonts w:asciiTheme="minorHAnsi" w:hAnsiTheme="minorHAnsi"/>
        </w:rPr>
        <w:t xml:space="preserve">companies deal with </w:t>
      </w:r>
      <w:r w:rsidRPr="00EE0B97">
        <w:rPr>
          <w:rFonts w:asciiTheme="minorHAnsi" w:hAnsiTheme="minorHAnsi"/>
        </w:rPr>
        <w:t>employment issue in a dog-eat-dog way. This makes the society competitive in the global marketplace - but at a high price. It leaves society full of people dissatisfied with their work and lives. Too many people are stuck in dead end jobs, with the ever-present prospect of being laid</w:t>
      </w:r>
      <w:r w:rsidR="000A3070" w:rsidRPr="00EE0B97">
        <w:rPr>
          <w:rFonts w:asciiTheme="minorHAnsi" w:hAnsiTheme="minorHAnsi"/>
        </w:rPr>
        <w:t>-</w:t>
      </w:r>
      <w:r w:rsidRPr="00EE0B97">
        <w:rPr>
          <w:rFonts w:asciiTheme="minorHAnsi" w:hAnsiTheme="minorHAnsi"/>
        </w:rPr>
        <w:t>off. It is not fun being dog food.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Aipotu solved this problem in a unique way. Their solution was the National Placement Service.</w:t>
      </w:r>
    </w:p>
    <w:p w:rsidR="004904FD" w:rsidRPr="00EE0B97" w:rsidRDefault="00665477">
      <w:pPr>
        <w:pStyle w:val="H3"/>
        <w:rPr>
          <w:rFonts w:asciiTheme="minorHAnsi" w:hAnsiTheme="minorHAnsi"/>
          <w:bCs w:val="0"/>
          <w:szCs w:val="24"/>
        </w:rPr>
      </w:pPr>
      <w:bookmarkStart w:id="169" w:name="_Toc146731482"/>
      <w:bookmarkStart w:id="170" w:name="_Toc146732824"/>
      <w:bookmarkStart w:id="171" w:name="National_Placement_Service"/>
      <w:bookmarkStart w:id="172" w:name="_Toc383697540"/>
      <w:r w:rsidRPr="00EE0B97">
        <w:rPr>
          <w:rFonts w:asciiTheme="minorHAnsi" w:hAnsiTheme="minorHAnsi"/>
          <w:bCs w:val="0"/>
          <w:szCs w:val="24"/>
        </w:rPr>
        <w:t>The National Placement Service</w:t>
      </w:r>
      <w:bookmarkEnd w:id="169"/>
      <w:bookmarkEnd w:id="170"/>
      <w:bookmarkEnd w:id="171"/>
      <w:bookmarkEnd w:id="172"/>
    </w:p>
    <w:p w:rsidR="004904FD" w:rsidRPr="00EE0B97" w:rsidRDefault="00665477">
      <w:pPr>
        <w:pStyle w:val="Quote1"/>
        <w:rPr>
          <w:rFonts w:asciiTheme="minorHAnsi" w:hAnsiTheme="minorHAnsi"/>
          <w:szCs w:val="24"/>
        </w:rPr>
      </w:pPr>
      <w:r w:rsidRPr="00EE0B97">
        <w:rPr>
          <w:rFonts w:asciiTheme="minorHAnsi" w:hAnsiTheme="minorHAnsi"/>
          <w:szCs w:val="24"/>
        </w:rPr>
        <w:t>The greatest of evils</w:t>
      </w:r>
      <w:r w:rsidRPr="00EE0B97">
        <w:rPr>
          <w:rFonts w:asciiTheme="minorHAnsi" w:hAnsiTheme="minorHAnsi"/>
          <w:szCs w:val="24"/>
        </w:rPr>
        <w:br/>
        <w:t>and the worst of crimes is poverty.</w:t>
      </w:r>
      <w:r w:rsidRPr="00EE0B97">
        <w:rPr>
          <w:rFonts w:asciiTheme="minorHAnsi" w:hAnsiTheme="minorHAnsi"/>
          <w:szCs w:val="24"/>
        </w:rPr>
        <w:br/>
        <w:t>-- George Bernard Shaw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National Placement Service (NPS) </w:t>
      </w:r>
      <w:r w:rsidR="000A3070" w:rsidRPr="00EE0B97">
        <w:rPr>
          <w:rFonts w:asciiTheme="minorHAnsi" w:hAnsiTheme="minorHAnsi"/>
        </w:rPr>
        <w:t>exists</w:t>
      </w:r>
      <w:r w:rsidRPr="00EE0B97">
        <w:rPr>
          <w:rFonts w:asciiTheme="minorHAnsi" w:hAnsiTheme="minorHAnsi"/>
        </w:rPr>
        <w:t xml:space="preserve"> to service the employment needs of </w:t>
      </w:r>
      <w:r w:rsidR="00BF6678" w:rsidRPr="00EE0B97">
        <w:rPr>
          <w:rFonts w:asciiTheme="minorHAnsi" w:hAnsiTheme="minorHAnsi"/>
        </w:rPr>
        <w:t>Aipotu</w:t>
      </w:r>
      <w:r w:rsidRPr="00EE0B97">
        <w:rPr>
          <w:rFonts w:asciiTheme="minorHAnsi" w:hAnsiTheme="minorHAnsi"/>
        </w:rPr>
        <w:t>.</w:t>
      </w:r>
      <w:r w:rsidR="00F27C01" w:rsidRPr="00EE0B97">
        <w:rPr>
          <w:rFonts w:asciiTheme="minorHAnsi" w:hAnsiTheme="minorHAnsi"/>
        </w:rPr>
        <w:t xml:space="preserve"> </w:t>
      </w:r>
      <w:r w:rsidRPr="00EE0B97">
        <w:rPr>
          <w:rFonts w:asciiTheme="minorHAnsi" w:hAnsiTheme="minorHAnsi"/>
        </w:rPr>
        <w:t xml:space="preserve">It brings workers and employers together for mutual </w:t>
      </w:r>
      <w:r w:rsidRPr="00EE0B97">
        <w:rPr>
          <w:rFonts w:asciiTheme="minorHAnsi" w:hAnsiTheme="minorHAnsi"/>
        </w:rPr>
        <w:lastRenderedPageBreak/>
        <w:t>benefit.</w:t>
      </w:r>
    </w:p>
    <w:p w:rsidR="004904FD" w:rsidRPr="00EE0B97" w:rsidRDefault="004904FD">
      <w:pPr>
        <w:widowControl w:val="0"/>
        <w:rPr>
          <w:rFonts w:asciiTheme="minorHAnsi" w:hAnsiTheme="minorHAnsi"/>
        </w:rPr>
      </w:pPr>
    </w:p>
    <w:p w:rsidR="00DA5975" w:rsidRPr="00EE0B97" w:rsidRDefault="00665477">
      <w:pPr>
        <w:widowControl w:val="0"/>
        <w:rPr>
          <w:rFonts w:asciiTheme="minorHAnsi" w:hAnsiTheme="minorHAnsi"/>
        </w:rPr>
      </w:pPr>
      <w:r w:rsidRPr="00EE0B97">
        <w:rPr>
          <w:rFonts w:asciiTheme="minorHAnsi" w:hAnsiTheme="minorHAnsi"/>
        </w:rPr>
        <w:t xml:space="preserve">As a child, the Aipotunian </w:t>
      </w:r>
      <w:r w:rsidR="00BF6678" w:rsidRPr="00EE0B97">
        <w:rPr>
          <w:rFonts w:asciiTheme="minorHAnsi" w:hAnsiTheme="minorHAnsi"/>
        </w:rPr>
        <w:t>receives</w:t>
      </w:r>
      <w:r w:rsidRPr="00EE0B97">
        <w:rPr>
          <w:rFonts w:asciiTheme="minorHAnsi" w:hAnsiTheme="minorHAnsi"/>
        </w:rPr>
        <w:t xml:space="preserve"> basic schooling (P. </w:t>
      </w:r>
      <w:fldSimple w:instr=" PAGEREF Education  \* MERGEFORMAT ">
        <w:r w:rsidR="00DA37AD" w:rsidRPr="00EE0B97">
          <w:rPr>
            <w:rFonts w:asciiTheme="minorHAnsi" w:hAnsiTheme="minorHAnsi"/>
            <w:noProof/>
          </w:rPr>
          <w:t>74</w:t>
        </w:r>
      </w:fldSimple>
      <w:r w:rsidRPr="00EE0B97">
        <w:rPr>
          <w:rFonts w:asciiTheme="minorHAnsi" w:hAnsiTheme="minorHAnsi"/>
        </w:rPr>
        <w:t>)</w:t>
      </w:r>
      <w:r w:rsidR="005409B3" w:rsidRPr="00EE0B97">
        <w:rPr>
          <w:rFonts w:asciiTheme="minorHAnsi" w:hAnsiTheme="minorHAnsi"/>
        </w:rPr>
        <w:t>.</w:t>
      </w:r>
      <w:r w:rsidR="007204F6" w:rsidRPr="00EE0B97">
        <w:rPr>
          <w:rFonts w:asciiTheme="minorHAnsi" w:hAnsiTheme="minorHAnsi"/>
        </w:rPr>
        <w:t xml:space="preserve"> Later, </w:t>
      </w:r>
      <w:r w:rsidR="000A3070" w:rsidRPr="00EE0B97">
        <w:rPr>
          <w:rFonts w:asciiTheme="minorHAnsi" w:hAnsiTheme="minorHAnsi"/>
        </w:rPr>
        <w:t xml:space="preserve">the NPS assigns </w:t>
      </w:r>
      <w:r w:rsidR="007204F6" w:rsidRPr="00EE0B97">
        <w:rPr>
          <w:rFonts w:asciiTheme="minorHAnsi" w:hAnsiTheme="minorHAnsi"/>
        </w:rPr>
        <w:t xml:space="preserve">a guidance councilor to the person. This councilor helps the person choose a career </w:t>
      </w:r>
      <w:r w:rsidR="00867AAE" w:rsidRPr="00EE0B97">
        <w:rPr>
          <w:rFonts w:asciiTheme="minorHAnsi" w:hAnsiTheme="minorHAnsi"/>
        </w:rPr>
        <w:t xml:space="preserve">path </w:t>
      </w:r>
      <w:r w:rsidR="007204F6" w:rsidRPr="00EE0B97">
        <w:rPr>
          <w:rFonts w:asciiTheme="minorHAnsi" w:hAnsiTheme="minorHAnsi"/>
        </w:rPr>
        <w:t>based on aptitude and interest. The councilor keeps in close contact during the entire work career of the client.</w:t>
      </w:r>
      <w:r w:rsidR="00807BD2" w:rsidRPr="00EE0B97">
        <w:rPr>
          <w:rFonts w:asciiTheme="minorHAnsi" w:hAnsiTheme="minorHAnsi"/>
        </w:rPr>
        <w:t xml:space="preserve"> Even people who go into business for themselves have councilors. The councilor keeps track of a person’s professional growth, seeking to ensure the client’s career is progressing satisfactorily. </w:t>
      </w:r>
    </w:p>
    <w:p w:rsidR="00DA5975" w:rsidRPr="00EE0B97" w:rsidRDefault="00DA5975">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Many people choose careers based on other people’s opinions or fear of not finding employment. This makes for unhappy citizens and is so unnecessary. Society is rich and diverse enough for everyone’s interests.</w:t>
      </w:r>
    </w:p>
    <w:p w:rsidR="004904FD" w:rsidRPr="00EE0B97" w:rsidRDefault="004904FD">
      <w:pPr>
        <w:widowControl w:val="0"/>
        <w:rPr>
          <w:rFonts w:asciiTheme="minorHAnsi" w:hAnsiTheme="minorHAnsi"/>
        </w:rPr>
      </w:pPr>
    </w:p>
    <w:p w:rsidR="004904FD" w:rsidRPr="00EE0B97" w:rsidRDefault="00FA414E">
      <w:pPr>
        <w:widowControl w:val="0"/>
        <w:rPr>
          <w:rFonts w:asciiTheme="minorHAnsi" w:hAnsiTheme="minorHAnsi"/>
        </w:rPr>
      </w:pPr>
      <w:r w:rsidRPr="00EE0B97">
        <w:rPr>
          <w:rFonts w:asciiTheme="minorHAnsi" w:hAnsiTheme="minorHAnsi"/>
        </w:rPr>
        <w:t xml:space="preserve">A person’s interests and aptitudes dictate the career path in </w:t>
      </w:r>
      <w:r w:rsidR="00665477" w:rsidRPr="00EE0B97">
        <w:rPr>
          <w:rFonts w:asciiTheme="minorHAnsi" w:hAnsiTheme="minorHAnsi"/>
        </w:rPr>
        <w:t>Aip</w:t>
      </w:r>
      <w:r w:rsidR="00DA5975" w:rsidRPr="00EE0B97">
        <w:rPr>
          <w:rFonts w:asciiTheme="minorHAnsi" w:hAnsiTheme="minorHAnsi"/>
        </w:rPr>
        <w:t>otu</w:t>
      </w:r>
      <w:r w:rsidR="00665477" w:rsidRPr="00EE0B97">
        <w:rPr>
          <w:rFonts w:asciiTheme="minorHAnsi" w:hAnsiTheme="minorHAnsi"/>
        </w:rPr>
        <w:t>. This process is complex and time consuming, but necessary.</w:t>
      </w:r>
    </w:p>
    <w:p w:rsidR="004904FD" w:rsidRPr="00EE0B97" w:rsidRDefault="004904FD">
      <w:pPr>
        <w:widowControl w:val="0"/>
        <w:rPr>
          <w:rFonts w:asciiTheme="minorHAnsi" w:hAnsiTheme="minorHAnsi"/>
        </w:rPr>
      </w:pPr>
    </w:p>
    <w:p w:rsidR="004904FD" w:rsidRPr="00EE0B97" w:rsidRDefault="00FA414E">
      <w:pPr>
        <w:widowControl w:val="0"/>
        <w:rPr>
          <w:rFonts w:asciiTheme="minorHAnsi" w:hAnsiTheme="minorHAnsi"/>
        </w:rPr>
      </w:pPr>
      <w:r w:rsidRPr="00EE0B97">
        <w:rPr>
          <w:rFonts w:asciiTheme="minorHAnsi" w:hAnsiTheme="minorHAnsi"/>
        </w:rPr>
        <w:t xml:space="preserve">The client and councilor choose an advanced </w:t>
      </w:r>
      <w:r w:rsidR="00CA2238" w:rsidRPr="00EE0B97">
        <w:rPr>
          <w:rFonts w:asciiTheme="minorHAnsi" w:hAnsiTheme="minorHAnsi"/>
        </w:rPr>
        <w:t xml:space="preserve">course of study based on the client’s choice of career path. This includes college and university studies, as well as trade schools. </w:t>
      </w:r>
      <w:r w:rsidR="00665477" w:rsidRPr="00EE0B97">
        <w:rPr>
          <w:rFonts w:asciiTheme="minorHAnsi" w:hAnsiTheme="minorHAnsi"/>
        </w:rPr>
        <w:t>This give</w:t>
      </w:r>
      <w:r w:rsidR="00CA2238" w:rsidRPr="00EE0B97">
        <w:rPr>
          <w:rFonts w:asciiTheme="minorHAnsi" w:hAnsiTheme="minorHAnsi"/>
        </w:rPr>
        <w:t>s</w:t>
      </w:r>
      <w:r w:rsidR="00665477" w:rsidRPr="00EE0B97">
        <w:rPr>
          <w:rFonts w:asciiTheme="minorHAnsi" w:hAnsiTheme="minorHAnsi"/>
        </w:rPr>
        <w:t xml:space="preserve"> the applicant the appropriate sk</w:t>
      </w:r>
      <w:r w:rsidR="00CA2238" w:rsidRPr="00EE0B97">
        <w:rPr>
          <w:rFonts w:asciiTheme="minorHAnsi" w:hAnsiTheme="minorHAnsi"/>
        </w:rPr>
        <w:t>ills needed to succeed at work.</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Once schooling has ended, the guidance councilor helps the applicant apply for an appropriate job. </w:t>
      </w:r>
      <w:r w:rsidR="00957C66" w:rsidRPr="00EE0B97">
        <w:rPr>
          <w:rFonts w:asciiTheme="minorHAnsi" w:hAnsiTheme="minorHAnsi"/>
        </w:rPr>
        <w:t>In many ways, t</w:t>
      </w:r>
      <w:r w:rsidRPr="00EE0B97">
        <w:rPr>
          <w:rFonts w:asciiTheme="minorHAnsi" w:hAnsiTheme="minorHAnsi"/>
        </w:rPr>
        <w:t>he Aipotunian method is better th</w:t>
      </w:r>
      <w:r w:rsidR="00A175AB" w:rsidRPr="00EE0B97">
        <w:rPr>
          <w:rFonts w:asciiTheme="minorHAnsi" w:hAnsiTheme="minorHAnsi"/>
        </w:rPr>
        <w:t>a</w:t>
      </w:r>
      <w:r w:rsidRPr="00EE0B97">
        <w:rPr>
          <w:rFonts w:asciiTheme="minorHAnsi" w:hAnsiTheme="minorHAnsi"/>
        </w:rPr>
        <w:t xml:space="preserve">n </w:t>
      </w:r>
      <w:r w:rsidR="00957C66" w:rsidRPr="00EE0B97">
        <w:rPr>
          <w:rFonts w:asciiTheme="minorHAnsi" w:hAnsiTheme="minorHAnsi"/>
        </w:rPr>
        <w:t>ours is</w:t>
      </w:r>
      <w:r w:rsidRPr="00EE0B97">
        <w:rPr>
          <w:rFonts w:asciiTheme="minorHAnsi" w:hAnsiTheme="minorHAnsi"/>
        </w:rPr>
        <w:t xml:space="preserve">. For one thing, the </w:t>
      </w:r>
      <w:proofErr w:type="spellStart"/>
      <w:r w:rsidRPr="00EE0B97">
        <w:rPr>
          <w:rFonts w:asciiTheme="minorHAnsi" w:hAnsiTheme="minorHAnsi"/>
        </w:rPr>
        <w:t>Aipotunian</w:t>
      </w:r>
      <w:proofErr w:type="spellEnd"/>
      <w:r w:rsidRPr="00EE0B97">
        <w:rPr>
          <w:rFonts w:asciiTheme="minorHAnsi" w:hAnsiTheme="minorHAnsi"/>
        </w:rPr>
        <w:t xml:space="preserve"> guidance councilor has access to many types of information about organizations the average person in our country does not have.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information includes type of business the organization conducts and the products and services they produce. Knowledge </w:t>
      </w:r>
      <w:r w:rsidR="00113398" w:rsidRPr="00EE0B97">
        <w:rPr>
          <w:rFonts w:asciiTheme="minorHAnsi" w:hAnsiTheme="minorHAnsi"/>
        </w:rPr>
        <w:t>of</w:t>
      </w:r>
      <w:r w:rsidRPr="00EE0B97">
        <w:rPr>
          <w:rFonts w:asciiTheme="minorHAnsi" w:hAnsiTheme="minorHAnsi"/>
        </w:rPr>
        <w:t xml:space="preserve"> the organization’s business structure is also available. This includes the names, departments and titles of the managers who have the power to hire people. Also included is the inside scoop about the organization’s culture. The NPS obtains this knowledge anonymously from the employees.  </w:t>
      </w:r>
      <w:r w:rsidR="00CA2238" w:rsidRPr="00EE0B97">
        <w:rPr>
          <w:rFonts w:asciiTheme="minorHAnsi" w:hAnsiTheme="minorHAnsi"/>
        </w:rPr>
        <w:t>The law obliges c</w:t>
      </w:r>
      <w:r w:rsidRPr="00EE0B97">
        <w:rPr>
          <w:rFonts w:asciiTheme="minorHAnsi" w:hAnsiTheme="minorHAnsi"/>
        </w:rPr>
        <w:t>ompanies to supply this info. For security reasons, this information is only available to the job councilors and their clients for the sole purpose of finding a job.</w:t>
      </w:r>
    </w:p>
    <w:p w:rsidR="004904FD" w:rsidRPr="00EE0B97" w:rsidRDefault="004904FD">
      <w:pPr>
        <w:widowControl w:val="0"/>
        <w:rPr>
          <w:rFonts w:asciiTheme="minorHAnsi" w:hAnsiTheme="minorHAnsi"/>
        </w:rPr>
      </w:pPr>
    </w:p>
    <w:p w:rsidR="00FE154A" w:rsidRPr="00EE0B97" w:rsidRDefault="00665477">
      <w:pPr>
        <w:widowControl w:val="0"/>
        <w:rPr>
          <w:rFonts w:asciiTheme="minorHAnsi" w:hAnsiTheme="minorHAnsi"/>
        </w:rPr>
      </w:pPr>
      <w:r w:rsidRPr="00EE0B97">
        <w:rPr>
          <w:rFonts w:asciiTheme="minorHAnsi" w:hAnsiTheme="minorHAnsi"/>
        </w:rPr>
        <w:t xml:space="preserve">With the help of the councilor, the applicant researches </w:t>
      </w:r>
      <w:r w:rsidR="00957C66" w:rsidRPr="00EE0B97">
        <w:rPr>
          <w:rFonts w:asciiTheme="minorHAnsi" w:hAnsiTheme="minorHAnsi"/>
        </w:rPr>
        <w:t>all</w:t>
      </w:r>
      <w:r w:rsidRPr="00EE0B97">
        <w:rPr>
          <w:rFonts w:asciiTheme="minorHAnsi" w:hAnsiTheme="minorHAnsi"/>
        </w:rPr>
        <w:t xml:space="preserve"> companies and </w:t>
      </w:r>
      <w:r w:rsidR="00957C66" w:rsidRPr="00EE0B97">
        <w:rPr>
          <w:rFonts w:asciiTheme="minorHAnsi" w:hAnsiTheme="minorHAnsi"/>
        </w:rPr>
        <w:t>applies to the ten best companies found</w:t>
      </w:r>
      <w:r w:rsidRPr="00EE0B97">
        <w:rPr>
          <w:rFonts w:asciiTheme="minorHAnsi" w:hAnsiTheme="minorHAnsi"/>
        </w:rPr>
        <w:t xml:space="preserve">. Each job application is </w:t>
      </w:r>
      <w:r w:rsidR="00CA2238" w:rsidRPr="00EE0B97">
        <w:rPr>
          <w:rFonts w:asciiTheme="minorHAnsi" w:hAnsiTheme="minorHAnsi"/>
        </w:rPr>
        <w:t>tailor-made</w:t>
      </w:r>
      <w:r w:rsidRPr="00EE0B97">
        <w:rPr>
          <w:rFonts w:asciiTheme="minorHAnsi" w:hAnsiTheme="minorHAnsi"/>
        </w:rPr>
        <w:t xml:space="preserve"> to the targeted company.</w:t>
      </w:r>
    </w:p>
    <w:p w:rsidR="00FE154A" w:rsidRPr="00EE0B97" w:rsidRDefault="00FE154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addition, </w:t>
      </w:r>
      <w:r w:rsidR="00957C66" w:rsidRPr="00EE0B97">
        <w:rPr>
          <w:rFonts w:asciiTheme="minorHAnsi" w:hAnsiTheme="minorHAnsi"/>
        </w:rPr>
        <w:t xml:space="preserve">clients view advertised jobs and apply only to positions that best </w:t>
      </w:r>
      <w:r w:rsidR="00957C66" w:rsidRPr="00EE0B97">
        <w:rPr>
          <w:rFonts w:asciiTheme="minorHAnsi" w:hAnsiTheme="minorHAnsi"/>
        </w:rPr>
        <w:lastRenderedPageBreak/>
        <w:t xml:space="preserve">fit their aptitudes, skills and needs. </w:t>
      </w:r>
      <w:r w:rsidRPr="00EE0B97">
        <w:rPr>
          <w:rFonts w:asciiTheme="minorHAnsi" w:hAnsiTheme="minorHAnsi"/>
        </w:rPr>
        <w:t xml:space="preserve">Compare that to the current system, where the job seeker sends thousands of resumes </w:t>
      </w:r>
      <w:r w:rsidR="00C6419A" w:rsidRPr="00EE0B97">
        <w:rPr>
          <w:rFonts w:asciiTheme="minorHAnsi" w:hAnsiTheme="minorHAnsi"/>
        </w:rPr>
        <w:t>to every company they can think of and every available position</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resume of the applicant is available to all prospective employers, supplying a t</w:t>
      </w:r>
      <w:r w:rsidR="00F27C01" w:rsidRPr="00EE0B97">
        <w:rPr>
          <w:rFonts w:asciiTheme="minorHAnsi" w:hAnsiTheme="minorHAnsi"/>
        </w:rPr>
        <w:t>hird route for obtaining a job.</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employment system gives many benefits to companies. One: </w:t>
      </w:r>
      <w:r w:rsidR="00FE154A" w:rsidRPr="00EE0B97">
        <w:rPr>
          <w:rFonts w:asciiTheme="minorHAnsi" w:hAnsiTheme="minorHAnsi"/>
        </w:rPr>
        <w:t>Resumes don’t overwhelm them</w:t>
      </w:r>
      <w:r w:rsidRPr="00EE0B97">
        <w:rPr>
          <w:rFonts w:asciiTheme="minorHAnsi" w:hAnsiTheme="minorHAnsi"/>
        </w:rPr>
        <w:t>. The companies only receive resumes from serious applicants. The employers know the applicants are serious</w:t>
      </w:r>
      <w:r w:rsidR="00FE154A" w:rsidRPr="00EE0B97">
        <w:rPr>
          <w:rFonts w:asciiTheme="minorHAnsi" w:hAnsiTheme="minorHAnsi"/>
        </w:rPr>
        <w:t>,</w:t>
      </w:r>
      <w:r w:rsidRPr="00EE0B97">
        <w:rPr>
          <w:rFonts w:asciiTheme="minorHAnsi" w:hAnsiTheme="minorHAnsi"/>
        </w:rPr>
        <w:t xml:space="preserve"> because of the mandatory research done on each company, and because of the </w:t>
      </w:r>
      <w:r w:rsidR="00FE154A" w:rsidRPr="00EE0B97">
        <w:rPr>
          <w:rFonts w:asciiTheme="minorHAnsi" w:hAnsiTheme="minorHAnsi"/>
        </w:rPr>
        <w:t xml:space="preserve">applicant can send only a </w:t>
      </w:r>
      <w:r w:rsidRPr="00EE0B97">
        <w:rPr>
          <w:rFonts w:asciiTheme="minorHAnsi" w:hAnsiTheme="minorHAnsi"/>
        </w:rPr>
        <w:t xml:space="preserve">limited number of </w:t>
      </w:r>
      <w:r w:rsidR="00FE154A" w:rsidRPr="00EE0B97">
        <w:rPr>
          <w:rFonts w:asciiTheme="minorHAnsi" w:hAnsiTheme="minorHAnsi"/>
        </w:rPr>
        <w:t>resumes</w:t>
      </w:r>
      <w:r w:rsidRPr="00EE0B97">
        <w:rPr>
          <w:rFonts w:asciiTheme="minorHAnsi" w:hAnsiTheme="minorHAnsi"/>
        </w:rPr>
        <w:t xml:space="preserve">. Also, </w:t>
      </w:r>
      <w:r w:rsidR="00CA2238" w:rsidRPr="00EE0B97">
        <w:rPr>
          <w:rFonts w:asciiTheme="minorHAnsi" w:hAnsiTheme="minorHAnsi"/>
        </w:rPr>
        <w:t xml:space="preserve">the NPS certifies </w:t>
      </w:r>
      <w:r w:rsidRPr="00EE0B97">
        <w:rPr>
          <w:rFonts w:asciiTheme="minorHAnsi" w:hAnsiTheme="minorHAnsi"/>
        </w:rPr>
        <w:t xml:space="preserve">each resume </w:t>
      </w:r>
      <w:r w:rsidR="00B053A5" w:rsidRPr="00EE0B97">
        <w:rPr>
          <w:rFonts w:asciiTheme="minorHAnsi" w:hAnsiTheme="minorHAnsi"/>
        </w:rPr>
        <w:t>as being</w:t>
      </w:r>
      <w:r w:rsidRPr="00EE0B97">
        <w:rPr>
          <w:rFonts w:asciiTheme="minorHAnsi" w:hAnsiTheme="minorHAnsi"/>
        </w:rPr>
        <w:t xml:space="preserve"> accurate.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Accuracy is important to companies because:</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napToGrid w:val="0"/>
          <w:szCs w:val="24"/>
        </w:rPr>
      </w:pPr>
      <w:r w:rsidRPr="00EE0B97">
        <w:rPr>
          <w:rFonts w:asciiTheme="minorHAnsi" w:hAnsiTheme="minorHAnsi"/>
          <w:snapToGrid w:val="0"/>
          <w:szCs w:val="24"/>
        </w:rPr>
        <w:t>“According to one recent study, approximately 33 percent of job applicants falsify information; a 1987 study reported by the Columbus (Ohio) dispatch reported that up to 67 percent misrepresent or fake information.”</w:t>
      </w:r>
      <w:r w:rsidRPr="00EE0B97">
        <w:rPr>
          <w:rStyle w:val="FootnoteReference"/>
          <w:rFonts w:asciiTheme="minorHAnsi" w:hAnsiTheme="minorHAnsi"/>
          <w:snapToGrid w:val="0"/>
          <w:szCs w:val="24"/>
        </w:rPr>
        <w:footnoteReference w:id="38"/>
      </w:r>
    </w:p>
    <w:p w:rsidR="004904FD" w:rsidRPr="00EE0B97" w:rsidRDefault="00665477">
      <w:pPr>
        <w:widowControl w:val="0"/>
        <w:rPr>
          <w:rFonts w:asciiTheme="minorHAnsi" w:hAnsiTheme="minorHAnsi"/>
        </w:rPr>
      </w:pPr>
      <w:r w:rsidRPr="00EE0B97">
        <w:rPr>
          <w:rFonts w:asciiTheme="minorHAnsi" w:hAnsiTheme="minorHAnsi"/>
        </w:rPr>
        <w:t>If an applicant can</w:t>
      </w:r>
      <w:r w:rsidR="00D95176" w:rsidRPr="00EE0B97">
        <w:rPr>
          <w:rFonts w:asciiTheme="minorHAnsi" w:hAnsiTheme="minorHAnsi"/>
        </w:rPr>
        <w:t>’</w:t>
      </w:r>
      <w:r w:rsidRPr="00EE0B97">
        <w:rPr>
          <w:rFonts w:asciiTheme="minorHAnsi" w:hAnsiTheme="minorHAnsi"/>
        </w:rPr>
        <w:t xml:space="preserve">t get a job, the applicant's situation is reviewed and appropriate actions taken. This can include contacting the employers and asking why </w:t>
      </w:r>
      <w:r w:rsidR="00B053A5" w:rsidRPr="00EE0B97">
        <w:rPr>
          <w:rFonts w:asciiTheme="minorHAnsi" w:hAnsiTheme="minorHAnsi"/>
        </w:rPr>
        <w:t xml:space="preserve">they rejected the </w:t>
      </w:r>
      <w:r w:rsidRPr="00EE0B97">
        <w:rPr>
          <w:rFonts w:asciiTheme="minorHAnsi" w:hAnsiTheme="minorHAnsi"/>
        </w:rPr>
        <w:t>applicant. The employers can be candid since they face no risk of legal action</w:t>
      </w:r>
      <w:r w:rsidR="003F5591"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Sometimes a person can</w:t>
      </w:r>
      <w:r w:rsidR="003F5591" w:rsidRPr="00EE0B97">
        <w:rPr>
          <w:rFonts w:asciiTheme="minorHAnsi" w:hAnsiTheme="minorHAnsi"/>
        </w:rPr>
        <w:t>’</w:t>
      </w:r>
      <w:r w:rsidRPr="00EE0B97">
        <w:rPr>
          <w:rFonts w:asciiTheme="minorHAnsi" w:hAnsiTheme="minorHAnsi"/>
        </w:rPr>
        <w:t xml:space="preserve">t get a job because of a lack of experience. In this case, the NPS gives a tax incentive to the hiring company. </w:t>
      </w:r>
      <w:r w:rsidR="003F5591" w:rsidRPr="00EE0B97">
        <w:rPr>
          <w:rFonts w:asciiTheme="minorHAnsi" w:hAnsiTheme="minorHAnsi"/>
        </w:rPr>
        <w:t>I</w:t>
      </w:r>
      <w:r w:rsidRPr="00EE0B97">
        <w:rPr>
          <w:rFonts w:asciiTheme="minorHAnsi" w:hAnsiTheme="minorHAnsi"/>
        </w:rPr>
        <w:t xml:space="preserve">f this system is used, the applicant's profile remains active and reflects this fact. Therefore, another company could hire the person at any time, albeit without the tax incentive. This ensures that </w:t>
      </w:r>
      <w:r w:rsidR="00B053A5" w:rsidRPr="00EE0B97">
        <w:rPr>
          <w:rFonts w:asciiTheme="minorHAnsi" w:hAnsiTheme="minorHAnsi"/>
        </w:rPr>
        <w:t>companies don’t abuse the system</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work incentive normally lasts for two years to give the client the minimum two years training </w:t>
      </w:r>
      <w:r w:rsidR="00C87032" w:rsidRPr="00EE0B97">
        <w:rPr>
          <w:rFonts w:asciiTheme="minorHAnsi" w:hAnsiTheme="minorHAnsi"/>
        </w:rPr>
        <w:t>required</w:t>
      </w:r>
      <w:r w:rsidRPr="00EE0B97">
        <w:rPr>
          <w:rFonts w:asciiTheme="minorHAnsi" w:hAnsiTheme="minorHAnsi"/>
        </w:rPr>
        <w:t xml:space="preserve"> by most companies.</w:t>
      </w:r>
    </w:p>
    <w:p w:rsidR="004904FD" w:rsidRPr="00EE0B97" w:rsidRDefault="004904FD">
      <w:pPr>
        <w:widowControl w:val="0"/>
        <w:rPr>
          <w:rFonts w:asciiTheme="minorHAnsi" w:hAnsiTheme="minorHAnsi"/>
        </w:rPr>
      </w:pPr>
    </w:p>
    <w:p w:rsidR="00B150E2" w:rsidRPr="00EE0B97" w:rsidRDefault="00B053A5">
      <w:pPr>
        <w:widowControl w:val="0"/>
        <w:rPr>
          <w:rFonts w:asciiTheme="minorHAnsi" w:hAnsiTheme="minorHAnsi"/>
        </w:rPr>
      </w:pPr>
      <w:r w:rsidRPr="00EE0B97">
        <w:rPr>
          <w:rFonts w:asciiTheme="minorHAnsi" w:hAnsiTheme="minorHAnsi"/>
        </w:rPr>
        <w:t xml:space="preserve">The councilor archives the client’s profile once </w:t>
      </w:r>
      <w:r w:rsidR="00665477" w:rsidRPr="00EE0B97">
        <w:rPr>
          <w:rFonts w:asciiTheme="minorHAnsi" w:hAnsiTheme="minorHAnsi"/>
        </w:rPr>
        <w:t xml:space="preserve">an employer starts paying the </w:t>
      </w:r>
      <w:r w:rsidR="008F1DF5" w:rsidRPr="00EE0B97">
        <w:rPr>
          <w:rFonts w:asciiTheme="minorHAnsi" w:hAnsiTheme="minorHAnsi"/>
        </w:rPr>
        <w:t xml:space="preserve">client’s </w:t>
      </w:r>
      <w:r w:rsidR="00665477" w:rsidRPr="00EE0B97">
        <w:rPr>
          <w:rFonts w:asciiTheme="minorHAnsi" w:hAnsiTheme="minorHAnsi"/>
        </w:rPr>
        <w:t>salary in full</w:t>
      </w:r>
      <w:r w:rsidR="00C87032" w:rsidRPr="00EE0B97">
        <w:rPr>
          <w:rFonts w:asciiTheme="minorHAnsi" w:hAnsiTheme="minorHAnsi"/>
        </w:rPr>
        <w:t>.</w:t>
      </w:r>
    </w:p>
    <w:p w:rsidR="00B150E2" w:rsidRPr="00EE0B97" w:rsidRDefault="00B150E2" w:rsidP="00B150E2">
      <w:pPr>
        <w:pStyle w:val="H4"/>
        <w:rPr>
          <w:rFonts w:asciiTheme="minorHAnsi" w:hAnsiTheme="minorHAnsi"/>
        </w:rPr>
      </w:pPr>
      <w:r w:rsidRPr="00EE0B97">
        <w:rPr>
          <w:rFonts w:asciiTheme="minorHAnsi" w:hAnsiTheme="minorHAnsi"/>
        </w:rPr>
        <w:lastRenderedPageBreak/>
        <w:t>Entrepreneurs</w:t>
      </w:r>
    </w:p>
    <w:p w:rsidR="00943107" w:rsidRPr="00EE0B97" w:rsidRDefault="00B150E2">
      <w:pPr>
        <w:widowControl w:val="0"/>
        <w:rPr>
          <w:rFonts w:asciiTheme="minorHAnsi" w:hAnsiTheme="minorHAnsi"/>
        </w:rPr>
      </w:pPr>
      <w:r w:rsidRPr="00EE0B97">
        <w:rPr>
          <w:rFonts w:asciiTheme="minorHAnsi" w:hAnsiTheme="minorHAnsi"/>
        </w:rPr>
        <w:t xml:space="preserve">People may conduct their job search on their own if they choose. </w:t>
      </w:r>
      <w:r w:rsidR="00943107" w:rsidRPr="00EE0B97">
        <w:rPr>
          <w:rFonts w:asciiTheme="minorHAnsi" w:hAnsiTheme="minorHAnsi"/>
        </w:rPr>
        <w:t xml:space="preserve">That is okay. </w:t>
      </w:r>
    </w:p>
    <w:p w:rsidR="00943107" w:rsidRPr="00EE0B97" w:rsidRDefault="00943107">
      <w:pPr>
        <w:widowControl w:val="0"/>
        <w:rPr>
          <w:rFonts w:asciiTheme="minorHAnsi" w:hAnsiTheme="minorHAnsi"/>
        </w:rPr>
      </w:pPr>
    </w:p>
    <w:p w:rsidR="00943107" w:rsidRPr="00EE0B97" w:rsidRDefault="00B150E2">
      <w:pPr>
        <w:widowControl w:val="0"/>
        <w:rPr>
          <w:rFonts w:asciiTheme="minorHAnsi" w:hAnsiTheme="minorHAnsi"/>
        </w:rPr>
      </w:pPr>
      <w:r w:rsidRPr="00EE0B97">
        <w:rPr>
          <w:rFonts w:asciiTheme="minorHAnsi" w:hAnsiTheme="minorHAnsi"/>
        </w:rPr>
        <w:t>In addition, help is available to entrepreneurs who are starting their own business.</w:t>
      </w:r>
      <w:r w:rsidR="00A34C8A" w:rsidRPr="00EE0B97">
        <w:rPr>
          <w:rFonts w:asciiTheme="minorHAnsi" w:hAnsiTheme="minorHAnsi"/>
        </w:rPr>
        <w:t xml:space="preserve"> </w:t>
      </w:r>
      <w:r w:rsidR="00943107" w:rsidRPr="00EE0B97">
        <w:rPr>
          <w:rFonts w:asciiTheme="minorHAnsi" w:hAnsiTheme="minorHAnsi"/>
        </w:rPr>
        <w:t>E</w:t>
      </w:r>
      <w:r w:rsidR="00A34C8A" w:rsidRPr="00EE0B97">
        <w:rPr>
          <w:rFonts w:asciiTheme="minorHAnsi" w:hAnsiTheme="minorHAnsi"/>
        </w:rPr>
        <w:t>ntrepreneurship is greatly encouraged.</w:t>
      </w:r>
    </w:p>
    <w:p w:rsidR="00943107" w:rsidRPr="00EE0B97" w:rsidRDefault="00943107">
      <w:pPr>
        <w:widowControl w:val="0"/>
        <w:rPr>
          <w:rFonts w:asciiTheme="minorHAnsi" w:hAnsiTheme="minorHAnsi"/>
        </w:rPr>
      </w:pPr>
    </w:p>
    <w:p w:rsidR="00943107" w:rsidRPr="00EE0B97" w:rsidRDefault="00943107">
      <w:pPr>
        <w:widowControl w:val="0"/>
        <w:rPr>
          <w:rFonts w:asciiTheme="minorHAnsi" w:hAnsiTheme="minorHAnsi"/>
        </w:rPr>
      </w:pPr>
      <w:r w:rsidRPr="00EE0B97">
        <w:rPr>
          <w:rFonts w:asciiTheme="minorHAnsi" w:hAnsiTheme="minorHAnsi"/>
        </w:rPr>
        <w:t xml:space="preserve">In fact, everyone is encouraged to think of themselves as entrepreneurs. Every one of us is capable of supplying a service. Everyone needs a business plan, even if that means being the best welder </w:t>
      </w:r>
      <w:r w:rsidR="008F1DF5" w:rsidRPr="00EE0B97">
        <w:rPr>
          <w:rFonts w:asciiTheme="minorHAnsi" w:hAnsiTheme="minorHAnsi"/>
        </w:rPr>
        <w:t>possible</w:t>
      </w:r>
      <w:r w:rsidRPr="00EE0B97">
        <w:rPr>
          <w:rFonts w:asciiTheme="minorHAnsi" w:hAnsiTheme="minorHAnsi"/>
        </w:rPr>
        <w:t>. Everyone needs to manage money.</w:t>
      </w:r>
    </w:p>
    <w:p w:rsidR="004904FD" w:rsidRPr="00EE0B97" w:rsidRDefault="00665477">
      <w:pPr>
        <w:pStyle w:val="H4"/>
        <w:rPr>
          <w:rFonts w:asciiTheme="minorHAnsi" w:hAnsiTheme="minorHAnsi"/>
        </w:rPr>
      </w:pPr>
      <w:bookmarkStart w:id="173" w:name="_Toc146732825"/>
      <w:r w:rsidRPr="00EE0B97">
        <w:rPr>
          <w:rFonts w:asciiTheme="minorHAnsi" w:hAnsiTheme="minorHAnsi"/>
        </w:rPr>
        <w:t>The Dreaded Axe</w:t>
      </w:r>
      <w:bookmarkEnd w:id="173"/>
    </w:p>
    <w:p w:rsidR="004904FD" w:rsidRPr="00EE0B97" w:rsidRDefault="00665477">
      <w:pPr>
        <w:widowControl w:val="0"/>
        <w:rPr>
          <w:rFonts w:asciiTheme="minorHAnsi" w:hAnsiTheme="minorHAnsi"/>
        </w:rPr>
      </w:pPr>
      <w:r w:rsidRPr="00EE0B97">
        <w:rPr>
          <w:rFonts w:asciiTheme="minorHAnsi" w:hAnsiTheme="minorHAnsi"/>
        </w:rPr>
        <w:t xml:space="preserve">In other countries, letting go of people is an unpleasant process. </w:t>
      </w:r>
      <w:r w:rsidR="008719D6" w:rsidRPr="00EE0B97">
        <w:rPr>
          <w:rFonts w:asciiTheme="minorHAnsi" w:hAnsiTheme="minorHAnsi"/>
        </w:rPr>
        <w:t>T</w:t>
      </w:r>
      <w:r w:rsidRPr="00EE0B97">
        <w:rPr>
          <w:rFonts w:asciiTheme="minorHAnsi" w:hAnsiTheme="minorHAnsi"/>
        </w:rPr>
        <w:t>he worker faces an uncertain future and morale among the remaining employees runs low. Also</w:t>
      </w:r>
      <w:r w:rsidR="00D95176" w:rsidRPr="00EE0B97">
        <w:rPr>
          <w:rFonts w:asciiTheme="minorHAnsi" w:hAnsiTheme="minorHAnsi"/>
        </w:rPr>
        <w:t>,</w:t>
      </w:r>
      <w:r w:rsidRPr="00EE0B97">
        <w:rPr>
          <w:rFonts w:asciiTheme="minorHAnsi" w:hAnsiTheme="minorHAnsi"/>
        </w:rPr>
        <w:t xml:space="preserve"> the company must pay a severance package.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Aipotu, the process is simpler. When a worker is </w:t>
      </w:r>
      <w:r w:rsidR="00B053A5" w:rsidRPr="00EE0B97">
        <w:rPr>
          <w:rFonts w:asciiTheme="minorHAnsi" w:hAnsiTheme="minorHAnsi"/>
        </w:rPr>
        <w:t>fired or laid-off</w:t>
      </w:r>
      <w:r w:rsidRPr="00EE0B97">
        <w:rPr>
          <w:rFonts w:asciiTheme="minorHAnsi" w:hAnsiTheme="minorHAnsi"/>
        </w:rPr>
        <w:t xml:space="preserve">, the company supplies </w:t>
      </w:r>
      <w:r w:rsidR="00F12D7C" w:rsidRPr="00EE0B97">
        <w:rPr>
          <w:rFonts w:asciiTheme="minorHAnsi" w:hAnsiTheme="minorHAnsi"/>
        </w:rPr>
        <w:t xml:space="preserve">to the NPS </w:t>
      </w:r>
      <w:r w:rsidRPr="00EE0B97">
        <w:rPr>
          <w:rFonts w:asciiTheme="minorHAnsi" w:hAnsiTheme="minorHAnsi"/>
        </w:rPr>
        <w:t xml:space="preserve">the reasons </w:t>
      </w:r>
      <w:r w:rsidR="00B053A5" w:rsidRPr="00EE0B97">
        <w:rPr>
          <w:rFonts w:asciiTheme="minorHAnsi" w:hAnsiTheme="minorHAnsi"/>
        </w:rPr>
        <w:t>for the dismissal</w:t>
      </w:r>
      <w:r w:rsidRPr="00EE0B97">
        <w:rPr>
          <w:rFonts w:asciiTheme="minorHAnsi" w:hAnsiTheme="minorHAnsi"/>
        </w:rPr>
        <w:t xml:space="preserve">. Also supplied is a report of the person’s strengths and weaknesses. The company supplies this info without fear of prosecution. The </w:t>
      </w:r>
      <w:r w:rsidR="00B053A5" w:rsidRPr="00EE0B97">
        <w:rPr>
          <w:rFonts w:asciiTheme="minorHAnsi" w:hAnsiTheme="minorHAnsi"/>
        </w:rPr>
        <w:t xml:space="preserve">NPS keeps the </w:t>
      </w:r>
      <w:r w:rsidRPr="00EE0B97">
        <w:rPr>
          <w:rFonts w:asciiTheme="minorHAnsi" w:hAnsiTheme="minorHAnsi"/>
        </w:rPr>
        <w:t>names of the people supplying this information confidential.</w:t>
      </w:r>
    </w:p>
    <w:p w:rsidR="004904FD" w:rsidRPr="00EE0B97" w:rsidRDefault="004904FD">
      <w:pPr>
        <w:widowControl w:val="0"/>
        <w:rPr>
          <w:rFonts w:asciiTheme="minorHAnsi" w:hAnsiTheme="minorHAnsi"/>
        </w:rPr>
      </w:pPr>
    </w:p>
    <w:p w:rsidR="004904FD" w:rsidRPr="00EE0B97" w:rsidRDefault="00B053A5">
      <w:pPr>
        <w:widowControl w:val="0"/>
        <w:rPr>
          <w:rFonts w:asciiTheme="minorHAnsi" w:hAnsiTheme="minorHAnsi"/>
        </w:rPr>
      </w:pPr>
      <w:r w:rsidRPr="00EE0B97">
        <w:rPr>
          <w:rFonts w:asciiTheme="minorHAnsi" w:hAnsiTheme="minorHAnsi"/>
        </w:rPr>
        <w:t>Companies don’t need to supply s</w:t>
      </w:r>
      <w:r w:rsidR="00665477" w:rsidRPr="00EE0B97">
        <w:rPr>
          <w:rFonts w:asciiTheme="minorHAnsi" w:hAnsiTheme="minorHAnsi"/>
        </w:rPr>
        <w:t>everance packages because the NPS financially supports the applicant while they are looking for a new job. This gives a big savings to the companies.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Because the NPS supplies the employment needs of companies, human resource departments are either very small or non-existent. A possible down side is that people constantly move from company to company as </w:t>
      </w:r>
      <w:r w:rsidR="00F12D7C" w:rsidRPr="00EE0B97">
        <w:rPr>
          <w:rFonts w:asciiTheme="minorHAnsi" w:hAnsiTheme="minorHAnsi"/>
        </w:rPr>
        <w:t>opportunities</w:t>
      </w:r>
      <w:r w:rsidRPr="00EE0B97">
        <w:rPr>
          <w:rFonts w:asciiTheme="minorHAnsi" w:hAnsiTheme="minorHAnsi"/>
        </w:rPr>
        <w:t xml:space="preserve"> arise.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This isn</w:t>
      </w:r>
      <w:r w:rsidR="00F12D7C" w:rsidRPr="00EE0B97">
        <w:rPr>
          <w:rFonts w:asciiTheme="minorHAnsi" w:hAnsiTheme="minorHAnsi"/>
        </w:rPr>
        <w:t>’</w:t>
      </w:r>
      <w:r w:rsidRPr="00EE0B97">
        <w:rPr>
          <w:rFonts w:asciiTheme="minorHAnsi" w:hAnsiTheme="minorHAnsi"/>
        </w:rPr>
        <w:t>t as stressful as you might think since resources are available to help in the transition.</w:t>
      </w:r>
    </w:p>
    <w:p w:rsidR="000D2926" w:rsidRPr="00EE0B97" w:rsidRDefault="000D2926">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information obtained </w:t>
      </w:r>
      <w:r w:rsidR="00F90B74" w:rsidRPr="00EE0B97">
        <w:rPr>
          <w:rFonts w:asciiTheme="minorHAnsi" w:hAnsiTheme="minorHAnsi"/>
        </w:rPr>
        <w:t>from</w:t>
      </w:r>
      <w:r w:rsidRPr="00EE0B97">
        <w:rPr>
          <w:rFonts w:asciiTheme="minorHAnsi" w:hAnsiTheme="minorHAnsi"/>
        </w:rPr>
        <w:t xml:space="preserve"> the former employer is required to assist the applicant. Using this information, the employment councilor works with the applicant to plan the person’s next move. If the problem is behavioral, </w:t>
      </w:r>
      <w:r w:rsidR="00EB7B81" w:rsidRPr="00EE0B97">
        <w:rPr>
          <w:rFonts w:asciiTheme="minorHAnsi" w:hAnsiTheme="minorHAnsi"/>
        </w:rPr>
        <w:t xml:space="preserve">the councilor takes </w:t>
      </w:r>
      <w:r w:rsidRPr="00EE0B97">
        <w:rPr>
          <w:rFonts w:asciiTheme="minorHAnsi" w:hAnsiTheme="minorHAnsi"/>
        </w:rPr>
        <w:t xml:space="preserve">appropriate action. This could involve seeing a psychologist. If the problem is substandard performance, </w:t>
      </w:r>
      <w:r w:rsidR="00EB7B81" w:rsidRPr="00EE0B97">
        <w:rPr>
          <w:rFonts w:asciiTheme="minorHAnsi" w:hAnsiTheme="minorHAnsi"/>
        </w:rPr>
        <w:t xml:space="preserve">the councilor evaluates </w:t>
      </w:r>
      <w:r w:rsidRPr="00EE0B97">
        <w:rPr>
          <w:rFonts w:asciiTheme="minorHAnsi" w:hAnsiTheme="minorHAnsi"/>
        </w:rPr>
        <w:t xml:space="preserve">the applicant’s work strategies. </w:t>
      </w:r>
      <w:r w:rsidR="00EB7B81" w:rsidRPr="00EE0B97">
        <w:rPr>
          <w:rFonts w:asciiTheme="minorHAnsi" w:hAnsiTheme="minorHAnsi"/>
        </w:rPr>
        <w:t>The councilor could suggest a</w:t>
      </w:r>
      <w:r w:rsidRPr="00EE0B97">
        <w:rPr>
          <w:rFonts w:asciiTheme="minorHAnsi" w:hAnsiTheme="minorHAnsi"/>
        </w:rPr>
        <w:t xml:space="preserve">dditional </w:t>
      </w:r>
      <w:r w:rsidR="00F90B74" w:rsidRPr="00EE0B97">
        <w:rPr>
          <w:rFonts w:asciiTheme="minorHAnsi" w:hAnsiTheme="minorHAnsi"/>
        </w:rPr>
        <w:t>training</w:t>
      </w:r>
      <w:r w:rsidRPr="00EE0B97">
        <w:rPr>
          <w:rFonts w:asciiTheme="minorHAnsi" w:hAnsiTheme="minorHAnsi"/>
        </w:rPr>
        <w:t xml:space="preserve"> or even a complete change in career. Once the </w:t>
      </w:r>
      <w:r w:rsidR="00EB7B81" w:rsidRPr="00EE0B97">
        <w:rPr>
          <w:rFonts w:asciiTheme="minorHAnsi" w:hAnsiTheme="minorHAnsi"/>
        </w:rPr>
        <w:t xml:space="preserve">client addresses the </w:t>
      </w:r>
      <w:r w:rsidRPr="00EE0B97">
        <w:rPr>
          <w:rFonts w:asciiTheme="minorHAnsi" w:hAnsiTheme="minorHAnsi"/>
        </w:rPr>
        <w:t xml:space="preserve">reasons </w:t>
      </w:r>
      <w:r w:rsidRPr="00EE0B97">
        <w:rPr>
          <w:rFonts w:asciiTheme="minorHAnsi" w:hAnsiTheme="minorHAnsi"/>
        </w:rPr>
        <w:lastRenderedPageBreak/>
        <w:t>for losing a job, the process of getting a new job starts.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By placing emphasis on the worker, Aipotu has become a country full of world-class companies.</w:t>
      </w:r>
    </w:p>
    <w:p w:rsidR="004904FD" w:rsidRPr="00EE0B97" w:rsidRDefault="004904FD">
      <w:pPr>
        <w:widowControl w:val="0"/>
        <w:rPr>
          <w:rFonts w:asciiTheme="minorHAnsi" w:hAnsiTheme="minorHAnsi"/>
        </w:rPr>
      </w:pPr>
    </w:p>
    <w:p w:rsidR="004904FD" w:rsidRPr="00EE0B97" w:rsidRDefault="00EB7B81">
      <w:pPr>
        <w:widowControl w:val="0"/>
        <w:rPr>
          <w:rFonts w:asciiTheme="minorHAnsi" w:hAnsiTheme="minorHAnsi"/>
        </w:rPr>
      </w:pPr>
      <w:r w:rsidRPr="00EE0B97">
        <w:rPr>
          <w:rFonts w:asciiTheme="minorHAnsi" w:hAnsiTheme="minorHAnsi"/>
        </w:rPr>
        <w:t>We should mention here</w:t>
      </w:r>
      <w:r w:rsidR="00665477" w:rsidRPr="00EE0B97">
        <w:rPr>
          <w:rFonts w:asciiTheme="minorHAnsi" w:hAnsiTheme="minorHAnsi"/>
        </w:rPr>
        <w:t xml:space="preserve"> that the NPS will only financially support a client if the client participates in the job finding process on a full time basis.</w:t>
      </w:r>
    </w:p>
    <w:p w:rsidR="004904FD" w:rsidRPr="00EE0B97" w:rsidRDefault="004904FD">
      <w:pPr>
        <w:widowControl w:val="0"/>
        <w:rPr>
          <w:rFonts w:asciiTheme="minorHAnsi" w:hAnsiTheme="minorHAnsi"/>
        </w:rPr>
      </w:pPr>
    </w:p>
    <w:p w:rsidR="004904FD" w:rsidRPr="00EE0B97" w:rsidRDefault="00EB7B81">
      <w:pPr>
        <w:widowControl w:val="0"/>
        <w:rPr>
          <w:rFonts w:asciiTheme="minorHAnsi" w:hAnsiTheme="minorHAnsi"/>
        </w:rPr>
      </w:pPr>
      <w:r w:rsidRPr="00EE0B97">
        <w:rPr>
          <w:rFonts w:asciiTheme="minorHAnsi" w:hAnsiTheme="minorHAnsi"/>
        </w:rPr>
        <w:t>The NPS evaluates e</w:t>
      </w:r>
      <w:r w:rsidR="00665477" w:rsidRPr="00EE0B97">
        <w:rPr>
          <w:rFonts w:asciiTheme="minorHAnsi" w:hAnsiTheme="minorHAnsi"/>
        </w:rPr>
        <w:t xml:space="preserve">ach person on an individual basis. </w:t>
      </w:r>
      <w:r w:rsidRPr="00EE0B97">
        <w:rPr>
          <w:rFonts w:asciiTheme="minorHAnsi" w:hAnsiTheme="minorHAnsi"/>
        </w:rPr>
        <w:t>It considers i</w:t>
      </w:r>
      <w:r w:rsidR="00665477" w:rsidRPr="00EE0B97">
        <w:rPr>
          <w:rFonts w:asciiTheme="minorHAnsi" w:hAnsiTheme="minorHAnsi"/>
        </w:rPr>
        <w:t>ssues such as health</w:t>
      </w:r>
      <w:r w:rsidR="007D418C" w:rsidRPr="00EE0B97">
        <w:rPr>
          <w:rFonts w:asciiTheme="minorHAnsi" w:hAnsiTheme="minorHAnsi"/>
        </w:rPr>
        <w:t xml:space="preserve"> and</w:t>
      </w:r>
      <w:r w:rsidR="00665477" w:rsidRPr="00EE0B97">
        <w:rPr>
          <w:rFonts w:asciiTheme="minorHAnsi" w:hAnsiTheme="minorHAnsi"/>
        </w:rPr>
        <w:t xml:space="preserve"> physical and mental abilities when dealing with people.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If a person </w:t>
      </w:r>
      <w:r w:rsidR="00F90B74" w:rsidRPr="00EE0B97">
        <w:rPr>
          <w:rFonts w:asciiTheme="minorHAnsi" w:hAnsiTheme="minorHAnsi"/>
        </w:rPr>
        <w:t>can’t</w:t>
      </w:r>
      <w:r w:rsidRPr="00EE0B97">
        <w:rPr>
          <w:rFonts w:asciiTheme="minorHAnsi" w:hAnsiTheme="minorHAnsi"/>
        </w:rPr>
        <w:t xml:space="preserve"> work, then they can</w:t>
      </w:r>
      <w:r w:rsidR="00F90B74" w:rsidRPr="00EE0B97">
        <w:rPr>
          <w:rFonts w:asciiTheme="minorHAnsi" w:hAnsiTheme="minorHAnsi"/>
        </w:rPr>
        <w:t>’</w:t>
      </w:r>
      <w:r w:rsidRPr="00EE0B97">
        <w:rPr>
          <w:rFonts w:asciiTheme="minorHAnsi" w:hAnsiTheme="minorHAnsi"/>
        </w:rPr>
        <w:t xml:space="preserve">t work. </w:t>
      </w:r>
      <w:r w:rsidR="00EB7B81" w:rsidRPr="00EE0B97">
        <w:rPr>
          <w:rFonts w:asciiTheme="minorHAnsi" w:hAnsiTheme="minorHAnsi"/>
        </w:rPr>
        <w:t>People never get</w:t>
      </w:r>
      <w:r w:rsidRPr="00EE0B97">
        <w:rPr>
          <w:rFonts w:asciiTheme="minorHAnsi" w:hAnsiTheme="minorHAnsi"/>
        </w:rPr>
        <w:t xml:space="preserve"> menial jobs just for the sake of doing work. You won</w:t>
      </w:r>
      <w:r w:rsidR="00F90B74" w:rsidRPr="00EE0B97">
        <w:rPr>
          <w:rFonts w:asciiTheme="minorHAnsi" w:hAnsiTheme="minorHAnsi"/>
        </w:rPr>
        <w:t>’</w:t>
      </w:r>
      <w:r w:rsidRPr="00EE0B97">
        <w:rPr>
          <w:rFonts w:asciiTheme="minorHAnsi" w:hAnsiTheme="minorHAnsi"/>
        </w:rPr>
        <w:t>t find physically and mentally challenged people selling pens on the street corner.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According to </w:t>
      </w:r>
      <w:proofErr w:type="spellStart"/>
      <w:r w:rsidRPr="00EE0B97">
        <w:rPr>
          <w:rFonts w:asciiTheme="minorHAnsi" w:hAnsiTheme="minorHAnsi"/>
        </w:rPr>
        <w:t>Bolles</w:t>
      </w:r>
      <w:proofErr w:type="spellEnd"/>
      <w:r w:rsidRPr="00EE0B97">
        <w:rPr>
          <w:rFonts w:asciiTheme="minorHAnsi" w:hAnsiTheme="minorHAnsi"/>
        </w:rPr>
        <w:t>, it’s difficult for employers to find good employees. This problem disappears when you create a system designed to help people fulfill their potential.</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rPr>
          <w:rFonts w:asciiTheme="minorHAnsi" w:hAnsiTheme="minorHAnsi"/>
        </w:rPr>
        <w:sectPr w:rsidR="004904FD" w:rsidRPr="00EE0B97" w:rsidSect="00493BD2">
          <w:headerReference w:type="default" r:id="rId85"/>
          <w:headerReference w:type="first" r:id="rId86"/>
          <w:type w:val="continuous"/>
          <w:pgSz w:w="8640" w:h="12960" w:code="1"/>
          <w:pgMar w:top="720" w:right="720" w:bottom="720" w:left="720" w:header="288" w:footer="288" w:gutter="360"/>
          <w:cols w:space="709"/>
          <w:noEndnote/>
          <w:titlePg/>
          <w:docGrid w:linePitch="326"/>
        </w:sectPr>
      </w:pPr>
      <w:bookmarkStart w:id="174" w:name="_Toc477965026"/>
      <w:bookmarkStart w:id="175" w:name="_Toc18412617"/>
      <w:bookmarkStart w:id="176" w:name="Education"/>
    </w:p>
    <w:p w:rsidR="004904FD" w:rsidRPr="00EE0B97" w:rsidRDefault="00665477">
      <w:pPr>
        <w:pStyle w:val="H2"/>
        <w:rPr>
          <w:rFonts w:asciiTheme="minorHAnsi" w:hAnsiTheme="minorHAnsi"/>
          <w:bCs w:val="0"/>
          <w:szCs w:val="24"/>
        </w:rPr>
      </w:pPr>
      <w:bookmarkStart w:id="177" w:name="_Toc146731256"/>
      <w:bookmarkStart w:id="178" w:name="_Toc146731348"/>
      <w:bookmarkStart w:id="179" w:name="_Toc146731483"/>
      <w:bookmarkStart w:id="180" w:name="_Toc146732826"/>
      <w:bookmarkStart w:id="181" w:name="_Toc290215051"/>
      <w:bookmarkStart w:id="182" w:name="_Toc383697541"/>
      <w:r w:rsidRPr="00EE0B97">
        <w:rPr>
          <w:rFonts w:asciiTheme="minorHAnsi" w:hAnsiTheme="minorHAnsi"/>
          <w:bCs w:val="0"/>
          <w:szCs w:val="24"/>
        </w:rPr>
        <w:lastRenderedPageBreak/>
        <w:t>Education</w:t>
      </w:r>
      <w:bookmarkEnd w:id="174"/>
      <w:bookmarkEnd w:id="175"/>
      <w:bookmarkEnd w:id="176"/>
      <w:bookmarkEnd w:id="177"/>
      <w:bookmarkEnd w:id="178"/>
      <w:bookmarkEnd w:id="179"/>
      <w:bookmarkEnd w:id="180"/>
      <w:bookmarkEnd w:id="181"/>
      <w:bookmarkEnd w:id="182"/>
    </w:p>
    <w:p w:rsidR="004904FD" w:rsidRPr="00EE0B97" w:rsidRDefault="00665477">
      <w:pPr>
        <w:pStyle w:val="Quote1"/>
        <w:rPr>
          <w:rFonts w:asciiTheme="minorHAnsi" w:hAnsiTheme="minorHAnsi"/>
          <w:szCs w:val="24"/>
        </w:rPr>
      </w:pPr>
      <w:r w:rsidRPr="00EE0B97">
        <w:rPr>
          <w:rFonts w:asciiTheme="minorHAnsi" w:hAnsiTheme="minorHAnsi"/>
          <w:szCs w:val="24"/>
        </w:rPr>
        <w:t>Ignorance is an evil weed,</w:t>
      </w:r>
      <w:r w:rsidRPr="00EE0B97">
        <w:rPr>
          <w:rFonts w:asciiTheme="minorHAnsi" w:hAnsiTheme="minorHAnsi"/>
          <w:szCs w:val="24"/>
        </w:rPr>
        <w:br/>
        <w:t>which dictators may cultivate</w:t>
      </w:r>
      <w:r w:rsidRPr="00EE0B97">
        <w:rPr>
          <w:rFonts w:asciiTheme="minorHAnsi" w:hAnsiTheme="minorHAnsi"/>
          <w:szCs w:val="24"/>
        </w:rPr>
        <w:br/>
        <w:t>among their dupes, but which no</w:t>
      </w:r>
      <w:r w:rsidRPr="00EE0B97">
        <w:rPr>
          <w:rFonts w:asciiTheme="minorHAnsi" w:hAnsiTheme="minorHAnsi"/>
          <w:szCs w:val="24"/>
        </w:rPr>
        <w:br/>
        <w:t>democracy can afford among its citizens.</w:t>
      </w:r>
      <w:r w:rsidRPr="00EE0B97">
        <w:rPr>
          <w:rFonts w:asciiTheme="minorHAnsi" w:hAnsiTheme="minorHAnsi"/>
          <w:szCs w:val="24"/>
        </w:rPr>
        <w:br/>
        <w:t xml:space="preserve">-- W. H. Beveridge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Only the educated are free.</w:t>
      </w:r>
      <w:r w:rsidRPr="00EE0B97">
        <w:rPr>
          <w:rFonts w:asciiTheme="minorHAnsi" w:hAnsiTheme="minorHAnsi"/>
          <w:szCs w:val="24"/>
        </w:rPr>
        <w:br/>
        <w:t>-- Epictetus --</w:t>
      </w:r>
    </w:p>
    <w:p w:rsidR="0033300C" w:rsidRPr="00EE0B97" w:rsidRDefault="0033300C">
      <w:pPr>
        <w:pStyle w:val="Quote1"/>
        <w:rPr>
          <w:rFonts w:asciiTheme="minorHAnsi" w:hAnsiTheme="minorHAnsi"/>
          <w:szCs w:val="24"/>
        </w:rPr>
      </w:pPr>
    </w:p>
    <w:p w:rsidR="0033300C" w:rsidRPr="00EE0B97" w:rsidRDefault="0033300C">
      <w:pPr>
        <w:pStyle w:val="Quote1"/>
        <w:rPr>
          <w:rFonts w:asciiTheme="minorHAnsi" w:hAnsiTheme="minorHAnsi"/>
          <w:szCs w:val="24"/>
        </w:rPr>
      </w:pPr>
      <w:r w:rsidRPr="00EE0B97">
        <w:rPr>
          <w:rFonts w:asciiTheme="minorHAnsi" w:hAnsiTheme="minorHAnsi"/>
          <w:szCs w:val="24"/>
        </w:rPr>
        <w:t>I don’t have a learning disability,</w:t>
      </w:r>
      <w:r w:rsidRPr="00EE0B97">
        <w:rPr>
          <w:rFonts w:asciiTheme="minorHAnsi" w:hAnsiTheme="minorHAnsi"/>
          <w:szCs w:val="24"/>
        </w:rPr>
        <w:br/>
        <w:t>I have a teacher disability</w:t>
      </w:r>
      <w:r w:rsidR="00D7661A" w:rsidRPr="00EE0B97">
        <w:rPr>
          <w:rFonts w:asciiTheme="minorHAnsi" w:hAnsiTheme="minorHAnsi"/>
          <w:szCs w:val="24"/>
        </w:rPr>
        <w:t>.</w:t>
      </w:r>
      <w:r w:rsidRPr="00EE0B97">
        <w:rPr>
          <w:rFonts w:asciiTheme="minorHAnsi" w:hAnsiTheme="minorHAnsi"/>
          <w:szCs w:val="24"/>
        </w:rPr>
        <w:br/>
        <w:t>-- Dr. Slip Cam --</w:t>
      </w:r>
    </w:p>
    <w:p w:rsidR="004904FD" w:rsidRPr="00EE0B97" w:rsidRDefault="00FE4705">
      <w:pPr>
        <w:widowControl w:val="0"/>
        <w:rPr>
          <w:rFonts w:asciiTheme="minorHAnsi" w:hAnsiTheme="minorHAnsi"/>
        </w:rPr>
      </w:pPr>
      <w:r>
        <w:rPr>
          <w:rFonts w:asciiTheme="minorHAnsi" w:hAnsiTheme="minorHAnsi"/>
          <w:noProof/>
        </w:rPr>
        <w:pict>
          <v:shape id="_x0000_s3159" type="#_x0000_t202" style="position:absolute;left:0;text-align:left;margin-left:-18.8pt;margin-top:10pt;width:38.65pt;height:29.95pt;z-index:-251510272;mso-wrap-edited:f;mso-wrap-distance-left:0;mso-wrap-distance-right:0" wrapcoords="-1350 0 -1350 21600 22950 21600 22950 0 -1350 0" stroked="f">
            <v:textbox style="mso-next-textbox:#_x0000_s3159" inset="0,0,0,0">
              <w:txbxContent>
                <w:p w:rsidR="00A154F0" w:rsidRPr="002773A9" w:rsidRDefault="00A154F0" w:rsidP="00B5318A">
                  <w:pPr>
                    <w:jc w:val="right"/>
                    <w:rPr>
                      <w:rFonts w:ascii="Aharoni" w:hAnsi="Aharoni" w:cs="Aharoni"/>
                      <w:sz w:val="76"/>
                      <w:szCs w:val="76"/>
                    </w:rPr>
                  </w:pPr>
                  <w:r>
                    <w:rPr>
                      <w:rFonts w:ascii="Aharoni" w:hAnsi="Aharoni" w:cs="Aharoni"/>
                      <w:sz w:val="76"/>
                      <w:szCs w:val="76"/>
                    </w:rPr>
                    <w:t>T</w:t>
                  </w:r>
                </w:p>
              </w:txbxContent>
            </v:textbox>
            <w10:wrap type="tight"/>
          </v:shape>
        </w:pict>
      </w:r>
    </w:p>
    <w:p w:rsidR="004904FD" w:rsidRPr="00EE0B97" w:rsidRDefault="00665477">
      <w:pPr>
        <w:widowControl w:val="0"/>
        <w:rPr>
          <w:rFonts w:asciiTheme="minorHAnsi" w:hAnsiTheme="minorHAnsi"/>
        </w:rPr>
      </w:pPr>
      <w:r w:rsidRPr="00EE0B97">
        <w:rPr>
          <w:rFonts w:asciiTheme="minorHAnsi" w:hAnsiTheme="minorHAnsi"/>
          <w:noProof/>
        </w:rPr>
        <w:t>he world is a complicated place, and getting more so each day.</w:t>
      </w:r>
      <w:r w:rsidRPr="00EE0B97">
        <w:rPr>
          <w:rFonts w:asciiTheme="minorHAnsi" w:hAnsiTheme="minorHAnsi"/>
        </w:rPr>
        <w:t xml:space="preserve"> The average person encounters more cultures and ways of life today th</w:t>
      </w:r>
      <w:r w:rsidR="00CD434A" w:rsidRPr="00EE0B97">
        <w:rPr>
          <w:rFonts w:asciiTheme="minorHAnsi" w:hAnsiTheme="minorHAnsi"/>
        </w:rPr>
        <w:t>a</w:t>
      </w:r>
      <w:r w:rsidRPr="00EE0B97">
        <w:rPr>
          <w:rFonts w:asciiTheme="minorHAnsi" w:hAnsiTheme="minorHAnsi"/>
        </w:rPr>
        <w:t xml:space="preserve">n people did in the nineteenth century. The level of technology today is higher. The pace of life is faster. The expectations placed on people are greater. Can </w:t>
      </w:r>
      <w:r w:rsidR="00293EED" w:rsidRPr="00EE0B97">
        <w:rPr>
          <w:rFonts w:asciiTheme="minorHAnsi" w:hAnsiTheme="minorHAnsi"/>
        </w:rPr>
        <w:t xml:space="preserve">we do </w:t>
      </w:r>
      <w:r w:rsidRPr="00EE0B97">
        <w:rPr>
          <w:rFonts w:asciiTheme="minorHAnsi" w:hAnsiTheme="minorHAnsi"/>
        </w:rPr>
        <w:t xml:space="preserve">anything </w:t>
      </w:r>
      <w:r w:rsidR="00882BFB" w:rsidRPr="00EE0B97">
        <w:rPr>
          <w:rFonts w:asciiTheme="minorHAnsi" w:hAnsiTheme="minorHAnsi"/>
        </w:rPr>
        <w:t xml:space="preserve">to </w:t>
      </w:r>
      <w:r w:rsidRPr="00EE0B97">
        <w:rPr>
          <w:rFonts w:asciiTheme="minorHAnsi" w:hAnsiTheme="minorHAnsi"/>
        </w:rPr>
        <w:t>cope with a situation that evolution never fitted us to deal with?</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answer is a resounding – YES. We can do more than just cope. We can excel. We have the tools. We have the talent. We can make it happen.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Hundreds of books </w:t>
      </w:r>
      <w:r w:rsidR="00D7661A" w:rsidRPr="00EE0B97">
        <w:rPr>
          <w:rFonts w:asciiTheme="minorHAnsi" w:hAnsiTheme="minorHAnsi"/>
        </w:rPr>
        <w:t>are available to help us</w:t>
      </w:r>
      <w:r w:rsidRPr="00EE0B97">
        <w:rPr>
          <w:rFonts w:asciiTheme="minorHAnsi" w:hAnsiTheme="minorHAnsi"/>
        </w:rPr>
        <w:t xml:space="preserve"> improv</w:t>
      </w:r>
      <w:r w:rsidR="00D7661A" w:rsidRPr="00EE0B97">
        <w:rPr>
          <w:rFonts w:asciiTheme="minorHAnsi" w:hAnsiTheme="minorHAnsi"/>
        </w:rPr>
        <w:t>e</w:t>
      </w:r>
      <w:r w:rsidRPr="00EE0B97">
        <w:rPr>
          <w:rFonts w:asciiTheme="minorHAnsi" w:hAnsiTheme="minorHAnsi"/>
        </w:rPr>
        <w:t xml:space="preserve"> all aspects of our lives. Sadly, few people know about them and fewer use them. Aipotu deals with this problem by teaching essential skills to children in basic schooling.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snapToGrid w:val="0"/>
        </w:rPr>
      </w:pPr>
      <w:r w:rsidRPr="00EE0B97">
        <w:rPr>
          <w:rFonts w:asciiTheme="minorHAnsi" w:hAnsiTheme="minorHAnsi"/>
          <w:snapToGrid w:val="0"/>
        </w:rPr>
        <w:t xml:space="preserve">Einstein makes a comment about our educational system that </w:t>
      </w:r>
      <w:r w:rsidR="00882BFB" w:rsidRPr="00EE0B97">
        <w:rPr>
          <w:rFonts w:asciiTheme="minorHAnsi" w:hAnsiTheme="minorHAnsi"/>
          <w:snapToGrid w:val="0"/>
        </w:rPr>
        <w:t xml:space="preserve">is </w:t>
      </w:r>
      <w:r w:rsidRPr="00EE0B97">
        <w:rPr>
          <w:rFonts w:asciiTheme="minorHAnsi" w:hAnsiTheme="minorHAnsi"/>
          <w:snapToGrid w:val="0"/>
        </w:rPr>
        <w:t>unfortunately still relevant at the time of this writing:</w:t>
      </w:r>
    </w:p>
    <w:p w:rsidR="004904FD" w:rsidRPr="00EE0B97" w:rsidRDefault="004904FD">
      <w:pPr>
        <w:widowControl w:val="0"/>
        <w:rPr>
          <w:rFonts w:asciiTheme="minorHAnsi" w:hAnsiTheme="minorHAnsi"/>
          <w:snapToGrid w:val="0"/>
        </w:rPr>
      </w:pPr>
    </w:p>
    <w:p w:rsidR="004904FD" w:rsidRPr="00EE0B97" w:rsidRDefault="00665477">
      <w:pPr>
        <w:pStyle w:val="quote2"/>
        <w:rPr>
          <w:rFonts w:asciiTheme="minorHAnsi" w:hAnsiTheme="minorHAnsi"/>
          <w:snapToGrid w:val="0"/>
          <w:szCs w:val="24"/>
        </w:rPr>
      </w:pPr>
      <w:r w:rsidRPr="00EE0B97">
        <w:rPr>
          <w:rFonts w:asciiTheme="minorHAnsi" w:hAnsiTheme="minorHAnsi"/>
          <w:snapToGrid w:val="0"/>
          <w:szCs w:val="24"/>
        </w:rPr>
        <w:t>“It is in fact nothing short of a miracle that the modern methods of instruction have not yet entirely strangled the holy curious of inquiry. It is a very grave mistake to think that the enjoyment of seeing and searching can be promoted by means of coercion and a sense of duty.”</w:t>
      </w:r>
    </w:p>
    <w:p w:rsidR="004904FD" w:rsidRPr="00EE0B97" w:rsidRDefault="00665477">
      <w:pPr>
        <w:widowControl w:val="0"/>
        <w:rPr>
          <w:rFonts w:asciiTheme="minorHAnsi" w:hAnsiTheme="minorHAnsi"/>
          <w:snapToGrid w:val="0"/>
        </w:rPr>
      </w:pPr>
      <w:proofErr w:type="spellStart"/>
      <w:r w:rsidRPr="00EE0B97">
        <w:rPr>
          <w:rFonts w:asciiTheme="minorHAnsi" w:hAnsiTheme="minorHAnsi"/>
          <w:snapToGrid w:val="0"/>
        </w:rPr>
        <w:t>Aip</w:t>
      </w:r>
      <w:r w:rsidR="00C41194" w:rsidRPr="00EE0B97">
        <w:rPr>
          <w:rFonts w:asciiTheme="minorHAnsi" w:hAnsiTheme="minorHAnsi"/>
          <w:snapToGrid w:val="0"/>
        </w:rPr>
        <w:t>otunian</w:t>
      </w:r>
      <w:r w:rsidRPr="00EE0B97">
        <w:rPr>
          <w:rFonts w:asciiTheme="minorHAnsi" w:hAnsiTheme="minorHAnsi"/>
          <w:snapToGrid w:val="0"/>
        </w:rPr>
        <w:t>s</w:t>
      </w:r>
      <w:proofErr w:type="spellEnd"/>
      <w:r w:rsidRPr="00EE0B97">
        <w:rPr>
          <w:rFonts w:asciiTheme="minorHAnsi" w:hAnsiTheme="minorHAnsi"/>
          <w:snapToGrid w:val="0"/>
        </w:rPr>
        <w:t xml:space="preserve"> believe learning should be fun, and </w:t>
      </w:r>
      <w:r w:rsidR="00C41194" w:rsidRPr="00EE0B97">
        <w:rPr>
          <w:rFonts w:asciiTheme="minorHAnsi" w:hAnsiTheme="minorHAnsi"/>
          <w:snapToGrid w:val="0"/>
        </w:rPr>
        <w:t xml:space="preserve">should </w:t>
      </w:r>
      <w:r w:rsidRPr="00EE0B97">
        <w:rPr>
          <w:rFonts w:asciiTheme="minorHAnsi" w:hAnsiTheme="minorHAnsi"/>
          <w:snapToGrid w:val="0"/>
        </w:rPr>
        <w:t xml:space="preserve">give a sense of </w:t>
      </w:r>
      <w:r w:rsidR="00C41194" w:rsidRPr="00EE0B97">
        <w:rPr>
          <w:rFonts w:asciiTheme="minorHAnsi" w:hAnsiTheme="minorHAnsi"/>
          <w:snapToGrid w:val="0"/>
        </w:rPr>
        <w:t>achievement</w:t>
      </w:r>
      <w:r w:rsidRPr="00EE0B97">
        <w:rPr>
          <w:rFonts w:asciiTheme="minorHAnsi" w:hAnsiTheme="minorHAnsi"/>
          <w:snapToGrid w:val="0"/>
        </w:rPr>
        <w:t xml:space="preserve">.  </w:t>
      </w:r>
      <w:r w:rsidR="00C41194" w:rsidRPr="00EE0B97">
        <w:rPr>
          <w:rFonts w:asciiTheme="minorHAnsi" w:hAnsiTheme="minorHAnsi"/>
          <w:snapToGrid w:val="0"/>
        </w:rPr>
        <w:t>Fun makes learning faster and easier</w:t>
      </w:r>
      <w:r w:rsidRPr="00EE0B97">
        <w:rPr>
          <w:rFonts w:asciiTheme="minorHAnsi" w:hAnsiTheme="minorHAnsi"/>
          <w:snapToGrid w:val="0"/>
        </w:rPr>
        <w:t>.</w:t>
      </w:r>
    </w:p>
    <w:p w:rsidR="004904FD" w:rsidRPr="00EE0B97" w:rsidRDefault="004904FD">
      <w:pPr>
        <w:widowControl w:val="0"/>
        <w:rPr>
          <w:rFonts w:asciiTheme="minorHAnsi" w:hAnsiTheme="minorHAnsi"/>
          <w:snapToGrid w:val="0"/>
        </w:rPr>
      </w:pPr>
    </w:p>
    <w:p w:rsidR="004904FD" w:rsidRPr="00EE0B97" w:rsidRDefault="00665477">
      <w:pPr>
        <w:widowControl w:val="0"/>
        <w:rPr>
          <w:rFonts w:asciiTheme="minorHAnsi" w:hAnsiTheme="minorHAnsi"/>
          <w:snapToGrid w:val="0"/>
        </w:rPr>
      </w:pPr>
      <w:r w:rsidRPr="00EE0B97">
        <w:rPr>
          <w:rFonts w:asciiTheme="minorHAnsi" w:hAnsiTheme="minorHAnsi"/>
          <w:snapToGrid w:val="0"/>
        </w:rPr>
        <w:t>This goal is</w:t>
      </w:r>
      <w:r w:rsidR="00C41194" w:rsidRPr="00EE0B97">
        <w:rPr>
          <w:rFonts w:asciiTheme="minorHAnsi" w:hAnsiTheme="minorHAnsi"/>
          <w:snapToGrid w:val="0"/>
        </w:rPr>
        <w:t>n’</w:t>
      </w:r>
      <w:r w:rsidRPr="00EE0B97">
        <w:rPr>
          <w:rFonts w:asciiTheme="minorHAnsi" w:hAnsiTheme="minorHAnsi"/>
          <w:snapToGrid w:val="0"/>
        </w:rPr>
        <w:t>t always easy. Many subjects require hard work to master, and some subjects will always be boring. This doesn</w:t>
      </w:r>
      <w:r w:rsidR="00C41194" w:rsidRPr="00EE0B97">
        <w:rPr>
          <w:rFonts w:asciiTheme="minorHAnsi" w:hAnsiTheme="minorHAnsi"/>
          <w:snapToGrid w:val="0"/>
        </w:rPr>
        <w:t>’</w:t>
      </w:r>
      <w:r w:rsidRPr="00EE0B97">
        <w:rPr>
          <w:rFonts w:asciiTheme="minorHAnsi" w:hAnsiTheme="minorHAnsi"/>
          <w:snapToGrid w:val="0"/>
        </w:rPr>
        <w:t xml:space="preserve">t mean we should give up. </w:t>
      </w:r>
      <w:r w:rsidR="00D7661A" w:rsidRPr="00EE0B97">
        <w:rPr>
          <w:rFonts w:asciiTheme="minorHAnsi" w:hAnsiTheme="minorHAnsi"/>
          <w:snapToGrid w:val="0"/>
        </w:rPr>
        <w:t>We must make e</w:t>
      </w:r>
      <w:r w:rsidRPr="00EE0B97">
        <w:rPr>
          <w:rFonts w:asciiTheme="minorHAnsi" w:hAnsiTheme="minorHAnsi"/>
          <w:snapToGrid w:val="0"/>
        </w:rPr>
        <w:t xml:space="preserve">very effort </w:t>
      </w:r>
      <w:r w:rsidR="00D7661A" w:rsidRPr="00EE0B97">
        <w:rPr>
          <w:rFonts w:asciiTheme="minorHAnsi" w:hAnsiTheme="minorHAnsi"/>
          <w:snapToGrid w:val="0"/>
        </w:rPr>
        <w:t xml:space="preserve">to </w:t>
      </w:r>
      <w:r w:rsidRPr="00EE0B97">
        <w:rPr>
          <w:rFonts w:asciiTheme="minorHAnsi" w:hAnsiTheme="minorHAnsi"/>
          <w:snapToGrid w:val="0"/>
        </w:rPr>
        <w:t>ma</w:t>
      </w:r>
      <w:r w:rsidR="00D7661A" w:rsidRPr="00EE0B97">
        <w:rPr>
          <w:rFonts w:asciiTheme="minorHAnsi" w:hAnsiTheme="minorHAnsi"/>
          <w:snapToGrid w:val="0"/>
        </w:rPr>
        <w:t>ke</w:t>
      </w:r>
      <w:r w:rsidRPr="00EE0B97">
        <w:rPr>
          <w:rFonts w:asciiTheme="minorHAnsi" w:hAnsiTheme="minorHAnsi"/>
          <w:snapToGrid w:val="0"/>
        </w:rPr>
        <w:t xml:space="preserve"> it easier for </w:t>
      </w:r>
      <w:r w:rsidR="00D7661A" w:rsidRPr="00EE0B97">
        <w:rPr>
          <w:rFonts w:asciiTheme="minorHAnsi" w:hAnsiTheme="minorHAnsi"/>
          <w:snapToGrid w:val="0"/>
        </w:rPr>
        <w:t xml:space="preserve">our </w:t>
      </w:r>
      <w:r w:rsidRPr="00EE0B97">
        <w:rPr>
          <w:rFonts w:asciiTheme="minorHAnsi" w:hAnsiTheme="minorHAnsi"/>
          <w:snapToGrid w:val="0"/>
        </w:rPr>
        <w:t>children to succeed.</w:t>
      </w:r>
    </w:p>
    <w:p w:rsidR="004904FD" w:rsidRPr="00EE0B97" w:rsidRDefault="004904FD">
      <w:pPr>
        <w:widowControl w:val="0"/>
        <w:rPr>
          <w:rFonts w:asciiTheme="minorHAnsi" w:hAnsiTheme="minorHAnsi"/>
          <w:snapToGrid w:val="0"/>
        </w:rPr>
      </w:pPr>
    </w:p>
    <w:p w:rsidR="00D7661A" w:rsidRPr="00EE0B97" w:rsidRDefault="00665477">
      <w:pPr>
        <w:widowControl w:val="0"/>
        <w:rPr>
          <w:rFonts w:asciiTheme="minorHAnsi" w:hAnsiTheme="minorHAnsi"/>
          <w:snapToGrid w:val="0"/>
        </w:rPr>
      </w:pPr>
      <w:r w:rsidRPr="00EE0B97">
        <w:rPr>
          <w:rFonts w:asciiTheme="minorHAnsi" w:hAnsiTheme="minorHAnsi"/>
          <w:snapToGrid w:val="0"/>
        </w:rPr>
        <w:t>Another problem is that everyone has different learning abilities. Some children find it difficult to keep up while other</w:t>
      </w:r>
      <w:r w:rsidR="00C2038B" w:rsidRPr="00EE0B97">
        <w:rPr>
          <w:rFonts w:asciiTheme="minorHAnsi" w:hAnsiTheme="minorHAnsi"/>
          <w:snapToGrid w:val="0"/>
        </w:rPr>
        <w:t>s</w:t>
      </w:r>
      <w:r w:rsidRPr="00EE0B97">
        <w:rPr>
          <w:rFonts w:asciiTheme="minorHAnsi" w:hAnsiTheme="minorHAnsi"/>
          <w:snapToGrid w:val="0"/>
        </w:rPr>
        <w:t xml:space="preserve"> advance in leaps and bounds. In addition, some very intelligent kids get poor grades</w:t>
      </w:r>
      <w:r w:rsidR="00C2038B" w:rsidRPr="00EE0B97">
        <w:rPr>
          <w:rFonts w:asciiTheme="minorHAnsi" w:hAnsiTheme="minorHAnsi"/>
          <w:snapToGrid w:val="0"/>
        </w:rPr>
        <w:t xml:space="preserve"> because traditional schooling cannot deal with the unique ways their </w:t>
      </w:r>
      <w:r w:rsidR="003651EA" w:rsidRPr="00EE0B97">
        <w:rPr>
          <w:rFonts w:asciiTheme="minorHAnsi" w:hAnsiTheme="minorHAnsi"/>
          <w:snapToGrid w:val="0"/>
        </w:rPr>
        <w:t>brains function</w:t>
      </w:r>
      <w:r w:rsidRPr="00EE0B97">
        <w:rPr>
          <w:rFonts w:asciiTheme="minorHAnsi" w:hAnsiTheme="minorHAnsi"/>
          <w:snapToGrid w:val="0"/>
        </w:rPr>
        <w:t>.</w:t>
      </w:r>
      <w:r w:rsidR="003651EA" w:rsidRPr="00EE0B97">
        <w:rPr>
          <w:rFonts w:asciiTheme="minorHAnsi" w:hAnsiTheme="minorHAnsi"/>
          <w:snapToGrid w:val="0"/>
        </w:rPr>
        <w:t xml:space="preserve"> </w:t>
      </w:r>
      <w:r w:rsidR="00D7661A" w:rsidRPr="00EE0B97">
        <w:rPr>
          <w:rFonts w:asciiTheme="minorHAnsi" w:hAnsiTheme="minorHAnsi"/>
          <w:snapToGrid w:val="0"/>
        </w:rPr>
        <w:t xml:space="preserve">The general public and some </w:t>
      </w:r>
      <w:r w:rsidR="00F82108" w:rsidRPr="00EE0B97">
        <w:rPr>
          <w:rFonts w:asciiTheme="minorHAnsi" w:hAnsiTheme="minorHAnsi"/>
          <w:snapToGrid w:val="0"/>
        </w:rPr>
        <w:t>experts don’t fully understand developmental disorders such as autism.</w:t>
      </w:r>
    </w:p>
    <w:p w:rsidR="004A63C8" w:rsidRPr="00EE0B97" w:rsidRDefault="004A63C8">
      <w:pPr>
        <w:widowControl w:val="0"/>
        <w:rPr>
          <w:rFonts w:asciiTheme="minorHAnsi" w:hAnsiTheme="minorHAnsi"/>
          <w:snapToGrid w:val="0"/>
        </w:rPr>
      </w:pPr>
    </w:p>
    <w:p w:rsidR="004904FD" w:rsidRPr="00EE0B97" w:rsidRDefault="00665477">
      <w:pPr>
        <w:widowControl w:val="0"/>
        <w:rPr>
          <w:rFonts w:asciiTheme="minorHAnsi" w:hAnsiTheme="minorHAnsi"/>
          <w:snapToGrid w:val="0"/>
        </w:rPr>
      </w:pPr>
      <w:r w:rsidRPr="00EE0B97">
        <w:rPr>
          <w:rFonts w:asciiTheme="minorHAnsi" w:hAnsiTheme="minorHAnsi"/>
          <w:snapToGrid w:val="0"/>
        </w:rPr>
        <w:t xml:space="preserve">How can we help everyone learn at a pace and way that’s best for </w:t>
      </w:r>
      <w:r w:rsidRPr="00EE0B97">
        <w:rPr>
          <w:rFonts w:asciiTheme="minorHAnsi" w:hAnsiTheme="minorHAnsi"/>
          <w:noProof/>
          <w:snapToGrid w:val="0"/>
        </w:rPr>
        <w:t>them</w:t>
      </w:r>
      <w:r w:rsidR="00061A38" w:rsidRPr="00EE0B97">
        <w:rPr>
          <w:rFonts w:asciiTheme="minorHAnsi" w:hAnsiTheme="minorHAnsi"/>
          <w:snapToGrid w:val="0"/>
        </w:rPr>
        <w:t xml:space="preserve">? </w:t>
      </w:r>
      <w:r w:rsidRPr="00EE0B97">
        <w:rPr>
          <w:rFonts w:asciiTheme="minorHAnsi" w:hAnsiTheme="minorHAnsi"/>
          <w:snapToGrid w:val="0"/>
        </w:rPr>
        <w:t>The answer is technology.</w:t>
      </w:r>
    </w:p>
    <w:p w:rsidR="004904FD" w:rsidRPr="00EE0B97" w:rsidRDefault="004904FD">
      <w:pPr>
        <w:widowControl w:val="0"/>
        <w:rPr>
          <w:rFonts w:asciiTheme="minorHAnsi" w:hAnsiTheme="minorHAnsi"/>
          <w:snapToGrid w:val="0"/>
        </w:rPr>
      </w:pPr>
    </w:p>
    <w:p w:rsidR="004904FD" w:rsidRPr="00EE0B97" w:rsidRDefault="00665477">
      <w:pPr>
        <w:pStyle w:val="quote2"/>
        <w:rPr>
          <w:rFonts w:asciiTheme="minorHAnsi" w:hAnsiTheme="minorHAnsi"/>
          <w:snapToGrid w:val="0"/>
          <w:szCs w:val="24"/>
        </w:rPr>
      </w:pPr>
      <w:r w:rsidRPr="00EE0B97">
        <w:rPr>
          <w:rFonts w:asciiTheme="minorHAnsi" w:hAnsiTheme="minorHAnsi"/>
          <w:snapToGrid w:val="0"/>
          <w:szCs w:val="24"/>
        </w:rPr>
        <w:t>“Technology is at a point where teaching materials that are as stimulating as the best films and television could enhance and even replace traditional textbooks. Imagine how involving history courses would be if they were built around the presentation and discussion of documentary videos created by talented directors, writers, historians, and teachers, and were shown on a big screen…</w:t>
      </w:r>
    </w:p>
    <w:p w:rsidR="004904FD" w:rsidRPr="00EE0B97" w:rsidRDefault="00665477">
      <w:pPr>
        <w:pStyle w:val="quote2"/>
        <w:rPr>
          <w:rFonts w:asciiTheme="minorHAnsi" w:hAnsiTheme="minorHAnsi"/>
          <w:snapToGrid w:val="0"/>
          <w:szCs w:val="24"/>
        </w:rPr>
      </w:pPr>
      <w:r w:rsidRPr="00EE0B97">
        <w:rPr>
          <w:rFonts w:asciiTheme="minorHAnsi" w:hAnsiTheme="minorHAnsi"/>
          <w:snapToGrid w:val="0"/>
          <w:szCs w:val="24"/>
        </w:rPr>
        <w:t>“When computers can interact with students verbally, the devices (more patient and attentive than any human with a dozen students clamoring for attention) will be able to provide rich and individualized instruction by tailoring lessons to each student’s needs…Further, by keeping unambiguous records of a student’s day-to-day performance, exams would become largely superfluous and human teachers could be alerted promptly to individual learning problems needing special attention.”</w:t>
      </w:r>
      <w:r w:rsidRPr="00EE0B97">
        <w:rPr>
          <w:rStyle w:val="FootnoteReference"/>
          <w:rFonts w:asciiTheme="minorHAnsi" w:hAnsiTheme="minorHAnsi"/>
          <w:snapToGrid w:val="0"/>
          <w:szCs w:val="24"/>
        </w:rPr>
        <w:footnoteReference w:id="39"/>
      </w:r>
    </w:p>
    <w:p w:rsidR="004904FD" w:rsidRPr="00EE0B97" w:rsidRDefault="003651EA">
      <w:pPr>
        <w:widowControl w:val="0"/>
        <w:rPr>
          <w:rFonts w:asciiTheme="minorHAnsi" w:hAnsiTheme="minorHAnsi"/>
        </w:rPr>
      </w:pPr>
      <w:r w:rsidRPr="00EE0B97">
        <w:rPr>
          <w:rFonts w:asciiTheme="minorHAnsi" w:hAnsiTheme="minorHAnsi"/>
        </w:rPr>
        <w:t>It’s also important to identify any developmental disorder as early as possible, so that therapy can begin. Fortunately</w:t>
      </w:r>
      <w:r w:rsidR="0033300C" w:rsidRPr="00EE0B97">
        <w:rPr>
          <w:rFonts w:asciiTheme="minorHAnsi" w:hAnsiTheme="minorHAnsi"/>
        </w:rPr>
        <w:t>,</w:t>
      </w:r>
      <w:r w:rsidRPr="00EE0B97">
        <w:rPr>
          <w:rFonts w:asciiTheme="minorHAnsi" w:hAnsiTheme="minorHAnsi"/>
        </w:rPr>
        <w:t xml:space="preserve"> every year it gets easier to handle this situation as science advances.</w:t>
      </w:r>
    </w:p>
    <w:p w:rsidR="004904FD" w:rsidRPr="00EE0B97" w:rsidRDefault="00665477">
      <w:pPr>
        <w:pStyle w:val="H3"/>
        <w:rPr>
          <w:rFonts w:asciiTheme="minorHAnsi" w:hAnsiTheme="minorHAnsi"/>
          <w:bCs w:val="0"/>
          <w:szCs w:val="24"/>
        </w:rPr>
      </w:pPr>
      <w:bookmarkStart w:id="183" w:name="_Toc146731484"/>
      <w:bookmarkStart w:id="184" w:name="_Toc146732827"/>
      <w:bookmarkStart w:id="185" w:name="_Toc383697542"/>
      <w:r w:rsidRPr="00EE0B97">
        <w:rPr>
          <w:rFonts w:asciiTheme="minorHAnsi" w:hAnsiTheme="minorHAnsi"/>
          <w:bCs w:val="0"/>
          <w:szCs w:val="24"/>
        </w:rPr>
        <w:lastRenderedPageBreak/>
        <w:t>Basic Schooling</w:t>
      </w:r>
      <w:bookmarkEnd w:id="183"/>
      <w:bookmarkEnd w:id="184"/>
      <w:bookmarkEnd w:id="185"/>
    </w:p>
    <w:p w:rsidR="004904FD" w:rsidRPr="00EE0B97" w:rsidRDefault="00665477">
      <w:pPr>
        <w:pStyle w:val="Quote1"/>
        <w:rPr>
          <w:rFonts w:asciiTheme="minorHAnsi" w:hAnsiTheme="minorHAnsi"/>
          <w:szCs w:val="24"/>
        </w:rPr>
      </w:pPr>
      <w:r w:rsidRPr="00EE0B97">
        <w:rPr>
          <w:rFonts w:asciiTheme="minorHAnsi" w:hAnsiTheme="minorHAnsi"/>
          <w:szCs w:val="24"/>
        </w:rPr>
        <w:t>Education is learning what you</w:t>
      </w:r>
      <w:r w:rsidRPr="00EE0B97">
        <w:rPr>
          <w:rFonts w:asciiTheme="minorHAnsi" w:hAnsiTheme="minorHAnsi"/>
          <w:szCs w:val="24"/>
        </w:rPr>
        <w:br/>
        <w:t>didn't even know you didn't know.</w:t>
      </w:r>
      <w:r w:rsidRPr="00EE0B97">
        <w:rPr>
          <w:rFonts w:asciiTheme="minorHAnsi" w:hAnsiTheme="minorHAnsi"/>
          <w:szCs w:val="24"/>
        </w:rPr>
        <w:br/>
        <w:t xml:space="preserve">-- Daniel J. Boorstin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Education makes a people easy to lead,</w:t>
      </w:r>
      <w:r w:rsidRPr="00EE0B97">
        <w:rPr>
          <w:rFonts w:asciiTheme="minorHAnsi" w:hAnsiTheme="minorHAnsi"/>
          <w:szCs w:val="24"/>
        </w:rPr>
        <w:br/>
        <w:t>but difficult to drive; easy to govern,</w:t>
      </w:r>
      <w:r w:rsidRPr="00EE0B97">
        <w:rPr>
          <w:rFonts w:asciiTheme="minorHAnsi" w:hAnsiTheme="minorHAnsi"/>
          <w:szCs w:val="24"/>
        </w:rPr>
        <w:br/>
        <w:t>but impossible to enslave.</w:t>
      </w:r>
      <w:r w:rsidRPr="00EE0B97">
        <w:rPr>
          <w:rFonts w:asciiTheme="minorHAnsi" w:hAnsiTheme="minorHAnsi"/>
          <w:szCs w:val="24"/>
        </w:rPr>
        <w:br/>
        <w:t>-- Omar N. Bradley --</w:t>
      </w:r>
    </w:p>
    <w:p w:rsidR="004904FD" w:rsidRPr="00EE0B97" w:rsidRDefault="004904FD">
      <w:pPr>
        <w:pStyle w:val="Quote1"/>
        <w:rPr>
          <w:rFonts w:asciiTheme="minorHAnsi" w:hAnsiTheme="minorHAnsi"/>
          <w:szCs w:val="24"/>
        </w:rPr>
      </w:pPr>
    </w:p>
    <w:p w:rsidR="000B4747" w:rsidRPr="00EE0B97" w:rsidRDefault="000B4747" w:rsidP="000B4747">
      <w:pPr>
        <w:pStyle w:val="Quote1"/>
        <w:rPr>
          <w:rFonts w:asciiTheme="minorHAnsi" w:hAnsiTheme="minorHAnsi"/>
          <w:szCs w:val="24"/>
        </w:rPr>
      </w:pPr>
      <w:r w:rsidRPr="00EE0B97">
        <w:rPr>
          <w:rFonts w:asciiTheme="minorHAnsi" w:hAnsiTheme="minorHAnsi"/>
        </w:rPr>
        <w:t xml:space="preserve">Any man is educated who knows where to get knowledge when he needs it, and </w:t>
      </w:r>
      <w:r w:rsidR="00EC19BC" w:rsidRPr="00EE0B97">
        <w:rPr>
          <w:rFonts w:asciiTheme="minorHAnsi" w:hAnsiTheme="minorHAnsi"/>
        </w:rPr>
        <w:t xml:space="preserve">[knows] </w:t>
      </w:r>
      <w:r w:rsidRPr="00EE0B97">
        <w:rPr>
          <w:rFonts w:asciiTheme="minorHAnsi" w:hAnsiTheme="minorHAnsi"/>
        </w:rPr>
        <w:t>how to organize that knowledge into definite plans of action.</w:t>
      </w:r>
      <w:r w:rsidRPr="00EE0B97">
        <w:rPr>
          <w:rFonts w:asciiTheme="minorHAnsi" w:hAnsiTheme="minorHAnsi"/>
        </w:rPr>
        <w:br/>
        <w:t>-- Napoleon Hill</w:t>
      </w:r>
      <w:r w:rsidRPr="00EE0B97">
        <w:rPr>
          <w:rStyle w:val="FootnoteReference"/>
          <w:rFonts w:asciiTheme="minorHAnsi" w:hAnsiTheme="minorHAnsi"/>
        </w:rPr>
        <w:footnoteReference w:id="40"/>
      </w:r>
      <w:r w:rsidRPr="00EE0B97">
        <w:rPr>
          <w:rFonts w:asciiTheme="minorHAnsi" w:hAnsiTheme="minorHAnsi"/>
        </w:rPr>
        <w:t xml:space="preserve"> --</w:t>
      </w:r>
    </w:p>
    <w:p w:rsidR="000B4747" w:rsidRPr="00EE0B97" w:rsidRDefault="000B4747" w:rsidP="000B4747">
      <w:pPr>
        <w:pStyle w:val="Quote1"/>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People have many aspects to themselves. These aspects include the physical, sensual, spiritual, intellectual, creative, </w:t>
      </w:r>
      <w:r w:rsidR="0048359F" w:rsidRPr="00EE0B97">
        <w:rPr>
          <w:rFonts w:asciiTheme="minorHAnsi" w:hAnsiTheme="minorHAnsi"/>
        </w:rPr>
        <w:t xml:space="preserve">social </w:t>
      </w:r>
      <w:r w:rsidRPr="00EE0B97">
        <w:rPr>
          <w:rFonts w:asciiTheme="minorHAnsi" w:hAnsiTheme="minorHAnsi"/>
        </w:rPr>
        <w:t>and</w:t>
      </w:r>
      <w:r w:rsidR="0048359F" w:rsidRPr="00EE0B97">
        <w:rPr>
          <w:rFonts w:asciiTheme="minorHAnsi" w:hAnsiTheme="minorHAnsi"/>
        </w:rPr>
        <w:t xml:space="preserve"> financial</w:t>
      </w:r>
      <w:r w:rsidRPr="00EE0B97">
        <w:rPr>
          <w:rFonts w:asciiTheme="minorHAnsi" w:hAnsiTheme="minorHAnsi"/>
        </w:rPr>
        <w:t xml:space="preserve">. </w:t>
      </w:r>
      <w:r w:rsidR="00F82108" w:rsidRPr="00EE0B97">
        <w:rPr>
          <w:rFonts w:asciiTheme="minorHAnsi" w:hAnsiTheme="minorHAnsi"/>
        </w:rPr>
        <w:t>We must nurture each of these aspects, i</w:t>
      </w:r>
      <w:r w:rsidRPr="00EE0B97">
        <w:rPr>
          <w:rFonts w:asciiTheme="minorHAnsi" w:hAnsiTheme="minorHAnsi"/>
        </w:rPr>
        <w:t>n order for us to develop as a healthy, fully rounded individual</w:t>
      </w:r>
      <w:r w:rsidR="00075EC7" w:rsidRPr="00EE0B97">
        <w:rPr>
          <w:rFonts w:asciiTheme="minorHAnsi" w:hAnsiTheme="minorHAnsi"/>
        </w:rPr>
        <w:t>.</w:t>
      </w:r>
      <w:r w:rsidRPr="00EE0B97">
        <w:rPr>
          <w:rFonts w:asciiTheme="minorHAnsi" w:hAnsiTheme="minorHAnsi"/>
        </w:rPr>
        <w:t xml:space="preserve"> In recognition of this, </w:t>
      </w:r>
      <w:r w:rsidR="0048359F" w:rsidRPr="00EE0B97">
        <w:rPr>
          <w:rFonts w:asciiTheme="minorHAnsi" w:hAnsiTheme="minorHAnsi"/>
        </w:rPr>
        <w:t xml:space="preserve">the </w:t>
      </w:r>
      <w:r w:rsidRPr="00EE0B97">
        <w:rPr>
          <w:rFonts w:asciiTheme="minorHAnsi" w:hAnsiTheme="minorHAnsi"/>
        </w:rPr>
        <w:t xml:space="preserve">Aipotu </w:t>
      </w:r>
      <w:r w:rsidR="0048359F" w:rsidRPr="00EE0B97">
        <w:rPr>
          <w:rFonts w:asciiTheme="minorHAnsi" w:hAnsiTheme="minorHAnsi"/>
        </w:rPr>
        <w:t xml:space="preserve">school system </w:t>
      </w:r>
      <w:r w:rsidRPr="00EE0B97">
        <w:rPr>
          <w:rFonts w:asciiTheme="minorHAnsi" w:hAnsiTheme="minorHAnsi"/>
        </w:rPr>
        <w:t>divide</w:t>
      </w:r>
      <w:r w:rsidR="0048359F" w:rsidRPr="00EE0B97">
        <w:rPr>
          <w:rFonts w:asciiTheme="minorHAnsi" w:hAnsiTheme="minorHAnsi"/>
        </w:rPr>
        <w:t>s</w:t>
      </w:r>
      <w:r w:rsidRPr="00EE0B97">
        <w:rPr>
          <w:rFonts w:asciiTheme="minorHAnsi" w:hAnsiTheme="minorHAnsi"/>
        </w:rPr>
        <w:t xml:space="preserve"> </w:t>
      </w:r>
      <w:r w:rsidR="0048359F" w:rsidRPr="00EE0B97">
        <w:rPr>
          <w:rFonts w:asciiTheme="minorHAnsi" w:hAnsiTheme="minorHAnsi"/>
        </w:rPr>
        <w:t xml:space="preserve">basic education </w:t>
      </w:r>
      <w:r w:rsidRPr="00EE0B97">
        <w:rPr>
          <w:rFonts w:asciiTheme="minorHAnsi" w:hAnsiTheme="minorHAnsi"/>
        </w:rPr>
        <w:t xml:space="preserve">into </w:t>
      </w:r>
      <w:r w:rsidR="00882BFB" w:rsidRPr="00EE0B97">
        <w:rPr>
          <w:rFonts w:asciiTheme="minorHAnsi" w:hAnsiTheme="minorHAnsi"/>
        </w:rPr>
        <w:t>seven</w:t>
      </w:r>
      <w:r w:rsidRPr="00EE0B97">
        <w:rPr>
          <w:rFonts w:asciiTheme="minorHAnsi" w:hAnsiTheme="minorHAnsi"/>
        </w:rPr>
        <w:t xml:space="preserve"> categories: Physical, Sensual, Spiritual, Intellectual, Creative, Social</w:t>
      </w:r>
      <w:r w:rsidR="0048359F" w:rsidRPr="00EE0B97">
        <w:rPr>
          <w:rFonts w:asciiTheme="minorHAnsi" w:hAnsiTheme="minorHAnsi"/>
        </w:rPr>
        <w:t xml:space="preserve"> and Financial</w:t>
      </w:r>
      <w:r w:rsidRPr="00EE0B97">
        <w:rPr>
          <w:rFonts w:asciiTheme="minorHAnsi" w:hAnsiTheme="minorHAnsi"/>
        </w:rPr>
        <w:t>. These categories tend to blend into each other.</w:t>
      </w:r>
    </w:p>
    <w:p w:rsidR="004904FD" w:rsidRPr="00EE0B97" w:rsidRDefault="004904FD">
      <w:pPr>
        <w:widowControl w:val="0"/>
        <w:rPr>
          <w:rFonts w:asciiTheme="minorHAnsi" w:hAnsiTheme="minorHAnsi"/>
        </w:rPr>
      </w:pPr>
    </w:p>
    <w:p w:rsidR="004904FD" w:rsidRPr="00EE0B97" w:rsidRDefault="00216EF7">
      <w:pPr>
        <w:widowControl w:val="0"/>
        <w:rPr>
          <w:rFonts w:asciiTheme="minorHAnsi" w:hAnsiTheme="minorHAnsi"/>
        </w:rPr>
      </w:pPr>
      <w:r w:rsidRPr="00EE0B97">
        <w:rPr>
          <w:rFonts w:asciiTheme="minorHAnsi" w:hAnsiTheme="minorHAnsi"/>
        </w:rPr>
        <w:t xml:space="preserve">The National Placement Service (P. </w:t>
      </w:r>
      <w:r w:rsidR="00FE4705" w:rsidRPr="00EE0B97">
        <w:rPr>
          <w:rFonts w:asciiTheme="minorHAnsi" w:hAnsiTheme="minorHAnsi"/>
        </w:rPr>
        <w:fldChar w:fldCharType="begin"/>
      </w:r>
      <w:r w:rsidR="00600EF0" w:rsidRPr="00EE0B97">
        <w:rPr>
          <w:rFonts w:asciiTheme="minorHAnsi" w:hAnsiTheme="minorHAnsi"/>
        </w:rPr>
        <w:instrText xml:space="preserve"> PAGEREF National_Placement_Service \h </w:instrText>
      </w:r>
      <w:r w:rsidR="00FE4705" w:rsidRPr="00EE0B97">
        <w:rPr>
          <w:rFonts w:asciiTheme="minorHAnsi" w:hAnsiTheme="minorHAnsi"/>
        </w:rPr>
      </w:r>
      <w:r w:rsidR="00FE4705" w:rsidRPr="00EE0B97">
        <w:rPr>
          <w:rFonts w:asciiTheme="minorHAnsi" w:hAnsiTheme="minorHAnsi"/>
        </w:rPr>
        <w:fldChar w:fldCharType="separate"/>
      </w:r>
      <w:r w:rsidR="00DA37AD" w:rsidRPr="00EE0B97">
        <w:rPr>
          <w:rFonts w:asciiTheme="minorHAnsi" w:hAnsiTheme="minorHAnsi"/>
          <w:noProof/>
        </w:rPr>
        <w:t>69</w:t>
      </w:r>
      <w:r w:rsidR="00FE4705" w:rsidRPr="00EE0B97">
        <w:rPr>
          <w:rFonts w:asciiTheme="minorHAnsi" w:hAnsiTheme="minorHAnsi"/>
        </w:rPr>
        <w:fldChar w:fldCharType="end"/>
      </w:r>
      <w:r w:rsidR="00600EF0" w:rsidRPr="00EE0B97">
        <w:rPr>
          <w:rFonts w:asciiTheme="minorHAnsi" w:hAnsiTheme="minorHAnsi"/>
        </w:rPr>
        <w:t xml:space="preserve">) </w:t>
      </w:r>
      <w:r w:rsidRPr="00EE0B97">
        <w:rPr>
          <w:rFonts w:asciiTheme="minorHAnsi" w:hAnsiTheme="minorHAnsi"/>
        </w:rPr>
        <w:t xml:space="preserve">assigns a guidance councilor to the student, once basic schooling is complete. The councilor helps the student chooses a career and any advanced training necessary for the career. </w:t>
      </w:r>
      <w:r w:rsidR="00665477" w:rsidRPr="00EE0B97">
        <w:rPr>
          <w:rFonts w:asciiTheme="minorHAnsi" w:hAnsiTheme="minorHAnsi"/>
        </w:rPr>
        <w:t xml:space="preserve">This includes colleges, trade schools and universities. Advanced schooling is basically the same in Aipotu as </w:t>
      </w:r>
      <w:r w:rsidR="00600EF0" w:rsidRPr="00EE0B97">
        <w:rPr>
          <w:rFonts w:asciiTheme="minorHAnsi" w:hAnsiTheme="minorHAnsi"/>
        </w:rPr>
        <w:t>in here</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075EC7">
      <w:pPr>
        <w:widowControl w:val="0"/>
        <w:rPr>
          <w:rFonts w:asciiTheme="minorHAnsi" w:hAnsiTheme="minorHAnsi"/>
        </w:rPr>
      </w:pPr>
      <w:r w:rsidRPr="00EE0B97">
        <w:rPr>
          <w:rFonts w:asciiTheme="minorHAnsi" w:hAnsiTheme="minorHAnsi"/>
        </w:rPr>
        <w:t>B</w:t>
      </w:r>
      <w:r w:rsidR="00665477" w:rsidRPr="00EE0B97">
        <w:rPr>
          <w:rFonts w:asciiTheme="minorHAnsi" w:hAnsiTheme="minorHAnsi"/>
        </w:rPr>
        <w:t>asic schooling is not limited to children. People are constantly immigrating to Aipotu. They need special training to live and work in the country and to become citizens. Also, many people retake individual courses to brush up on forgotten skills.</w:t>
      </w:r>
    </w:p>
    <w:p w:rsidR="004904FD" w:rsidRPr="00EE0B97" w:rsidRDefault="00665477">
      <w:pPr>
        <w:pStyle w:val="H3"/>
        <w:rPr>
          <w:rFonts w:asciiTheme="minorHAnsi" w:hAnsiTheme="minorHAnsi"/>
          <w:bCs w:val="0"/>
          <w:szCs w:val="24"/>
        </w:rPr>
      </w:pPr>
      <w:bookmarkStart w:id="186" w:name="Physical_Aspect"/>
      <w:bookmarkStart w:id="187" w:name="_Toc146731485"/>
      <w:bookmarkStart w:id="188" w:name="_Toc146732828"/>
      <w:bookmarkStart w:id="189" w:name="_Toc383697543"/>
      <w:r w:rsidRPr="00EE0B97">
        <w:rPr>
          <w:rFonts w:asciiTheme="minorHAnsi" w:hAnsiTheme="minorHAnsi"/>
          <w:bCs w:val="0"/>
          <w:szCs w:val="24"/>
        </w:rPr>
        <w:lastRenderedPageBreak/>
        <w:t>Physical Aspect</w:t>
      </w:r>
      <w:bookmarkEnd w:id="186"/>
      <w:bookmarkEnd w:id="187"/>
      <w:bookmarkEnd w:id="188"/>
      <w:bookmarkEnd w:id="189"/>
    </w:p>
    <w:p w:rsidR="004904FD" w:rsidRPr="00EE0B97" w:rsidRDefault="00665477">
      <w:pPr>
        <w:pStyle w:val="Quote1"/>
        <w:rPr>
          <w:rFonts w:asciiTheme="minorHAnsi" w:hAnsiTheme="minorHAnsi"/>
          <w:szCs w:val="24"/>
        </w:rPr>
      </w:pPr>
      <w:r w:rsidRPr="00EE0B97">
        <w:rPr>
          <w:rFonts w:asciiTheme="minorHAnsi" w:hAnsiTheme="minorHAnsi"/>
          <w:szCs w:val="24"/>
        </w:rPr>
        <w:t>Physical fitness is not only one</w:t>
      </w:r>
      <w:r w:rsidRPr="00EE0B97">
        <w:rPr>
          <w:rFonts w:asciiTheme="minorHAnsi" w:hAnsiTheme="minorHAnsi"/>
          <w:szCs w:val="24"/>
        </w:rPr>
        <w:br/>
        <w:t>of the most important keys to a</w:t>
      </w:r>
      <w:r w:rsidRPr="00EE0B97">
        <w:rPr>
          <w:rFonts w:asciiTheme="minorHAnsi" w:hAnsiTheme="minorHAnsi"/>
          <w:szCs w:val="24"/>
        </w:rPr>
        <w:br/>
        <w:t>healthy body; it is the basis of dynamic</w:t>
      </w:r>
      <w:r w:rsidRPr="00EE0B97">
        <w:rPr>
          <w:rFonts w:asciiTheme="minorHAnsi" w:hAnsiTheme="minorHAnsi"/>
          <w:szCs w:val="24"/>
        </w:rPr>
        <w:br/>
        <w:t>and creative intellectual activity.</w:t>
      </w:r>
      <w:r w:rsidRPr="00EE0B97">
        <w:rPr>
          <w:rFonts w:asciiTheme="minorHAnsi" w:hAnsiTheme="minorHAnsi"/>
          <w:szCs w:val="24"/>
        </w:rPr>
        <w:br/>
        <w:t>-- John F. Kennedy --</w:t>
      </w:r>
    </w:p>
    <w:p w:rsidR="004904FD" w:rsidRPr="00EE0B97" w:rsidRDefault="004904FD" w:rsidP="00AE5EE1">
      <w:pPr>
        <w:pStyle w:val="Quote1"/>
        <w:rPr>
          <w:rFonts w:asciiTheme="minorHAnsi" w:hAnsiTheme="minorHAnsi"/>
        </w:rPr>
      </w:pPr>
    </w:p>
    <w:p w:rsidR="00AE5EE1" w:rsidRPr="00EE0B97" w:rsidRDefault="00AE5EE1" w:rsidP="00AE5EE1">
      <w:pPr>
        <w:pStyle w:val="Quote1"/>
        <w:rPr>
          <w:rFonts w:asciiTheme="minorHAnsi" w:hAnsiTheme="minorHAnsi"/>
        </w:rPr>
      </w:pPr>
      <w:r w:rsidRPr="00EE0B97">
        <w:rPr>
          <w:rFonts w:asciiTheme="minorHAnsi" w:hAnsiTheme="minorHAnsi"/>
        </w:rPr>
        <w:t>You don’t have to be smart</w:t>
      </w:r>
      <w:r w:rsidRPr="00EE0B97">
        <w:rPr>
          <w:rFonts w:asciiTheme="minorHAnsi" w:hAnsiTheme="minorHAnsi"/>
        </w:rPr>
        <w:br/>
        <w:t>to be a genius.</w:t>
      </w:r>
      <w:r w:rsidRPr="00EE0B97">
        <w:rPr>
          <w:rFonts w:asciiTheme="minorHAnsi" w:hAnsiTheme="minorHAnsi"/>
        </w:rPr>
        <w:br/>
        <w:t>-- Dr. Slip Cam --</w:t>
      </w:r>
      <w:r w:rsidRPr="00EE0B97">
        <w:rPr>
          <w:rFonts w:asciiTheme="minorHAnsi" w:hAnsiTheme="minorHAnsi"/>
        </w:rPr>
        <w:br/>
      </w:r>
    </w:p>
    <w:p w:rsidR="004904FD" w:rsidRPr="00EE0B97" w:rsidRDefault="00665477">
      <w:pPr>
        <w:widowControl w:val="0"/>
        <w:rPr>
          <w:rFonts w:asciiTheme="minorHAnsi" w:hAnsiTheme="minorHAnsi"/>
        </w:rPr>
      </w:pPr>
      <w:r w:rsidRPr="00EE0B97">
        <w:rPr>
          <w:rFonts w:asciiTheme="minorHAnsi" w:hAnsiTheme="minorHAnsi"/>
        </w:rPr>
        <w:t>Physical fitness is important</w:t>
      </w:r>
      <w:r w:rsidR="00075EC7" w:rsidRPr="00EE0B97">
        <w:rPr>
          <w:rFonts w:asciiTheme="minorHAnsi" w:hAnsiTheme="minorHAnsi"/>
        </w:rPr>
        <w:t>.</w:t>
      </w:r>
      <w:r w:rsidRPr="00EE0B97">
        <w:rPr>
          <w:rFonts w:asciiTheme="minorHAnsi" w:hAnsiTheme="minorHAnsi"/>
        </w:rPr>
        <w:t xml:space="preserve"> It allows one to live longer, healthier lives. It</w:t>
      </w:r>
      <w:r w:rsidR="00075EC7" w:rsidRPr="00EE0B97">
        <w:rPr>
          <w:rFonts w:asciiTheme="minorHAnsi" w:hAnsiTheme="minorHAnsi"/>
        </w:rPr>
        <w:t>’</w:t>
      </w:r>
      <w:r w:rsidRPr="00EE0B97">
        <w:rPr>
          <w:rFonts w:asciiTheme="minorHAnsi" w:hAnsiTheme="minorHAnsi"/>
        </w:rPr>
        <w:t xml:space="preserve">s not surprising that </w:t>
      </w:r>
      <w:r w:rsidR="000F6E5C" w:rsidRPr="00EE0B97">
        <w:rPr>
          <w:rFonts w:asciiTheme="minorHAnsi" w:hAnsiTheme="minorHAnsi"/>
        </w:rPr>
        <w:t xml:space="preserve">Aipotunian schools emphasize </w:t>
      </w:r>
      <w:r w:rsidRPr="00EE0B97">
        <w:rPr>
          <w:rFonts w:asciiTheme="minorHAnsi" w:hAnsiTheme="minorHAnsi"/>
        </w:rPr>
        <w:t>physical fitness.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expected, everyone </w:t>
      </w:r>
      <w:r w:rsidR="00232434" w:rsidRPr="00EE0B97">
        <w:rPr>
          <w:rFonts w:asciiTheme="minorHAnsi" w:hAnsiTheme="minorHAnsi"/>
        </w:rPr>
        <w:t>learns</w:t>
      </w:r>
      <w:r w:rsidRPr="00EE0B97">
        <w:rPr>
          <w:rFonts w:asciiTheme="minorHAnsi" w:hAnsiTheme="minorHAnsi"/>
        </w:rPr>
        <w:t xml:space="preserve"> team sports. They</w:t>
      </w:r>
      <w:r w:rsidR="00266163" w:rsidRPr="00EE0B97">
        <w:rPr>
          <w:rFonts w:asciiTheme="minorHAnsi" w:hAnsiTheme="minorHAnsi"/>
        </w:rPr>
        <w:t xml:space="preserve"> </w:t>
      </w:r>
      <w:r w:rsidRPr="00EE0B97">
        <w:rPr>
          <w:rFonts w:asciiTheme="minorHAnsi" w:hAnsiTheme="minorHAnsi"/>
        </w:rPr>
        <w:t xml:space="preserve">also </w:t>
      </w:r>
      <w:r w:rsidR="00232434" w:rsidRPr="00EE0B97">
        <w:rPr>
          <w:rFonts w:asciiTheme="minorHAnsi" w:hAnsiTheme="minorHAnsi"/>
        </w:rPr>
        <w:t>learn</w:t>
      </w:r>
      <w:r w:rsidRPr="00EE0B97">
        <w:rPr>
          <w:rFonts w:asciiTheme="minorHAnsi" w:hAnsiTheme="minorHAnsi"/>
        </w:rPr>
        <w:t xml:space="preserve"> self-defense. This builds </w:t>
      </w:r>
      <w:r w:rsidR="00D72331" w:rsidRPr="00EE0B97">
        <w:rPr>
          <w:rFonts w:asciiTheme="minorHAnsi" w:hAnsiTheme="minorHAnsi"/>
        </w:rPr>
        <w:t xml:space="preserve">self-confidence </w:t>
      </w:r>
      <w:r w:rsidRPr="00EE0B97">
        <w:rPr>
          <w:rFonts w:asciiTheme="minorHAnsi" w:hAnsiTheme="minorHAnsi"/>
        </w:rPr>
        <w:t xml:space="preserve">and </w:t>
      </w:r>
      <w:r w:rsidR="00232434" w:rsidRPr="00EE0B97">
        <w:rPr>
          <w:rFonts w:asciiTheme="minorHAnsi" w:hAnsiTheme="minorHAnsi"/>
        </w:rPr>
        <w:t>makes them better citizens</w:t>
      </w:r>
      <w:r w:rsidRPr="00EE0B97">
        <w:rPr>
          <w:rFonts w:asciiTheme="minorHAnsi" w:hAnsiTheme="minorHAnsi"/>
        </w:rPr>
        <w:t>. Finally</w:t>
      </w:r>
      <w:r w:rsidR="00266163" w:rsidRPr="00EE0B97">
        <w:rPr>
          <w:rFonts w:asciiTheme="minorHAnsi" w:hAnsiTheme="minorHAnsi"/>
        </w:rPr>
        <w:t>,</w:t>
      </w:r>
      <w:r w:rsidRPr="00EE0B97">
        <w:rPr>
          <w:rFonts w:asciiTheme="minorHAnsi" w:hAnsiTheme="minorHAnsi"/>
        </w:rPr>
        <w:t xml:space="preserve"> students </w:t>
      </w:r>
      <w:r w:rsidR="00D72331" w:rsidRPr="00EE0B97">
        <w:rPr>
          <w:rFonts w:asciiTheme="minorHAnsi" w:hAnsiTheme="minorHAnsi"/>
        </w:rPr>
        <w:t>do</w:t>
      </w:r>
      <w:r w:rsidRPr="00EE0B97">
        <w:rPr>
          <w:rFonts w:asciiTheme="minorHAnsi" w:hAnsiTheme="minorHAnsi"/>
        </w:rPr>
        <w:t xml:space="preserve"> weight training and yoga</w:t>
      </w:r>
      <w:r w:rsidR="00266163" w:rsidRPr="00EE0B97">
        <w:rPr>
          <w:rFonts w:asciiTheme="minorHAnsi" w:hAnsiTheme="minorHAnsi"/>
        </w:rPr>
        <w:t xml:space="preserve"> exercises</w:t>
      </w:r>
      <w:r w:rsidRPr="00EE0B97">
        <w:rPr>
          <w:rFonts w:asciiTheme="minorHAnsi" w:hAnsiTheme="minorHAnsi"/>
        </w:rPr>
        <w:t xml:space="preserve">. This helps </w:t>
      </w:r>
      <w:r w:rsidR="00232434" w:rsidRPr="00EE0B97">
        <w:rPr>
          <w:rFonts w:asciiTheme="minorHAnsi" w:hAnsiTheme="minorHAnsi"/>
        </w:rPr>
        <w:t>them</w:t>
      </w:r>
      <w:r w:rsidRPr="00EE0B97">
        <w:rPr>
          <w:rFonts w:asciiTheme="minorHAnsi" w:hAnsiTheme="minorHAnsi"/>
        </w:rPr>
        <w:t xml:space="preserve"> become strong and flexible, in more ways than one.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Throughout the year, children take </w:t>
      </w:r>
      <w:r w:rsidR="00232434" w:rsidRPr="00EE0B97">
        <w:rPr>
          <w:rFonts w:asciiTheme="minorHAnsi" w:hAnsiTheme="minorHAnsi"/>
        </w:rPr>
        <w:t>f</w:t>
      </w:r>
      <w:r w:rsidRPr="00EE0B97">
        <w:rPr>
          <w:rFonts w:asciiTheme="minorHAnsi" w:hAnsiTheme="minorHAnsi"/>
        </w:rPr>
        <w:t xml:space="preserve">ield trips. Hiking, swimming, rock climbing and horseback riding are just some of the activities </w:t>
      </w:r>
      <w:r w:rsidR="00D72331" w:rsidRPr="00EE0B97">
        <w:rPr>
          <w:rFonts w:asciiTheme="minorHAnsi" w:hAnsiTheme="minorHAnsi"/>
        </w:rPr>
        <w:t>offered.</w:t>
      </w:r>
    </w:p>
    <w:p w:rsidR="004904FD" w:rsidRPr="00EE0B97" w:rsidRDefault="00665477" w:rsidP="0054075B">
      <w:pPr>
        <w:pStyle w:val="H3"/>
        <w:rPr>
          <w:rFonts w:asciiTheme="minorHAnsi" w:hAnsiTheme="minorHAnsi"/>
        </w:rPr>
      </w:pPr>
      <w:bookmarkStart w:id="190" w:name="_Toc146731486"/>
      <w:bookmarkStart w:id="191" w:name="_Toc146732829"/>
      <w:bookmarkStart w:id="192" w:name="_Toc383697544"/>
      <w:r w:rsidRPr="00EE0B97">
        <w:rPr>
          <w:rFonts w:asciiTheme="minorHAnsi" w:hAnsiTheme="minorHAnsi"/>
        </w:rPr>
        <w:t>Sensual Aspect</w:t>
      </w:r>
      <w:bookmarkEnd w:id="190"/>
      <w:bookmarkEnd w:id="191"/>
      <w:bookmarkEnd w:id="192"/>
    </w:p>
    <w:p w:rsidR="004904FD" w:rsidRPr="00EE0B97" w:rsidRDefault="00665477">
      <w:pPr>
        <w:pStyle w:val="Quote1"/>
        <w:rPr>
          <w:rFonts w:asciiTheme="minorHAnsi" w:hAnsiTheme="minorHAnsi"/>
          <w:szCs w:val="24"/>
        </w:rPr>
      </w:pPr>
      <w:r w:rsidRPr="00EE0B97">
        <w:rPr>
          <w:rFonts w:asciiTheme="minorHAnsi" w:hAnsiTheme="minorHAnsi"/>
          <w:szCs w:val="24"/>
        </w:rPr>
        <w:t>Seeing, hearing and feeling are miracles,</w:t>
      </w:r>
      <w:r w:rsidRPr="00EE0B97">
        <w:rPr>
          <w:rFonts w:asciiTheme="minorHAnsi" w:hAnsiTheme="minorHAnsi"/>
          <w:szCs w:val="24"/>
        </w:rPr>
        <w:br/>
        <w:t>and each part and tag of me is a miracle.</w:t>
      </w:r>
      <w:r w:rsidRPr="00EE0B97">
        <w:rPr>
          <w:rFonts w:asciiTheme="minorHAnsi" w:hAnsiTheme="minorHAnsi"/>
          <w:szCs w:val="24"/>
        </w:rPr>
        <w:br/>
        <w:t>-- Walt Whitman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Whatever you are thinking right now, you can forget about. This subject has nothing to do with that.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 am referring to our ability</w:t>
      </w:r>
      <w:r w:rsidR="00810D1D" w:rsidRPr="00EE0B97">
        <w:rPr>
          <w:rFonts w:asciiTheme="minorHAnsi" w:hAnsiTheme="minorHAnsi"/>
        </w:rPr>
        <w:t xml:space="preserve"> </w:t>
      </w:r>
      <w:r w:rsidRPr="00EE0B97">
        <w:rPr>
          <w:rFonts w:asciiTheme="minorHAnsi" w:hAnsiTheme="minorHAnsi"/>
        </w:rPr>
        <w:t>to experience the world through our senses. Aip</w:t>
      </w:r>
      <w:r w:rsidR="00810D1D" w:rsidRPr="00EE0B97">
        <w:rPr>
          <w:rFonts w:asciiTheme="minorHAnsi" w:hAnsiTheme="minorHAnsi"/>
        </w:rPr>
        <w:t>otunian</w:t>
      </w:r>
      <w:r w:rsidRPr="00EE0B97">
        <w:rPr>
          <w:rFonts w:asciiTheme="minorHAnsi" w:hAnsiTheme="minorHAnsi"/>
        </w:rPr>
        <w:t xml:space="preserve"> children </w:t>
      </w:r>
      <w:r w:rsidR="008A7BD0" w:rsidRPr="00EE0B97">
        <w:rPr>
          <w:rFonts w:asciiTheme="minorHAnsi" w:hAnsiTheme="minorHAnsi"/>
        </w:rPr>
        <w:t>learn</w:t>
      </w:r>
      <w:r w:rsidRPr="00EE0B97">
        <w:rPr>
          <w:rFonts w:asciiTheme="minorHAnsi" w:hAnsiTheme="minorHAnsi"/>
        </w:rPr>
        <w:t xml:space="preserve"> to use their senses more efficiently</w:t>
      </w:r>
      <w:r w:rsidR="007231AE" w:rsidRPr="00EE0B97">
        <w:rPr>
          <w:rFonts w:asciiTheme="minorHAnsi" w:hAnsiTheme="minorHAnsi"/>
        </w:rPr>
        <w:t>. They’re trained</w:t>
      </w:r>
      <w:r w:rsidRPr="00EE0B97">
        <w:rPr>
          <w:rFonts w:asciiTheme="minorHAnsi" w:hAnsiTheme="minorHAnsi"/>
        </w:rPr>
        <w:t xml:space="preserve"> </w:t>
      </w:r>
      <w:r w:rsidR="00494DD4" w:rsidRPr="00EE0B97">
        <w:rPr>
          <w:rFonts w:asciiTheme="minorHAnsi" w:hAnsiTheme="minorHAnsi"/>
        </w:rPr>
        <w:t xml:space="preserve">no </w:t>
      </w:r>
      <w:r w:rsidRPr="00EE0B97">
        <w:rPr>
          <w:rFonts w:asciiTheme="minorHAnsi" w:hAnsiTheme="minorHAnsi"/>
        </w:rPr>
        <w:t>how to observe.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As people grow, they get so wrapped</w:t>
      </w:r>
      <w:r w:rsidR="00494DD4" w:rsidRPr="00EE0B97">
        <w:rPr>
          <w:rFonts w:asciiTheme="minorHAnsi" w:hAnsiTheme="minorHAnsi"/>
        </w:rPr>
        <w:t>-</w:t>
      </w:r>
      <w:r w:rsidRPr="00EE0B97">
        <w:rPr>
          <w:rFonts w:asciiTheme="minorHAnsi" w:hAnsiTheme="minorHAnsi"/>
        </w:rPr>
        <w:t xml:space="preserve">up in their view of the world that they forget the real world. </w:t>
      </w:r>
      <w:r w:rsidR="00494DD4" w:rsidRPr="00EE0B97">
        <w:rPr>
          <w:rFonts w:asciiTheme="minorHAnsi" w:hAnsiTheme="minorHAnsi"/>
        </w:rPr>
        <w:t xml:space="preserve">Also, people don’t hear correctly and so misunderstand what others say. </w:t>
      </w:r>
      <w:r w:rsidRPr="00EE0B97">
        <w:rPr>
          <w:rFonts w:asciiTheme="minorHAnsi" w:hAnsiTheme="minorHAnsi"/>
        </w:rPr>
        <w:t>The ability to see the world the way others do helps everyone get along.</w:t>
      </w:r>
    </w:p>
    <w:p w:rsidR="004904FD" w:rsidRPr="00EE0B97" w:rsidRDefault="004904FD">
      <w:pPr>
        <w:widowControl w:val="0"/>
        <w:rPr>
          <w:rFonts w:asciiTheme="minorHAnsi" w:hAnsiTheme="minorHAnsi"/>
        </w:rPr>
      </w:pPr>
    </w:p>
    <w:p w:rsidR="00DB42EE" w:rsidRPr="00EE0B97" w:rsidRDefault="00DB42EE">
      <w:pPr>
        <w:widowControl w:val="0"/>
        <w:rPr>
          <w:rFonts w:asciiTheme="minorHAnsi" w:hAnsiTheme="minorHAnsi"/>
        </w:rPr>
      </w:pPr>
      <w:r w:rsidRPr="00EE0B97">
        <w:rPr>
          <w:rFonts w:asciiTheme="minorHAnsi" w:hAnsiTheme="minorHAnsi"/>
        </w:rPr>
        <w:t xml:space="preserve">Aipotunian children </w:t>
      </w:r>
      <w:r w:rsidR="00494DD4" w:rsidRPr="00EE0B97">
        <w:rPr>
          <w:rFonts w:asciiTheme="minorHAnsi" w:hAnsiTheme="minorHAnsi"/>
        </w:rPr>
        <w:t>learn</w:t>
      </w:r>
      <w:r w:rsidRPr="00EE0B97">
        <w:rPr>
          <w:rFonts w:asciiTheme="minorHAnsi" w:hAnsiTheme="minorHAnsi"/>
        </w:rPr>
        <w:t xml:space="preserve"> American Sign Language. This is a language that is useful in places where people cannot hear each other, such as in a noisy room or at a party. I believe it is also helpful to improve the thinking </w:t>
      </w:r>
      <w:r w:rsidRPr="00EE0B97">
        <w:rPr>
          <w:rFonts w:asciiTheme="minorHAnsi" w:hAnsiTheme="minorHAnsi"/>
        </w:rPr>
        <w:lastRenderedPageBreak/>
        <w:t>process. It uses parts of your brain that regular speaking does not.</w:t>
      </w:r>
    </w:p>
    <w:p w:rsidR="004904FD" w:rsidRPr="00EE0B97" w:rsidRDefault="00665477">
      <w:pPr>
        <w:pStyle w:val="H3"/>
        <w:rPr>
          <w:rFonts w:asciiTheme="minorHAnsi" w:hAnsiTheme="minorHAnsi"/>
          <w:bCs w:val="0"/>
          <w:szCs w:val="24"/>
        </w:rPr>
      </w:pPr>
      <w:bookmarkStart w:id="193" w:name="_Toc146731487"/>
      <w:bookmarkStart w:id="194" w:name="_Toc146732830"/>
      <w:bookmarkStart w:id="195" w:name="_Toc383697545"/>
      <w:r w:rsidRPr="00EE0B97">
        <w:rPr>
          <w:rFonts w:asciiTheme="minorHAnsi" w:hAnsiTheme="minorHAnsi"/>
          <w:bCs w:val="0"/>
          <w:szCs w:val="24"/>
        </w:rPr>
        <w:t>Spiritual Aspect</w:t>
      </w:r>
      <w:bookmarkEnd w:id="193"/>
      <w:bookmarkEnd w:id="194"/>
      <w:bookmarkEnd w:id="195"/>
    </w:p>
    <w:p w:rsidR="0048395B" w:rsidRPr="00EE0B97" w:rsidRDefault="0048395B" w:rsidP="0048395B">
      <w:pPr>
        <w:pStyle w:val="Quote1"/>
        <w:rPr>
          <w:rFonts w:asciiTheme="minorHAnsi" w:hAnsiTheme="minorHAnsi"/>
        </w:rPr>
      </w:pPr>
      <w:r w:rsidRPr="00EE0B97">
        <w:rPr>
          <w:rFonts w:asciiTheme="minorHAnsi" w:hAnsiTheme="minorHAnsi"/>
        </w:rPr>
        <w:t>You do not need to leave your room.</w:t>
      </w:r>
      <w:r w:rsidRPr="00EE0B97">
        <w:rPr>
          <w:rFonts w:asciiTheme="minorHAnsi" w:hAnsiTheme="minorHAnsi"/>
        </w:rPr>
        <w:br/>
        <w:t>Remain sitting at your table and listen.</w:t>
      </w:r>
      <w:r w:rsidRPr="00EE0B97">
        <w:rPr>
          <w:rFonts w:asciiTheme="minorHAnsi" w:hAnsiTheme="minorHAnsi"/>
        </w:rPr>
        <w:br/>
        <w:t>Do not even listen, simply wait.</w:t>
      </w:r>
      <w:r w:rsidRPr="00EE0B97">
        <w:rPr>
          <w:rFonts w:asciiTheme="minorHAnsi" w:hAnsiTheme="minorHAnsi"/>
        </w:rPr>
        <w:br/>
        <w:t>Do not even wait, be quite still and solitary.</w:t>
      </w:r>
      <w:r w:rsidRPr="00EE0B97">
        <w:rPr>
          <w:rFonts w:asciiTheme="minorHAnsi" w:hAnsiTheme="minorHAnsi"/>
        </w:rPr>
        <w:br/>
        <w:t xml:space="preserve">The world will freely offer itself to you to be unmasked, </w:t>
      </w:r>
      <w:r w:rsidRPr="00EE0B97">
        <w:rPr>
          <w:rFonts w:asciiTheme="minorHAnsi" w:hAnsiTheme="minorHAnsi"/>
        </w:rPr>
        <w:br/>
        <w:t>it has no choice, it will roll in ecstasy at your feet.</w:t>
      </w:r>
      <w:r w:rsidRPr="00EE0B97">
        <w:rPr>
          <w:rFonts w:asciiTheme="minorHAnsi" w:hAnsiTheme="minorHAnsi"/>
        </w:rPr>
        <w:br/>
        <w:t>-- Franz Kafka --</w:t>
      </w:r>
    </w:p>
    <w:p w:rsidR="0048395B" w:rsidRPr="00EE0B97" w:rsidRDefault="0048395B">
      <w:pPr>
        <w:pStyle w:val="Quote1"/>
        <w:rPr>
          <w:rFonts w:asciiTheme="minorHAnsi" w:hAnsiTheme="minorHAnsi"/>
          <w:szCs w:val="24"/>
        </w:rPr>
      </w:pPr>
    </w:p>
    <w:p w:rsidR="0048395B" w:rsidRPr="00EE0B97" w:rsidRDefault="0048395B" w:rsidP="0048395B">
      <w:pPr>
        <w:pStyle w:val="Quote1"/>
        <w:rPr>
          <w:rFonts w:asciiTheme="minorHAnsi" w:hAnsiTheme="minorHAnsi"/>
          <w:szCs w:val="24"/>
        </w:rPr>
      </w:pPr>
      <w:r w:rsidRPr="00EE0B97">
        <w:rPr>
          <w:rFonts w:asciiTheme="minorHAnsi" w:hAnsiTheme="minorHAnsi"/>
          <w:szCs w:val="24"/>
        </w:rPr>
        <w:t>Flosi: But how does one acquire</w:t>
      </w:r>
      <w:r w:rsidRPr="00EE0B97">
        <w:rPr>
          <w:rFonts w:asciiTheme="minorHAnsi" w:hAnsiTheme="minorHAnsi"/>
          <w:szCs w:val="24"/>
        </w:rPr>
        <w:br/>
        <w:t>power when he hasn’t already got it?</w:t>
      </w:r>
      <w:r w:rsidRPr="00EE0B97">
        <w:rPr>
          <w:rFonts w:asciiTheme="minorHAnsi" w:hAnsiTheme="minorHAnsi"/>
          <w:szCs w:val="24"/>
        </w:rPr>
        <w:br/>
        <w:t>Gizur: When you encounter it, you’ll know…</w:t>
      </w:r>
      <w:r w:rsidRPr="00EE0B97">
        <w:rPr>
          <w:rFonts w:asciiTheme="minorHAnsi" w:hAnsiTheme="minorHAnsi"/>
          <w:szCs w:val="24"/>
        </w:rPr>
        <w:br/>
        <w:t>It is a matter of reaching out and looking</w:t>
      </w:r>
      <w:r w:rsidRPr="00EE0B97">
        <w:rPr>
          <w:rFonts w:asciiTheme="minorHAnsi" w:hAnsiTheme="minorHAnsi"/>
          <w:szCs w:val="24"/>
        </w:rPr>
        <w:br/>
        <w:t xml:space="preserve"> within to find something you know is already there.</w:t>
      </w:r>
      <w:r w:rsidRPr="00EE0B97">
        <w:rPr>
          <w:rFonts w:asciiTheme="minorHAnsi" w:hAnsiTheme="minorHAnsi"/>
          <w:szCs w:val="24"/>
        </w:rPr>
        <w:br/>
        <w:t>-- Elizabeth Boyer</w:t>
      </w:r>
      <w:r w:rsidRPr="00EE0B97">
        <w:rPr>
          <w:rStyle w:val="FootnoteReference"/>
          <w:rFonts w:asciiTheme="minorHAnsi" w:hAnsiTheme="minorHAnsi"/>
          <w:szCs w:val="24"/>
        </w:rPr>
        <w:footnoteReference w:id="41"/>
      </w:r>
      <w:r w:rsidRPr="00EE0B97">
        <w:rPr>
          <w:rFonts w:asciiTheme="minorHAnsi" w:hAnsiTheme="minorHAnsi"/>
          <w:szCs w:val="24"/>
        </w:rPr>
        <w:t xml:space="preserve"> --</w:t>
      </w:r>
    </w:p>
    <w:p w:rsidR="0048395B" w:rsidRPr="00EE0B97" w:rsidRDefault="0048395B">
      <w:pPr>
        <w:pStyle w:val="Quote1"/>
        <w:rPr>
          <w:rFonts w:asciiTheme="minorHAnsi" w:hAnsiTheme="minorHAnsi"/>
          <w:szCs w:val="24"/>
        </w:rPr>
      </w:pPr>
    </w:p>
    <w:p w:rsidR="004904FD" w:rsidRPr="00EE0B97" w:rsidRDefault="001B1B9B">
      <w:pPr>
        <w:pStyle w:val="Quote1"/>
        <w:rPr>
          <w:rFonts w:asciiTheme="minorHAnsi" w:hAnsiTheme="minorHAnsi"/>
          <w:szCs w:val="24"/>
        </w:rPr>
      </w:pPr>
      <w:r w:rsidRPr="00EE0B97">
        <w:rPr>
          <w:rFonts w:asciiTheme="minorHAnsi" w:hAnsiTheme="minorHAnsi"/>
        </w:rPr>
        <w:t>A cult is a religion with no political power.</w:t>
      </w:r>
      <w:r w:rsidRPr="00EE0B97">
        <w:rPr>
          <w:rFonts w:asciiTheme="minorHAnsi" w:hAnsiTheme="minorHAnsi"/>
        </w:rPr>
        <w:br/>
        <w:t>-- Tom Wolfe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Every man is guilty of the good he didn't do.</w:t>
      </w:r>
      <w:r w:rsidRPr="00EE0B97">
        <w:rPr>
          <w:rFonts w:asciiTheme="minorHAnsi" w:hAnsiTheme="minorHAnsi"/>
          <w:szCs w:val="24"/>
        </w:rPr>
        <w:br/>
        <w:t>-- Voltaire --</w:t>
      </w:r>
    </w:p>
    <w:p w:rsidR="0048395B" w:rsidRPr="00EE0B97" w:rsidRDefault="0048395B">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Throughout the ages, people have claimed they’ve heard the word of God. Did God inspire the authors of the Koran and the Bible? We have no scientific way to find out. We only have the writer’s word on the subject. With </w:t>
      </w:r>
      <w:r w:rsidR="00F6167D" w:rsidRPr="00EE0B97">
        <w:rPr>
          <w:rFonts w:asciiTheme="minorHAnsi" w:hAnsiTheme="minorHAnsi"/>
        </w:rPr>
        <w:t xml:space="preserve">all </w:t>
      </w:r>
      <w:r w:rsidRPr="00EE0B97">
        <w:rPr>
          <w:rFonts w:asciiTheme="minorHAnsi" w:hAnsiTheme="minorHAnsi"/>
        </w:rPr>
        <w:t>things religious, it all comes down to faith.</w:t>
      </w:r>
    </w:p>
    <w:p w:rsidR="004904FD" w:rsidRPr="00EE0B97" w:rsidRDefault="004904FD">
      <w:pPr>
        <w:widowControl w:val="0"/>
        <w:rPr>
          <w:rFonts w:asciiTheme="minorHAnsi" w:hAnsiTheme="minorHAnsi"/>
        </w:rPr>
      </w:pPr>
    </w:p>
    <w:p w:rsidR="004904FD" w:rsidRPr="00EE0B97" w:rsidRDefault="002200B8">
      <w:pPr>
        <w:widowControl w:val="0"/>
        <w:rPr>
          <w:rFonts w:asciiTheme="minorHAnsi" w:hAnsiTheme="minorHAnsi"/>
        </w:rPr>
      </w:pPr>
      <w:r w:rsidRPr="00EE0B97">
        <w:rPr>
          <w:rFonts w:asciiTheme="minorHAnsi" w:hAnsiTheme="minorHAnsi"/>
        </w:rPr>
        <w:t>Unfortunately,</w:t>
      </w:r>
      <w:r w:rsidR="00665477" w:rsidRPr="00EE0B97">
        <w:rPr>
          <w:rFonts w:asciiTheme="minorHAnsi" w:hAnsiTheme="minorHAnsi"/>
        </w:rPr>
        <w:t xml:space="preserve"> faith is not enough to run a country, especially since there is no logical way of telling which faith is the True Faith.</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Knowing that we may never know the truth about God, Aipotu has chosen to stick to what we do know. So what do we know?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First and foremost, we must be true to ourselves. The individual is the basis of society and if you want a healthy society, you need healthy people.</w:t>
      </w:r>
    </w:p>
    <w:p w:rsidR="004904FD" w:rsidRPr="00EE0B97" w:rsidRDefault="004904FD">
      <w:pPr>
        <w:widowControl w:val="0"/>
        <w:rPr>
          <w:rFonts w:asciiTheme="minorHAnsi" w:hAnsiTheme="minorHAnsi"/>
          <w:vanish/>
        </w:rPr>
      </w:pPr>
    </w:p>
    <w:p w:rsidR="004904FD" w:rsidRPr="00EE0B97" w:rsidRDefault="00DF4E60" w:rsidP="00755E7F">
      <w:pPr>
        <w:pStyle w:val="Subtitle1"/>
      </w:pPr>
      <w:r w:rsidRPr="00EE0B97">
        <w:drawing>
          <wp:inline distT="0" distB="0" distL="0" distR="0">
            <wp:extent cx="2743200" cy="1231900"/>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87" cstate="print"/>
                    <a:srcRect/>
                    <a:stretch>
                      <a:fillRect/>
                    </a:stretch>
                  </pic:blipFill>
                  <pic:spPr bwMode="auto">
                    <a:xfrm>
                      <a:off x="0" y="0"/>
                      <a:ext cx="2743200" cy="1231900"/>
                    </a:xfrm>
                    <a:prstGeom prst="rect">
                      <a:avLst/>
                    </a:prstGeom>
                    <a:noFill/>
                    <a:ln w="9525">
                      <a:noFill/>
                      <a:miter lim="800000"/>
                      <a:headEnd/>
                      <a:tailEnd/>
                    </a:ln>
                  </pic:spPr>
                </pic:pic>
              </a:graphicData>
            </a:graphic>
          </wp:inline>
        </w:drawing>
      </w:r>
      <w:r w:rsidR="00665477" w:rsidRPr="00EE0B97">
        <w:br/>
        <w:t>Courtesy United Feature Syndicate</w:t>
      </w:r>
      <w:r w:rsidR="00665477" w:rsidRPr="00EE0B97">
        <w:br/>
        <w:t>2-3-1998</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lastRenderedPageBreak/>
        <w:t xml:space="preserve">Second, all we have in this world is people. In society, nothing is more important. The children </w:t>
      </w:r>
      <w:r w:rsidR="002145FF" w:rsidRPr="00EE0B97">
        <w:rPr>
          <w:rFonts w:asciiTheme="minorHAnsi" w:hAnsiTheme="minorHAnsi"/>
        </w:rPr>
        <w:t>learn</w:t>
      </w:r>
      <w:r w:rsidRPr="00EE0B97">
        <w:rPr>
          <w:rFonts w:asciiTheme="minorHAnsi" w:hAnsiTheme="minorHAnsi"/>
        </w:rPr>
        <w:t xml:space="preserve"> to respect the dignity of the human being</w:t>
      </w:r>
      <w:r w:rsidR="00F6167D" w:rsidRPr="00EE0B97">
        <w:rPr>
          <w:rFonts w:asciiTheme="minorHAnsi" w:hAnsiTheme="minorHAnsi"/>
        </w:rPr>
        <w:t>s</w:t>
      </w:r>
      <w:r w:rsidRPr="00EE0B97">
        <w:rPr>
          <w:rFonts w:asciiTheme="minorHAnsi" w:hAnsiTheme="minorHAnsi"/>
        </w:rPr>
        <w:t>.</w:t>
      </w:r>
      <w:r w:rsidR="005A39C0" w:rsidRPr="00EE0B97">
        <w:rPr>
          <w:rFonts w:asciiTheme="minorHAnsi" w:hAnsiTheme="minorHAnsi"/>
        </w:rPr>
        <w:t xml:space="preserve"> Of course, </w:t>
      </w:r>
      <w:r w:rsidR="0040298A" w:rsidRPr="00EE0B97">
        <w:rPr>
          <w:rFonts w:asciiTheme="minorHAnsi" w:hAnsiTheme="minorHAnsi"/>
        </w:rPr>
        <w:t xml:space="preserve">to fulfill this, </w:t>
      </w:r>
      <w:r w:rsidR="005A39C0" w:rsidRPr="00EE0B97">
        <w:rPr>
          <w:rFonts w:asciiTheme="minorHAnsi" w:hAnsiTheme="minorHAnsi"/>
        </w:rPr>
        <w:t>we need to know who w</w:t>
      </w:r>
      <w:r w:rsidR="0040298A" w:rsidRPr="00EE0B97">
        <w:rPr>
          <w:rFonts w:asciiTheme="minorHAnsi" w:hAnsiTheme="minorHAnsi"/>
        </w:rPr>
        <w:t>e are</w:t>
      </w:r>
      <w:r w:rsidR="005A39C0" w:rsidRPr="00EE0B97">
        <w:rPr>
          <w:rFonts w:asciiTheme="minorHAnsi" w:hAnsiTheme="minorHAnsi"/>
        </w:rPr>
        <w:t>.</w:t>
      </w:r>
    </w:p>
    <w:p w:rsidR="004904FD" w:rsidRPr="00EE0B97" w:rsidRDefault="004904FD">
      <w:pPr>
        <w:widowControl w:val="0"/>
        <w:rPr>
          <w:rFonts w:asciiTheme="minorHAnsi" w:hAnsiTheme="minorHAnsi"/>
        </w:rPr>
      </w:pPr>
    </w:p>
    <w:p w:rsidR="00FA7E4C" w:rsidRPr="00EE0B97" w:rsidRDefault="00FA7E4C" w:rsidP="00FA7E4C">
      <w:pPr>
        <w:widowControl w:val="0"/>
        <w:rPr>
          <w:rFonts w:asciiTheme="minorHAnsi" w:hAnsiTheme="minorHAnsi"/>
        </w:rPr>
      </w:pPr>
      <w:r w:rsidRPr="00EE0B97">
        <w:rPr>
          <w:rFonts w:asciiTheme="minorHAnsi" w:hAnsiTheme="minorHAnsi"/>
        </w:rPr>
        <w:t xml:space="preserve">Each of us needs to develop core confidence. In the words of </w:t>
      </w:r>
      <w:r w:rsidR="007A6E16" w:rsidRPr="00EE0B97">
        <w:rPr>
          <w:rFonts w:asciiTheme="minorHAnsi" w:hAnsiTheme="minorHAnsi"/>
        </w:rPr>
        <w:t>Tyler Durden</w:t>
      </w:r>
      <w:r w:rsidRPr="00EE0B97">
        <w:rPr>
          <w:rFonts w:asciiTheme="minorHAnsi" w:hAnsiTheme="minorHAnsi"/>
        </w:rPr>
        <w:t xml:space="preserve"> RSD:</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Core confidence comes from an unshakable conviction of who you are and what you’re entitled to.</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It’s a confidence that allows you to take on a charismatic attitude. The type of charismatic attitude that gets people reacting to you regardless of the situation you are in.</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identify yourself as an individual who can’t be categorized with a dynamic and flexible identity that could evolve anytime that you choose.</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know what you’ve been through in life and trust yourself to get by any situation no matter what.</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value your own opinion of yourself more highly than the opinions of others and you determine your own value by a criteria that is your own.</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know that your acceptance in any particular situation is never a treat to your overall wellbeing.</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know what you</w:t>
      </w:r>
      <w:r w:rsidR="00127C6A" w:rsidRPr="00EE0B97">
        <w:rPr>
          <w:rFonts w:asciiTheme="minorHAnsi" w:hAnsiTheme="minorHAnsi"/>
          <w:i/>
        </w:rPr>
        <w:t>r</w:t>
      </w:r>
      <w:r w:rsidR="00FA7E4C" w:rsidRPr="00EE0B97">
        <w:rPr>
          <w:rFonts w:asciiTheme="minorHAnsi" w:hAnsiTheme="minorHAnsi"/>
          <w:i/>
        </w:rPr>
        <w:t xml:space="preserve"> best qualities are and that even if people don’t see them or acknowledge them, you know very well that they exist.</w:t>
      </w:r>
    </w:p>
    <w:p w:rsidR="00FA7E4C" w:rsidRPr="00EE0B97" w:rsidRDefault="003644E4" w:rsidP="00FA7E4C">
      <w:pPr>
        <w:pStyle w:val="quote2"/>
        <w:numPr>
          <w:ilvl w:val="0"/>
          <w:numId w:val="26"/>
        </w:numPr>
        <w:spacing w:after="0"/>
        <w:rPr>
          <w:rFonts w:asciiTheme="minorHAnsi" w:hAnsiTheme="minorHAnsi"/>
          <w:i/>
        </w:rPr>
      </w:pPr>
      <w:r w:rsidRPr="00EE0B97">
        <w:rPr>
          <w:rFonts w:asciiTheme="minorHAnsi" w:hAnsiTheme="minorHAnsi"/>
          <w:i/>
        </w:rPr>
        <w:t>“</w:t>
      </w:r>
      <w:r w:rsidR="00FA7E4C" w:rsidRPr="00EE0B97">
        <w:rPr>
          <w:rFonts w:asciiTheme="minorHAnsi" w:hAnsiTheme="minorHAnsi"/>
          <w:i/>
        </w:rPr>
        <w:t>You know that you offer real value to people and if they don’t see it then it’s their issue, not yours.</w:t>
      </w:r>
    </w:p>
    <w:p w:rsidR="00FA7E4C" w:rsidRPr="00EE0B97" w:rsidRDefault="003644E4" w:rsidP="00FA7E4C">
      <w:pPr>
        <w:pStyle w:val="quote2"/>
        <w:numPr>
          <w:ilvl w:val="0"/>
          <w:numId w:val="26"/>
        </w:numPr>
        <w:spacing w:after="0"/>
        <w:rPr>
          <w:rFonts w:asciiTheme="minorHAnsi" w:hAnsiTheme="minorHAnsi"/>
        </w:rPr>
      </w:pPr>
      <w:r w:rsidRPr="00EE0B97">
        <w:rPr>
          <w:rFonts w:asciiTheme="minorHAnsi" w:hAnsiTheme="minorHAnsi"/>
          <w:i/>
        </w:rPr>
        <w:t>“</w:t>
      </w:r>
      <w:r w:rsidR="00FA7E4C" w:rsidRPr="00EE0B97">
        <w:rPr>
          <w:rFonts w:asciiTheme="minorHAnsi" w:hAnsiTheme="minorHAnsi"/>
          <w:i/>
        </w:rPr>
        <w:t>You believe that your life perspective and energy have an inherent value whether other people acknowledge it or not.</w:t>
      </w:r>
      <w:r w:rsidRPr="00EE0B97">
        <w:rPr>
          <w:rFonts w:asciiTheme="minorHAnsi" w:hAnsiTheme="minorHAnsi"/>
          <w:i/>
        </w:rPr>
        <w:t>”</w:t>
      </w:r>
    </w:p>
    <w:p w:rsidR="00FA7E4C" w:rsidRPr="00EE0B97" w:rsidRDefault="00FA7E4C">
      <w:pPr>
        <w:widowControl w:val="0"/>
        <w:rPr>
          <w:rFonts w:asciiTheme="minorHAnsi" w:hAnsiTheme="minorHAnsi"/>
        </w:rPr>
      </w:pPr>
    </w:p>
    <w:p w:rsidR="00FA7E4C" w:rsidRPr="00EE0B97" w:rsidRDefault="00FA7E4C">
      <w:pPr>
        <w:widowControl w:val="0"/>
        <w:rPr>
          <w:rFonts w:asciiTheme="minorHAnsi" w:hAnsiTheme="minorHAnsi"/>
        </w:rPr>
      </w:pPr>
      <w:r w:rsidRPr="00EE0B97">
        <w:rPr>
          <w:rFonts w:asciiTheme="minorHAnsi" w:hAnsiTheme="minorHAnsi"/>
        </w:rPr>
        <w:t>It takes years of hard work to fulfill these requirements, but the results are worth it.</w:t>
      </w:r>
    </w:p>
    <w:p w:rsidR="00FA7E4C" w:rsidRPr="00EE0B97" w:rsidRDefault="00FA7E4C">
      <w:pPr>
        <w:widowControl w:val="0"/>
        <w:rPr>
          <w:rFonts w:asciiTheme="minorHAnsi" w:hAnsiTheme="minorHAnsi"/>
        </w:rPr>
      </w:pPr>
    </w:p>
    <w:p w:rsidR="00FA7E4C" w:rsidRPr="00EE0B97" w:rsidRDefault="00FA7E4C" w:rsidP="00FA7E4C">
      <w:pPr>
        <w:widowControl w:val="0"/>
        <w:rPr>
          <w:rFonts w:asciiTheme="minorHAnsi" w:hAnsiTheme="minorHAnsi"/>
        </w:rPr>
      </w:pPr>
      <w:r w:rsidRPr="00EE0B97">
        <w:rPr>
          <w:rFonts w:asciiTheme="minorHAnsi" w:hAnsiTheme="minorHAnsi"/>
        </w:rPr>
        <w:t>To sum up:</w:t>
      </w:r>
    </w:p>
    <w:p w:rsidR="00FA7E4C" w:rsidRPr="00EE0B97" w:rsidRDefault="00FA7E4C" w:rsidP="00FA7E4C">
      <w:pPr>
        <w:widowControl w:val="0"/>
        <w:numPr>
          <w:ilvl w:val="0"/>
          <w:numId w:val="2"/>
        </w:numPr>
        <w:rPr>
          <w:rFonts w:asciiTheme="minorHAnsi" w:hAnsiTheme="minorHAnsi"/>
        </w:rPr>
      </w:pPr>
      <w:r w:rsidRPr="00EE0B97">
        <w:rPr>
          <w:rFonts w:asciiTheme="minorHAnsi" w:hAnsiTheme="minorHAnsi"/>
        </w:rPr>
        <w:t>Know Thyself</w:t>
      </w:r>
      <w:r w:rsidRPr="00EE0B97">
        <w:rPr>
          <w:rStyle w:val="FootnoteReference"/>
          <w:rFonts w:asciiTheme="minorHAnsi" w:hAnsiTheme="minorHAnsi"/>
        </w:rPr>
        <w:footnoteReference w:id="42"/>
      </w:r>
    </w:p>
    <w:p w:rsidR="00FA7E4C" w:rsidRPr="00EE0B97" w:rsidRDefault="00FA7E4C" w:rsidP="00FA7E4C">
      <w:pPr>
        <w:widowControl w:val="0"/>
        <w:numPr>
          <w:ilvl w:val="0"/>
          <w:numId w:val="2"/>
        </w:numPr>
        <w:rPr>
          <w:rFonts w:asciiTheme="minorHAnsi" w:hAnsiTheme="minorHAnsi"/>
        </w:rPr>
      </w:pPr>
      <w:r w:rsidRPr="00EE0B97">
        <w:rPr>
          <w:rFonts w:asciiTheme="minorHAnsi" w:hAnsiTheme="minorHAnsi"/>
        </w:rPr>
        <w:t>Above all else – to thy own self be true.</w:t>
      </w:r>
      <w:r w:rsidRPr="00EE0B97">
        <w:rPr>
          <w:rStyle w:val="FootnoteReference"/>
          <w:rFonts w:asciiTheme="minorHAnsi" w:hAnsiTheme="minorHAnsi"/>
        </w:rPr>
        <w:footnoteReference w:id="43"/>
      </w:r>
    </w:p>
    <w:p w:rsidR="00FA7E4C" w:rsidRPr="00EE0B97" w:rsidRDefault="00FA7E4C" w:rsidP="00FA7E4C">
      <w:pPr>
        <w:widowControl w:val="0"/>
        <w:numPr>
          <w:ilvl w:val="0"/>
          <w:numId w:val="2"/>
        </w:numPr>
        <w:rPr>
          <w:rFonts w:asciiTheme="minorHAnsi" w:hAnsiTheme="minorHAnsi"/>
        </w:rPr>
      </w:pPr>
      <w:r w:rsidRPr="00EE0B97">
        <w:rPr>
          <w:rFonts w:asciiTheme="minorHAnsi" w:hAnsiTheme="minorHAnsi"/>
        </w:rPr>
        <w:t>We must treat others and the world around us with love, respect and kindness, for we are all One.</w:t>
      </w:r>
    </w:p>
    <w:p w:rsidR="00FA7E4C" w:rsidRPr="00EE0B97" w:rsidRDefault="00FA7E4C">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These lessons are the most important</w:t>
      </w:r>
      <w:r w:rsidR="009E27E4" w:rsidRPr="00EE0B97">
        <w:rPr>
          <w:rFonts w:asciiTheme="minorHAnsi" w:hAnsiTheme="minorHAnsi"/>
        </w:rPr>
        <w:t xml:space="preserve"> </w:t>
      </w:r>
      <w:r w:rsidRPr="00EE0B97">
        <w:rPr>
          <w:rFonts w:asciiTheme="minorHAnsi" w:hAnsiTheme="minorHAnsi"/>
        </w:rPr>
        <w:t xml:space="preserve">lessons a society can teach a person. </w:t>
      </w:r>
      <w:r w:rsidRPr="00EE0B97">
        <w:rPr>
          <w:rFonts w:asciiTheme="minorHAnsi" w:hAnsiTheme="minorHAnsi"/>
        </w:rPr>
        <w:lastRenderedPageBreak/>
        <w:t xml:space="preserve">They are the only things needed to create a healthy, happy society. They are the basis for all moral, ethical, and spiritual laws. </w:t>
      </w:r>
      <w:r w:rsidR="002145FF" w:rsidRPr="00EE0B97">
        <w:rPr>
          <w:rFonts w:asciiTheme="minorHAnsi" w:hAnsiTheme="minorHAnsi"/>
        </w:rPr>
        <w:t xml:space="preserve">Teachers drill these </w:t>
      </w:r>
      <w:r w:rsidR="00940129" w:rsidRPr="00EE0B97">
        <w:rPr>
          <w:rFonts w:asciiTheme="minorHAnsi" w:hAnsiTheme="minorHAnsi"/>
        </w:rPr>
        <w:t xml:space="preserve">and similar </w:t>
      </w:r>
      <w:r w:rsidRPr="00EE0B97">
        <w:rPr>
          <w:rFonts w:asciiTheme="minorHAnsi" w:hAnsiTheme="minorHAnsi"/>
        </w:rPr>
        <w:t xml:space="preserve">lessons into </w:t>
      </w:r>
      <w:r w:rsidR="002145FF" w:rsidRPr="00EE0B97">
        <w:rPr>
          <w:rFonts w:asciiTheme="minorHAnsi" w:hAnsiTheme="minorHAnsi"/>
        </w:rPr>
        <w:t xml:space="preserve">all </w:t>
      </w:r>
      <w:r w:rsidRPr="00EE0B97">
        <w:rPr>
          <w:rFonts w:asciiTheme="minorHAnsi" w:hAnsiTheme="minorHAnsi"/>
        </w:rPr>
        <w:t>Aip</w:t>
      </w:r>
      <w:r w:rsidR="009E27E4" w:rsidRPr="00EE0B97">
        <w:rPr>
          <w:rFonts w:asciiTheme="minorHAnsi" w:hAnsiTheme="minorHAnsi"/>
        </w:rPr>
        <w:t>otunian</w:t>
      </w:r>
      <w:r w:rsidRPr="00EE0B97">
        <w:rPr>
          <w:rFonts w:asciiTheme="minorHAnsi" w:hAnsiTheme="minorHAnsi"/>
        </w:rPr>
        <w:t xml:space="preserve"> children throughout their education. </w:t>
      </w:r>
      <w:r w:rsidR="002145FF" w:rsidRPr="00EE0B97">
        <w:rPr>
          <w:rFonts w:asciiTheme="minorHAnsi" w:hAnsiTheme="minorHAnsi"/>
        </w:rPr>
        <w:t>In addition, service announcements and public billboards serve as a constant reminder</w:t>
      </w:r>
      <w:r w:rsidRPr="00EE0B97">
        <w:rPr>
          <w:rFonts w:asciiTheme="minorHAnsi" w:hAnsiTheme="minorHAnsi"/>
        </w:rPr>
        <w:t>.</w:t>
      </w:r>
    </w:p>
    <w:p w:rsidR="00115547" w:rsidRPr="00EE0B97" w:rsidRDefault="00115547">
      <w:pPr>
        <w:widowControl w:val="0"/>
        <w:rPr>
          <w:rFonts w:asciiTheme="minorHAnsi" w:hAnsiTheme="minorHAnsi"/>
        </w:rPr>
      </w:pPr>
    </w:p>
    <w:p w:rsidR="00115547" w:rsidRPr="00EE0B97" w:rsidRDefault="00115547">
      <w:pPr>
        <w:widowControl w:val="0"/>
        <w:rPr>
          <w:rFonts w:asciiTheme="minorHAnsi" w:hAnsiTheme="minorHAnsi"/>
        </w:rPr>
      </w:pPr>
      <w:r w:rsidRPr="00EE0B97">
        <w:rPr>
          <w:rFonts w:asciiTheme="minorHAnsi" w:hAnsiTheme="minorHAnsi"/>
        </w:rPr>
        <w:t>Of course, the admonition, “Know Thyself”, is the hardest</w:t>
      </w:r>
      <w:r w:rsidR="00F17C60" w:rsidRPr="00EE0B97">
        <w:rPr>
          <w:rFonts w:asciiTheme="minorHAnsi" w:hAnsiTheme="minorHAnsi"/>
        </w:rPr>
        <w:t xml:space="preserve"> thing in the world to fulfill, but it is well worth the effort.</w:t>
      </w:r>
    </w:p>
    <w:p w:rsidR="00F17C60" w:rsidRPr="00EE0B97" w:rsidRDefault="00F17C60">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Here is something to think about</w:t>
      </w:r>
      <w:r w:rsidR="002145FF" w:rsidRPr="00EE0B97">
        <w:rPr>
          <w:rFonts w:asciiTheme="minorHAnsi" w:hAnsiTheme="minorHAnsi"/>
        </w:rPr>
        <w:t>;</w:t>
      </w:r>
      <w:r w:rsidRPr="00EE0B97">
        <w:rPr>
          <w:rFonts w:asciiTheme="minorHAnsi" w:hAnsiTheme="minorHAnsi"/>
        </w:rPr>
        <w:t xml:space="preserve"> </w:t>
      </w:r>
      <w:r w:rsidR="002145FF" w:rsidRPr="00EE0B97">
        <w:rPr>
          <w:rFonts w:asciiTheme="minorHAnsi" w:hAnsiTheme="minorHAnsi"/>
        </w:rPr>
        <w:t>t</w:t>
      </w:r>
      <w:r w:rsidRPr="00EE0B97">
        <w:rPr>
          <w:rFonts w:asciiTheme="minorHAnsi" w:hAnsiTheme="minorHAnsi"/>
        </w:rPr>
        <w:t xml:space="preserve">he ends cannot justify the means because evil means will almost always </w:t>
      </w:r>
      <w:r w:rsidR="00272DAD" w:rsidRPr="00EE0B97">
        <w:rPr>
          <w:rFonts w:asciiTheme="minorHAnsi" w:hAnsiTheme="minorHAnsi"/>
        </w:rPr>
        <w:t>produce evil ends – eventually.</w:t>
      </w:r>
    </w:p>
    <w:p w:rsidR="004904FD" w:rsidRPr="00EE0B97" w:rsidRDefault="00665477">
      <w:pPr>
        <w:pStyle w:val="H4"/>
        <w:rPr>
          <w:rFonts w:asciiTheme="minorHAnsi" w:hAnsiTheme="minorHAnsi"/>
        </w:rPr>
      </w:pPr>
      <w:bookmarkStart w:id="196" w:name="_Toc146732831"/>
      <w:r w:rsidRPr="00EE0B97">
        <w:rPr>
          <w:rFonts w:asciiTheme="minorHAnsi" w:hAnsiTheme="minorHAnsi"/>
        </w:rPr>
        <w:t>The Warm-Blooded and the Not-So-Warm-Blooded</w:t>
      </w:r>
      <w:bookmarkEnd w:id="196"/>
    </w:p>
    <w:p w:rsidR="004904FD" w:rsidRPr="00EE0B97" w:rsidRDefault="00665477">
      <w:pPr>
        <w:rPr>
          <w:rFonts w:asciiTheme="minorHAnsi" w:hAnsiTheme="minorHAnsi"/>
        </w:rPr>
      </w:pPr>
      <w:r w:rsidRPr="00EE0B97">
        <w:rPr>
          <w:rFonts w:asciiTheme="minorHAnsi" w:hAnsiTheme="minorHAnsi"/>
        </w:rPr>
        <w:t xml:space="preserve">Cold-blooded animals have </w:t>
      </w:r>
      <w:r w:rsidR="00AD7ACB" w:rsidRPr="00EE0B97">
        <w:rPr>
          <w:rFonts w:asciiTheme="minorHAnsi" w:hAnsiTheme="minorHAnsi"/>
        </w:rPr>
        <w:t xml:space="preserve">little to </w:t>
      </w:r>
      <w:r w:rsidRPr="00EE0B97">
        <w:rPr>
          <w:rFonts w:asciiTheme="minorHAnsi" w:hAnsiTheme="minorHAnsi"/>
        </w:rPr>
        <w:t>no control over their internal temperature. They</w:t>
      </w:r>
      <w:r w:rsidR="000D2926" w:rsidRPr="00EE0B97">
        <w:rPr>
          <w:rFonts w:asciiTheme="minorHAnsi" w:hAnsiTheme="minorHAnsi"/>
        </w:rPr>
        <w:t>’</w:t>
      </w:r>
      <w:r w:rsidRPr="00EE0B97">
        <w:rPr>
          <w:rFonts w:asciiTheme="minorHAnsi" w:hAnsiTheme="minorHAnsi"/>
        </w:rPr>
        <w:t>re at the mercy of the environment</w:t>
      </w:r>
      <w:r w:rsidR="000D2926" w:rsidRPr="00EE0B97">
        <w:rPr>
          <w:rFonts w:asciiTheme="minorHAnsi" w:hAnsiTheme="minorHAnsi"/>
        </w:rPr>
        <w:t>.</w:t>
      </w:r>
    </w:p>
    <w:p w:rsidR="000D2926" w:rsidRPr="00EE0B97" w:rsidRDefault="000D2926">
      <w:pPr>
        <w:rPr>
          <w:rFonts w:asciiTheme="minorHAnsi" w:hAnsiTheme="minorHAnsi"/>
        </w:rPr>
      </w:pPr>
    </w:p>
    <w:p w:rsidR="004904FD" w:rsidRPr="00EE0B97" w:rsidRDefault="00AD7ACB">
      <w:pPr>
        <w:rPr>
          <w:rFonts w:asciiTheme="minorHAnsi" w:hAnsiTheme="minorHAnsi"/>
        </w:rPr>
      </w:pPr>
      <w:r w:rsidRPr="00EE0B97">
        <w:rPr>
          <w:rFonts w:asciiTheme="minorHAnsi" w:hAnsiTheme="minorHAnsi"/>
        </w:rPr>
        <w:t>W</w:t>
      </w:r>
      <w:r w:rsidR="00665477" w:rsidRPr="00EE0B97">
        <w:rPr>
          <w:rFonts w:asciiTheme="minorHAnsi" w:hAnsiTheme="minorHAnsi"/>
        </w:rPr>
        <w:t>arm-blooded animal</w:t>
      </w:r>
      <w:r w:rsidRPr="00EE0B97">
        <w:rPr>
          <w:rFonts w:asciiTheme="minorHAnsi" w:hAnsiTheme="minorHAnsi"/>
        </w:rPr>
        <w:t>s</w:t>
      </w:r>
      <w:r w:rsidR="00665477" w:rsidRPr="00EE0B97">
        <w:rPr>
          <w:rFonts w:asciiTheme="minorHAnsi" w:hAnsiTheme="minorHAnsi"/>
        </w:rPr>
        <w:t xml:space="preserve"> regulate </w:t>
      </w:r>
      <w:r w:rsidRPr="00EE0B97">
        <w:rPr>
          <w:rFonts w:asciiTheme="minorHAnsi" w:hAnsiTheme="minorHAnsi"/>
        </w:rPr>
        <w:t>their</w:t>
      </w:r>
      <w:r w:rsidR="00665477" w:rsidRPr="00EE0B97">
        <w:rPr>
          <w:rFonts w:asciiTheme="minorHAnsi" w:hAnsiTheme="minorHAnsi"/>
        </w:rPr>
        <w:t xml:space="preserve"> body temperature and </w:t>
      </w:r>
      <w:r w:rsidR="008500AD" w:rsidRPr="00EE0B97">
        <w:rPr>
          <w:rFonts w:asciiTheme="minorHAnsi" w:hAnsiTheme="minorHAnsi"/>
        </w:rPr>
        <w:t>so outside conditions affect them less</w:t>
      </w:r>
      <w:r w:rsidR="00665477" w:rsidRPr="00EE0B97">
        <w:rPr>
          <w:rFonts w:asciiTheme="minorHAnsi" w:hAnsiTheme="minorHAnsi"/>
        </w:rPr>
        <w:t>.</w:t>
      </w:r>
    </w:p>
    <w:p w:rsidR="004904FD" w:rsidRPr="00EE0B97" w:rsidRDefault="004904FD">
      <w:pPr>
        <w:rPr>
          <w:rFonts w:asciiTheme="minorHAnsi" w:hAnsiTheme="minorHAnsi"/>
        </w:rPr>
      </w:pPr>
    </w:p>
    <w:p w:rsidR="000D2926" w:rsidRPr="00EE0B97" w:rsidRDefault="00665477">
      <w:pPr>
        <w:rPr>
          <w:rFonts w:asciiTheme="minorHAnsi" w:hAnsiTheme="minorHAnsi"/>
        </w:rPr>
      </w:pPr>
      <w:r w:rsidRPr="00EE0B97">
        <w:rPr>
          <w:rFonts w:asciiTheme="minorHAnsi" w:hAnsiTheme="minorHAnsi"/>
        </w:rPr>
        <w:t xml:space="preserve">The same is true of people. Some people are at the mercy of external influences such as </w:t>
      </w:r>
      <w:r w:rsidR="004F36F5" w:rsidRPr="00EE0B97">
        <w:rPr>
          <w:rFonts w:asciiTheme="minorHAnsi" w:hAnsiTheme="minorHAnsi"/>
        </w:rPr>
        <w:t xml:space="preserve">the </w:t>
      </w:r>
      <w:r w:rsidRPr="00EE0B97">
        <w:rPr>
          <w:rFonts w:asciiTheme="minorHAnsi" w:hAnsiTheme="minorHAnsi"/>
        </w:rPr>
        <w:t>opinions of others.</w:t>
      </w:r>
    </w:p>
    <w:p w:rsidR="004904FD" w:rsidRPr="00EE0B97" w:rsidRDefault="000D2926">
      <w:pPr>
        <w:rPr>
          <w:rFonts w:asciiTheme="minorHAnsi" w:hAnsiTheme="minorHAnsi"/>
        </w:rPr>
      </w:pPr>
      <w:r w:rsidRPr="00EE0B97">
        <w:rPr>
          <w:rFonts w:asciiTheme="minorHAnsi" w:hAnsiTheme="minorHAnsi"/>
        </w:rPr>
        <w:t xml:space="preserve"> </w:t>
      </w:r>
    </w:p>
    <w:p w:rsidR="004904FD" w:rsidRPr="00EE0B97" w:rsidRDefault="00665477">
      <w:pPr>
        <w:rPr>
          <w:rFonts w:asciiTheme="minorHAnsi" w:hAnsiTheme="minorHAnsi"/>
        </w:rPr>
      </w:pPr>
      <w:r w:rsidRPr="00EE0B97">
        <w:rPr>
          <w:rFonts w:asciiTheme="minorHAnsi" w:hAnsiTheme="minorHAnsi"/>
        </w:rPr>
        <w:t>Other</w:t>
      </w:r>
      <w:r w:rsidR="000D2926" w:rsidRPr="00EE0B97">
        <w:rPr>
          <w:rFonts w:asciiTheme="minorHAnsi" w:hAnsiTheme="minorHAnsi"/>
        </w:rPr>
        <w:t xml:space="preserve"> people</w:t>
      </w:r>
      <w:r w:rsidRPr="00EE0B97">
        <w:rPr>
          <w:rFonts w:asciiTheme="minorHAnsi" w:hAnsiTheme="minorHAnsi"/>
        </w:rPr>
        <w:t xml:space="preserve"> seem able to filter out negative influences and can better function in society. It’s as if these people have an anti-virus program running inside their heads that protect</w:t>
      </w:r>
      <w:r w:rsidR="000D2926" w:rsidRPr="00EE0B97">
        <w:rPr>
          <w:rFonts w:asciiTheme="minorHAnsi" w:hAnsiTheme="minorHAnsi"/>
        </w:rPr>
        <w:t>s</w:t>
      </w:r>
      <w:r w:rsidRPr="00EE0B97">
        <w:rPr>
          <w:rFonts w:asciiTheme="minorHAnsi" w:hAnsiTheme="minorHAnsi"/>
        </w:rPr>
        <w:t xml:space="preserve"> them from unwanted intrusions.</w:t>
      </w:r>
    </w:p>
    <w:p w:rsidR="000D2926" w:rsidRPr="00EE0B97" w:rsidRDefault="000D2926">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question is how do we give this protection to everyone? Put in another way, how do we turn spiritually not-so-warm-blooded people into spiritually warm-blooded people? This isn</w:t>
      </w:r>
      <w:r w:rsidR="0035670F" w:rsidRPr="00EE0B97">
        <w:rPr>
          <w:rFonts w:asciiTheme="minorHAnsi" w:hAnsiTheme="minorHAnsi"/>
        </w:rPr>
        <w:t>’</w:t>
      </w:r>
      <w:r w:rsidRPr="00EE0B97">
        <w:rPr>
          <w:rFonts w:asciiTheme="minorHAnsi" w:hAnsiTheme="minorHAnsi"/>
        </w:rPr>
        <w:t>t an easy question</w:t>
      </w:r>
      <w:r w:rsidR="0035670F" w:rsidRPr="00EE0B97">
        <w:rPr>
          <w:rFonts w:asciiTheme="minorHAnsi" w:hAnsiTheme="minorHAnsi"/>
        </w:rPr>
        <w:t xml:space="preserve"> </w:t>
      </w:r>
      <w:r w:rsidRPr="00EE0B97">
        <w:rPr>
          <w:rFonts w:asciiTheme="minorHAnsi" w:hAnsiTheme="minorHAnsi"/>
        </w:rPr>
        <w:t>because spiritual enlightenment is a journey each person must make alone. As the wise man said, teachers only point the way.</w:t>
      </w:r>
    </w:p>
    <w:p w:rsidR="0035670F" w:rsidRPr="00EE0B97" w:rsidRDefault="0035670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Here is something to </w:t>
      </w:r>
      <w:r w:rsidR="00940129" w:rsidRPr="00EE0B97">
        <w:rPr>
          <w:rFonts w:asciiTheme="minorHAnsi" w:hAnsiTheme="minorHAnsi"/>
        </w:rPr>
        <w:t>consider</w:t>
      </w:r>
      <w:r w:rsidRPr="00EE0B97">
        <w:rPr>
          <w:rFonts w:asciiTheme="minorHAnsi" w:hAnsiTheme="minorHAnsi"/>
        </w:rPr>
        <w:t xml:space="preserve">. According to Dr. Slip Cam, a renowned </w:t>
      </w:r>
      <w:r w:rsidR="004B44F0" w:rsidRPr="00EE0B97">
        <w:rPr>
          <w:rFonts w:asciiTheme="minorHAnsi" w:hAnsiTheme="minorHAnsi"/>
        </w:rPr>
        <w:t xml:space="preserve">Aipotunian </w:t>
      </w:r>
      <w:r w:rsidRPr="00EE0B97">
        <w:rPr>
          <w:rFonts w:asciiTheme="minorHAnsi" w:hAnsiTheme="minorHAnsi"/>
        </w:rPr>
        <w:t>psychiatrist:</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“A person with schizophrenia is in a transition phase between one level of mental and spiritual functioning and the next above it. While in this transition phase, they are less able to deal with the world then the average person and so can be perceived to be mentally ill. Some of these people are better able to hide their condition and so can go about their lives without being negatively labeled.</w:t>
      </w:r>
    </w:p>
    <w:p w:rsidR="004904FD" w:rsidRPr="00EE0B97" w:rsidRDefault="00665477">
      <w:pPr>
        <w:pStyle w:val="quote2"/>
        <w:rPr>
          <w:rFonts w:asciiTheme="minorHAnsi" w:hAnsiTheme="minorHAnsi"/>
          <w:szCs w:val="24"/>
        </w:rPr>
      </w:pPr>
      <w:r w:rsidRPr="00EE0B97">
        <w:rPr>
          <w:rFonts w:asciiTheme="minorHAnsi" w:hAnsiTheme="minorHAnsi"/>
          <w:szCs w:val="24"/>
        </w:rPr>
        <w:lastRenderedPageBreak/>
        <w:t>“This period of transition can be very painful and can last years. Then something shocking happens to them, forcing them to reorganize the world. I believe this sudden transformation is what some people would call Enlightenment. The person gains the ability to more effectively function in society than the average person</w:t>
      </w:r>
      <w:r w:rsidR="008500AD" w:rsidRPr="00EE0B97">
        <w:rPr>
          <w:rFonts w:asciiTheme="minorHAnsi" w:hAnsiTheme="minorHAnsi"/>
          <w:szCs w:val="24"/>
        </w:rPr>
        <w:t>,</w:t>
      </w:r>
      <w:r w:rsidRPr="00EE0B97">
        <w:rPr>
          <w:rFonts w:asciiTheme="minorHAnsi" w:hAnsiTheme="minorHAnsi"/>
          <w:szCs w:val="24"/>
        </w:rPr>
        <w:t xml:space="preserve"> once this transition takes place…</w:t>
      </w:r>
    </w:p>
    <w:p w:rsidR="004904FD" w:rsidRPr="00EE0B97" w:rsidRDefault="00665477">
      <w:pPr>
        <w:pStyle w:val="quote2"/>
        <w:rPr>
          <w:rFonts w:asciiTheme="minorHAnsi" w:hAnsiTheme="minorHAnsi"/>
          <w:szCs w:val="24"/>
        </w:rPr>
      </w:pPr>
      <w:r w:rsidRPr="00EE0B97">
        <w:rPr>
          <w:rFonts w:asciiTheme="minorHAnsi" w:hAnsiTheme="minorHAnsi"/>
          <w:szCs w:val="24"/>
        </w:rPr>
        <w:t>“It should be noted that this enlightenment is merely the transition of one level of order or organization to the next above it, and as such can happen multiple times in a person’s life. Contrary to popular belief, enlightenment is not a destination but just one stop in an endless journey, which is the evolution of consciousness through matter.”</w:t>
      </w:r>
    </w:p>
    <w:p w:rsidR="00057660" w:rsidRPr="00EE0B97" w:rsidRDefault="00057660" w:rsidP="00057660">
      <w:pPr>
        <w:pStyle w:val="H4"/>
        <w:rPr>
          <w:rFonts w:asciiTheme="minorHAnsi" w:hAnsiTheme="minorHAnsi"/>
        </w:rPr>
      </w:pPr>
      <w:r w:rsidRPr="00EE0B97">
        <w:rPr>
          <w:rFonts w:asciiTheme="minorHAnsi" w:hAnsiTheme="minorHAnsi"/>
        </w:rPr>
        <w:t>Circle of Life</w:t>
      </w:r>
    </w:p>
    <w:p w:rsidR="00057660" w:rsidRPr="00EE0B97" w:rsidRDefault="00057660">
      <w:pPr>
        <w:rPr>
          <w:rFonts w:asciiTheme="minorHAnsi" w:hAnsiTheme="minorHAnsi"/>
        </w:rPr>
      </w:pPr>
      <w:r w:rsidRPr="00EE0B97">
        <w:rPr>
          <w:rFonts w:asciiTheme="minorHAnsi" w:hAnsiTheme="minorHAnsi"/>
        </w:rPr>
        <w:t xml:space="preserve">Research is showing that everything is connected. All our actions have consequences. According to the Gaia theory, all life on Earth acts as if it were a living organism. </w:t>
      </w:r>
      <w:r w:rsidR="0089080D" w:rsidRPr="00EE0B97">
        <w:rPr>
          <w:rFonts w:asciiTheme="minorHAnsi" w:hAnsiTheme="minorHAnsi"/>
        </w:rPr>
        <w:t>Seemingly small changes can have a huge impact our world and the way we live.</w:t>
      </w:r>
    </w:p>
    <w:p w:rsidR="00057660" w:rsidRPr="00EE0B97" w:rsidRDefault="0089080D">
      <w:pPr>
        <w:rPr>
          <w:rFonts w:asciiTheme="minorHAnsi" w:hAnsiTheme="minorHAnsi"/>
        </w:rPr>
      </w:pPr>
      <w:r w:rsidRPr="00EE0B97">
        <w:rPr>
          <w:rFonts w:asciiTheme="minorHAnsi" w:hAnsiTheme="minorHAnsi"/>
        </w:rPr>
        <w:t>We need to learn how our actions affect the world, which in turn affects us.</w:t>
      </w:r>
    </w:p>
    <w:p w:rsidR="00057660" w:rsidRPr="00EE0B97" w:rsidRDefault="00057660" w:rsidP="00057660">
      <w:pPr>
        <w:pStyle w:val="H4"/>
        <w:rPr>
          <w:rFonts w:asciiTheme="minorHAnsi" w:hAnsiTheme="minorHAnsi"/>
        </w:rPr>
      </w:pPr>
      <w:bookmarkStart w:id="197" w:name="Mysticism_And_Meta_Physics"/>
      <w:r w:rsidRPr="00EE0B97">
        <w:rPr>
          <w:rFonts w:asciiTheme="minorHAnsi" w:hAnsiTheme="minorHAnsi"/>
        </w:rPr>
        <w:t>Mysticism</w:t>
      </w:r>
      <w:r w:rsidR="004F6B65" w:rsidRPr="00EE0B97">
        <w:rPr>
          <w:rFonts w:asciiTheme="minorHAnsi" w:hAnsiTheme="minorHAnsi"/>
        </w:rPr>
        <w:t xml:space="preserve"> </w:t>
      </w:r>
      <w:r w:rsidR="00937B73" w:rsidRPr="00EE0B97">
        <w:rPr>
          <w:rFonts w:asciiTheme="minorHAnsi" w:hAnsiTheme="minorHAnsi"/>
        </w:rPr>
        <w:t>A</w:t>
      </w:r>
      <w:r w:rsidR="004F6B65" w:rsidRPr="00EE0B97">
        <w:rPr>
          <w:rFonts w:asciiTheme="minorHAnsi" w:hAnsiTheme="minorHAnsi"/>
        </w:rPr>
        <w:t>nd Meta-Physics</w:t>
      </w:r>
      <w:bookmarkEnd w:id="197"/>
    </w:p>
    <w:p w:rsidR="0089080D" w:rsidRPr="00EE0B97" w:rsidRDefault="00057660">
      <w:pPr>
        <w:rPr>
          <w:rFonts w:asciiTheme="minorHAnsi" w:hAnsiTheme="minorHAnsi"/>
        </w:rPr>
      </w:pPr>
      <w:r w:rsidRPr="00EE0B97">
        <w:rPr>
          <w:rFonts w:asciiTheme="minorHAnsi" w:hAnsiTheme="minorHAnsi"/>
        </w:rPr>
        <w:t>The purpose of mysticism is to connect to something greater then ourselves.</w:t>
      </w:r>
    </w:p>
    <w:p w:rsidR="0089080D" w:rsidRPr="00EE0B97" w:rsidRDefault="0089080D">
      <w:pPr>
        <w:rPr>
          <w:rFonts w:asciiTheme="minorHAnsi" w:hAnsiTheme="minorHAnsi"/>
        </w:rPr>
      </w:pPr>
    </w:p>
    <w:p w:rsidR="00057660" w:rsidRPr="00EE0B97" w:rsidRDefault="0089080D">
      <w:pPr>
        <w:rPr>
          <w:rFonts w:asciiTheme="minorHAnsi" w:hAnsiTheme="minorHAnsi"/>
        </w:rPr>
      </w:pPr>
      <w:r w:rsidRPr="00EE0B97">
        <w:rPr>
          <w:rFonts w:asciiTheme="minorHAnsi" w:hAnsiTheme="minorHAnsi"/>
        </w:rPr>
        <w:t>Many people consider we are just robots made of meat.</w:t>
      </w:r>
      <w:r w:rsidR="00C27581" w:rsidRPr="00EE0B97">
        <w:rPr>
          <w:rFonts w:asciiTheme="minorHAnsi" w:hAnsiTheme="minorHAnsi"/>
        </w:rPr>
        <w:t xml:space="preserve"> They consider that consciousness is just a product of the brain. In this philosophy, Matter is primary.</w:t>
      </w:r>
    </w:p>
    <w:p w:rsidR="00057660" w:rsidRPr="00EE0B97" w:rsidRDefault="00057660">
      <w:pPr>
        <w:rPr>
          <w:rFonts w:asciiTheme="minorHAnsi" w:hAnsiTheme="minorHAnsi"/>
        </w:rPr>
      </w:pPr>
    </w:p>
    <w:p w:rsidR="009C4353" w:rsidRPr="00EE0B97" w:rsidRDefault="00C27581">
      <w:pPr>
        <w:rPr>
          <w:rFonts w:asciiTheme="minorHAnsi" w:hAnsiTheme="minorHAnsi"/>
        </w:rPr>
      </w:pPr>
      <w:r w:rsidRPr="00EE0B97">
        <w:rPr>
          <w:rFonts w:asciiTheme="minorHAnsi" w:hAnsiTheme="minorHAnsi"/>
        </w:rPr>
        <w:t>However, there is evidence that Consciousness is primary. This means that a power beyond the Universe is creating and sustaining the Universe.</w:t>
      </w:r>
      <w:r w:rsidR="009C4353" w:rsidRPr="00EE0B97">
        <w:rPr>
          <w:rFonts w:asciiTheme="minorHAnsi" w:hAnsiTheme="minorHAnsi"/>
        </w:rPr>
        <w:t xml:space="preserve"> Many people have done sufficient research to show that meta-physics is worth studying.</w:t>
      </w:r>
    </w:p>
    <w:p w:rsidR="009C4353" w:rsidRPr="00EE0B97" w:rsidRDefault="009C4353">
      <w:pPr>
        <w:rPr>
          <w:rFonts w:asciiTheme="minorHAnsi" w:hAnsiTheme="minorHAnsi"/>
        </w:rPr>
      </w:pPr>
    </w:p>
    <w:p w:rsidR="009C4353" w:rsidRPr="00EE0B97" w:rsidRDefault="009C4353" w:rsidP="009C4353">
      <w:pPr>
        <w:rPr>
          <w:rFonts w:asciiTheme="minorHAnsi" w:hAnsiTheme="minorHAnsi"/>
        </w:rPr>
      </w:pPr>
      <w:r w:rsidRPr="00EE0B97">
        <w:rPr>
          <w:rFonts w:asciiTheme="minorHAnsi" w:hAnsiTheme="minorHAnsi"/>
        </w:rPr>
        <w:t xml:space="preserve">One must-read book is </w:t>
      </w:r>
      <w:r w:rsidRPr="00EE0B97">
        <w:rPr>
          <w:rFonts w:asciiTheme="minorHAnsi" w:hAnsiTheme="minorHAnsi"/>
          <w:i/>
        </w:rPr>
        <w:t>The Adventure of Self-Consciousness</w:t>
      </w:r>
      <w:r w:rsidRPr="00EE0B97">
        <w:rPr>
          <w:rFonts w:asciiTheme="minorHAnsi" w:hAnsiTheme="minorHAnsi"/>
        </w:rPr>
        <w:t xml:space="preserve"> by Dr. Stanislav Grof. He has spent decades studying altered states of consciousness, induced by both drug and non-drug techniques.</w:t>
      </w:r>
    </w:p>
    <w:p w:rsidR="009C4353" w:rsidRPr="00EE0B97" w:rsidRDefault="009C4353">
      <w:pPr>
        <w:rPr>
          <w:rFonts w:asciiTheme="minorHAnsi" w:hAnsiTheme="minorHAnsi"/>
        </w:rPr>
      </w:pPr>
    </w:p>
    <w:p w:rsidR="009C4353" w:rsidRPr="00EE0B97" w:rsidRDefault="009C4353" w:rsidP="009C4353">
      <w:pPr>
        <w:rPr>
          <w:rFonts w:asciiTheme="minorHAnsi" w:hAnsiTheme="minorHAnsi"/>
        </w:rPr>
      </w:pPr>
      <w:r w:rsidRPr="00EE0B97">
        <w:rPr>
          <w:rFonts w:asciiTheme="minorHAnsi" w:hAnsiTheme="minorHAnsi"/>
        </w:rPr>
        <w:t xml:space="preserve">Another researcher worth noting is Dr. Michael Newton. He is the author </w:t>
      </w:r>
      <w:r w:rsidRPr="00EE0B97">
        <w:rPr>
          <w:rFonts w:asciiTheme="minorHAnsi" w:hAnsiTheme="minorHAnsi"/>
          <w:i/>
        </w:rPr>
        <w:t>Journey of Souls</w:t>
      </w:r>
      <w:r w:rsidRPr="00EE0B97">
        <w:rPr>
          <w:rFonts w:asciiTheme="minorHAnsi" w:hAnsiTheme="minorHAnsi"/>
        </w:rPr>
        <w:t xml:space="preserve"> and </w:t>
      </w:r>
      <w:r w:rsidRPr="00EE0B97">
        <w:rPr>
          <w:rFonts w:asciiTheme="minorHAnsi" w:hAnsiTheme="minorHAnsi"/>
          <w:i/>
        </w:rPr>
        <w:t>Destiny of Souls</w:t>
      </w:r>
      <w:r w:rsidRPr="00EE0B97">
        <w:rPr>
          <w:rFonts w:asciiTheme="minorHAnsi" w:hAnsiTheme="minorHAnsi"/>
        </w:rPr>
        <w:t>. He uses hypnotism to take people to the time before they were born.</w:t>
      </w:r>
    </w:p>
    <w:p w:rsidR="009C4353" w:rsidRPr="00EE0B97" w:rsidRDefault="009C4353">
      <w:pPr>
        <w:rPr>
          <w:rFonts w:asciiTheme="minorHAnsi" w:hAnsiTheme="minorHAnsi"/>
        </w:rPr>
      </w:pPr>
    </w:p>
    <w:p w:rsidR="00057660" w:rsidRPr="00EE0B97" w:rsidRDefault="007E35F6">
      <w:pPr>
        <w:rPr>
          <w:rFonts w:asciiTheme="minorHAnsi" w:hAnsiTheme="minorHAnsi"/>
        </w:rPr>
      </w:pPr>
      <w:r w:rsidRPr="00EE0B97">
        <w:rPr>
          <w:rFonts w:asciiTheme="minorHAnsi" w:hAnsiTheme="minorHAnsi"/>
        </w:rPr>
        <w:t xml:space="preserve">Whether souls exist is a matter of speculation for many and absolute belief for others. </w:t>
      </w:r>
      <w:r w:rsidR="009C4353" w:rsidRPr="00EE0B97">
        <w:rPr>
          <w:rFonts w:asciiTheme="minorHAnsi" w:hAnsiTheme="minorHAnsi"/>
        </w:rPr>
        <w:t xml:space="preserve">My theory of this is in Part 4 of this book, titled </w:t>
      </w:r>
      <w:r w:rsidR="00FE4705" w:rsidRPr="00EE0B97">
        <w:rPr>
          <w:rFonts w:asciiTheme="minorHAnsi" w:hAnsiTheme="minorHAnsi"/>
        </w:rPr>
        <w:fldChar w:fldCharType="begin"/>
      </w:r>
      <w:r w:rsidR="006F756A" w:rsidRPr="00EE0B97">
        <w:rPr>
          <w:rFonts w:asciiTheme="minorHAnsi" w:hAnsiTheme="minorHAnsi"/>
        </w:rPr>
        <w:instrText xml:space="preserve"> REF Consciousness_Creates_Reality \h  \* MERGEFORMAT </w:instrText>
      </w:r>
      <w:r w:rsidR="00FE4705" w:rsidRPr="00EE0B97">
        <w:rPr>
          <w:rFonts w:asciiTheme="minorHAnsi" w:hAnsiTheme="minorHAnsi"/>
        </w:rPr>
      </w:r>
      <w:r w:rsidR="00FE4705" w:rsidRPr="00EE0B97">
        <w:rPr>
          <w:rFonts w:asciiTheme="minorHAnsi" w:hAnsiTheme="minorHAnsi"/>
        </w:rPr>
        <w:fldChar w:fldCharType="separate"/>
      </w:r>
      <w:r w:rsidR="00DA37AD" w:rsidRPr="00EE0B97">
        <w:rPr>
          <w:rFonts w:asciiTheme="minorHAnsi" w:hAnsiTheme="minorHAnsi"/>
          <w:b/>
          <w:bCs/>
        </w:rPr>
        <w:t>Error! Reference source not found.</w:t>
      </w:r>
      <w:r w:rsidR="00FE4705" w:rsidRPr="00EE0B97">
        <w:rPr>
          <w:rFonts w:asciiTheme="minorHAnsi" w:hAnsiTheme="minorHAnsi"/>
        </w:rPr>
        <w:fldChar w:fldCharType="end"/>
      </w:r>
      <w:r w:rsidR="009C4353" w:rsidRPr="00EE0B97">
        <w:rPr>
          <w:rFonts w:asciiTheme="minorHAnsi" w:hAnsiTheme="minorHAnsi"/>
        </w:rPr>
        <w:t xml:space="preserve"> (P. </w:t>
      </w:r>
      <w:r w:rsidR="00FE4705" w:rsidRPr="00EE0B97">
        <w:rPr>
          <w:rFonts w:asciiTheme="minorHAnsi" w:hAnsiTheme="minorHAnsi"/>
        </w:rPr>
        <w:fldChar w:fldCharType="begin"/>
      </w:r>
      <w:r w:rsidR="009C4353" w:rsidRPr="00EE0B97">
        <w:rPr>
          <w:rFonts w:asciiTheme="minorHAnsi" w:hAnsiTheme="minorHAnsi"/>
        </w:rPr>
        <w:instrText xml:space="preserve"> PAGEREF Consciousness_Creates_Reality \h </w:instrText>
      </w:r>
      <w:r w:rsidR="00FE4705" w:rsidRPr="00EE0B97">
        <w:rPr>
          <w:rFonts w:asciiTheme="minorHAnsi" w:hAnsiTheme="minorHAnsi"/>
        </w:rPr>
      </w:r>
      <w:r w:rsidR="00FE4705" w:rsidRPr="00EE0B97">
        <w:rPr>
          <w:rFonts w:asciiTheme="minorHAnsi" w:hAnsiTheme="minorHAnsi"/>
        </w:rPr>
        <w:fldChar w:fldCharType="separate"/>
      </w:r>
      <w:r w:rsidR="00DA37AD" w:rsidRPr="00EE0B97">
        <w:rPr>
          <w:rFonts w:asciiTheme="minorHAnsi" w:hAnsiTheme="minorHAnsi"/>
          <w:b/>
          <w:bCs/>
          <w:noProof/>
        </w:rPr>
        <w:t>Error! Bookmark not defined.</w:t>
      </w:r>
      <w:r w:rsidR="00FE4705" w:rsidRPr="00EE0B97">
        <w:rPr>
          <w:rFonts w:asciiTheme="minorHAnsi" w:hAnsiTheme="minorHAnsi"/>
        </w:rPr>
        <w:fldChar w:fldCharType="end"/>
      </w:r>
      <w:r w:rsidR="009C4353" w:rsidRPr="00EE0B97">
        <w:rPr>
          <w:rFonts w:asciiTheme="minorHAnsi" w:hAnsiTheme="minorHAnsi"/>
        </w:rPr>
        <w:t>).</w:t>
      </w:r>
    </w:p>
    <w:p w:rsidR="00057660" w:rsidRPr="00EE0B97" w:rsidRDefault="00057660">
      <w:pPr>
        <w:rPr>
          <w:rFonts w:asciiTheme="minorHAnsi" w:hAnsiTheme="minorHAnsi"/>
        </w:rPr>
      </w:pPr>
    </w:p>
    <w:p w:rsidR="009F05F7" w:rsidRPr="00EE0B97" w:rsidRDefault="00665477">
      <w:pPr>
        <w:rPr>
          <w:rFonts w:asciiTheme="minorHAnsi" w:hAnsiTheme="minorHAnsi"/>
        </w:rPr>
      </w:pPr>
      <w:r w:rsidRPr="00EE0B97">
        <w:rPr>
          <w:rFonts w:asciiTheme="minorHAnsi" w:hAnsiTheme="minorHAnsi"/>
        </w:rPr>
        <w:t xml:space="preserve">The field of enlightenment is constantly evolving (no pun intended). There is no way </w:t>
      </w:r>
      <w:r w:rsidR="008500AD" w:rsidRPr="00EE0B97">
        <w:rPr>
          <w:rFonts w:asciiTheme="minorHAnsi" w:hAnsiTheme="minorHAnsi"/>
        </w:rPr>
        <w:t>of</w:t>
      </w:r>
      <w:r w:rsidRPr="00EE0B97">
        <w:rPr>
          <w:rFonts w:asciiTheme="minorHAnsi" w:hAnsiTheme="minorHAnsi"/>
        </w:rPr>
        <w:t xml:space="preserve"> tell</w:t>
      </w:r>
      <w:r w:rsidR="008500AD" w:rsidRPr="00EE0B97">
        <w:rPr>
          <w:rFonts w:asciiTheme="minorHAnsi" w:hAnsiTheme="minorHAnsi"/>
        </w:rPr>
        <w:t>ing</w:t>
      </w:r>
      <w:r w:rsidR="0035670F" w:rsidRPr="00EE0B97">
        <w:rPr>
          <w:rFonts w:asciiTheme="minorHAnsi" w:hAnsiTheme="minorHAnsi"/>
        </w:rPr>
        <w:t xml:space="preserve"> </w:t>
      </w:r>
      <w:r w:rsidRPr="00EE0B97">
        <w:rPr>
          <w:rFonts w:asciiTheme="minorHAnsi" w:hAnsiTheme="minorHAnsi"/>
        </w:rPr>
        <w:t xml:space="preserve">what </w:t>
      </w:r>
      <w:r w:rsidR="008500AD" w:rsidRPr="00EE0B97">
        <w:rPr>
          <w:rFonts w:asciiTheme="minorHAnsi" w:hAnsiTheme="minorHAnsi"/>
        </w:rPr>
        <w:t>we will</w:t>
      </w:r>
      <w:r w:rsidRPr="00EE0B97">
        <w:rPr>
          <w:rFonts w:asciiTheme="minorHAnsi" w:hAnsiTheme="minorHAnsi"/>
        </w:rPr>
        <w:t xml:space="preserve"> learn in the future</w:t>
      </w:r>
      <w:r w:rsidR="008500AD" w:rsidRPr="00EE0B97">
        <w:rPr>
          <w:rFonts w:asciiTheme="minorHAnsi" w:hAnsiTheme="minorHAnsi"/>
        </w:rPr>
        <w:t>,</w:t>
      </w:r>
      <w:r w:rsidRPr="00EE0B97">
        <w:rPr>
          <w:rFonts w:asciiTheme="minorHAnsi" w:hAnsiTheme="minorHAnsi"/>
        </w:rPr>
        <w:t xml:space="preserve"> but I know it’l</w:t>
      </w:r>
      <w:r w:rsidR="00940BCC" w:rsidRPr="00EE0B97">
        <w:rPr>
          <w:rFonts w:asciiTheme="minorHAnsi" w:hAnsiTheme="minorHAnsi"/>
        </w:rPr>
        <w:t>l</w:t>
      </w:r>
      <w:r w:rsidRPr="00EE0B97">
        <w:rPr>
          <w:rFonts w:asciiTheme="minorHAnsi" w:hAnsiTheme="minorHAnsi"/>
        </w:rPr>
        <w:t xml:space="preserve"> be marvelous.</w:t>
      </w:r>
      <w:r w:rsidR="008E5E2D" w:rsidRPr="00EE0B97">
        <w:rPr>
          <w:rFonts w:asciiTheme="minorHAnsi" w:hAnsiTheme="minorHAnsi"/>
        </w:rPr>
        <w:t xml:space="preserve"> We need to study the ancient wisdom of all civilizations of the world.</w:t>
      </w:r>
      <w:r w:rsidR="00AA35B9" w:rsidRPr="00EE0B97">
        <w:rPr>
          <w:rFonts w:asciiTheme="minorHAnsi" w:hAnsiTheme="minorHAnsi"/>
        </w:rPr>
        <w:t xml:space="preserve"> Only then can we begin to understand ourselves.</w:t>
      </w:r>
    </w:p>
    <w:p w:rsidR="0095690E" w:rsidRPr="00EE0B97" w:rsidRDefault="0095690E">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 will finish with an old Chinese story:</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“To a man who knows nothing - mountains are mountains, waters are waters and trees are trees. When he has studied and knows a little - mountains are no longer mountains, waters are no longer waters and trees are no longer trees. But when he has thoroughly understood - mountains are once again mountains, waters are waters and trees are trees”</w:t>
      </w:r>
      <w:r w:rsidRPr="00EE0B97">
        <w:rPr>
          <w:rFonts w:asciiTheme="minorHAnsi" w:hAnsiTheme="minorHAnsi"/>
          <w:i/>
          <w:szCs w:val="24"/>
        </w:rPr>
        <w:t xml:space="preserve"> - But with a fundamentally important difference that can</w:t>
      </w:r>
      <w:r w:rsidR="000C26B2" w:rsidRPr="00EE0B97">
        <w:rPr>
          <w:rFonts w:asciiTheme="minorHAnsi" w:hAnsiTheme="minorHAnsi"/>
          <w:i/>
          <w:szCs w:val="24"/>
        </w:rPr>
        <w:t>’</w:t>
      </w:r>
      <w:r w:rsidRPr="00EE0B97">
        <w:rPr>
          <w:rFonts w:asciiTheme="minorHAnsi" w:hAnsiTheme="minorHAnsi"/>
          <w:i/>
          <w:szCs w:val="24"/>
        </w:rPr>
        <w:t>t be conveyed in mere words.</w:t>
      </w:r>
    </w:p>
    <w:p w:rsidR="004904FD" w:rsidRPr="00EE0B97" w:rsidRDefault="00665477">
      <w:pPr>
        <w:pStyle w:val="H3"/>
        <w:rPr>
          <w:rFonts w:asciiTheme="minorHAnsi" w:hAnsiTheme="minorHAnsi"/>
          <w:bCs w:val="0"/>
          <w:szCs w:val="24"/>
        </w:rPr>
      </w:pPr>
      <w:bookmarkStart w:id="198" w:name="Intellectual_Aspect"/>
      <w:bookmarkStart w:id="199" w:name="_Toc146731488"/>
      <w:bookmarkStart w:id="200" w:name="_Toc146732832"/>
      <w:bookmarkStart w:id="201" w:name="_Toc383697546"/>
      <w:r w:rsidRPr="00EE0B97">
        <w:rPr>
          <w:rFonts w:asciiTheme="minorHAnsi" w:hAnsiTheme="minorHAnsi"/>
          <w:bCs w:val="0"/>
          <w:szCs w:val="24"/>
        </w:rPr>
        <w:t>Intellectual Aspect</w:t>
      </w:r>
      <w:bookmarkEnd w:id="198"/>
      <w:bookmarkEnd w:id="199"/>
      <w:bookmarkEnd w:id="200"/>
      <w:bookmarkEnd w:id="201"/>
    </w:p>
    <w:p w:rsidR="004904FD" w:rsidRPr="00EE0B97" w:rsidRDefault="00665477">
      <w:pPr>
        <w:pStyle w:val="Quote1"/>
        <w:rPr>
          <w:rFonts w:asciiTheme="minorHAnsi" w:hAnsiTheme="minorHAnsi"/>
          <w:szCs w:val="24"/>
        </w:rPr>
      </w:pPr>
      <w:r w:rsidRPr="00EE0B97">
        <w:rPr>
          <w:rFonts w:asciiTheme="minorHAnsi" w:hAnsiTheme="minorHAnsi"/>
          <w:szCs w:val="24"/>
        </w:rPr>
        <w:t>So few people think.</w:t>
      </w:r>
      <w:r w:rsidRPr="00EE0B97">
        <w:rPr>
          <w:rFonts w:asciiTheme="minorHAnsi" w:hAnsiTheme="minorHAnsi"/>
          <w:szCs w:val="24"/>
        </w:rPr>
        <w:br/>
        <w:t>When we find one who really does,</w:t>
      </w:r>
      <w:r w:rsidRPr="00EE0B97">
        <w:rPr>
          <w:rFonts w:asciiTheme="minorHAnsi" w:hAnsiTheme="minorHAnsi"/>
          <w:szCs w:val="24"/>
        </w:rPr>
        <w:br/>
        <w:t>we</w:t>
      </w:r>
      <w:r w:rsidR="00947DE1" w:rsidRPr="00EE0B97">
        <w:rPr>
          <w:rFonts w:asciiTheme="minorHAnsi" w:hAnsiTheme="minorHAnsi"/>
          <w:szCs w:val="24"/>
        </w:rPr>
        <w:t xml:space="preserve"> call him a genius.</w:t>
      </w:r>
      <w:r w:rsidR="00947DE1" w:rsidRPr="00EE0B97">
        <w:rPr>
          <w:rFonts w:asciiTheme="minorHAnsi" w:hAnsiTheme="minorHAnsi"/>
          <w:szCs w:val="24"/>
        </w:rPr>
        <w:br/>
        <w:t>-- Unknown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Thinking is the hardest work there is,</w:t>
      </w:r>
      <w:r w:rsidRPr="00EE0B97">
        <w:rPr>
          <w:rFonts w:asciiTheme="minorHAnsi" w:hAnsiTheme="minorHAnsi"/>
          <w:szCs w:val="24"/>
        </w:rPr>
        <w:br/>
        <w:t>which is probably the reason</w:t>
      </w:r>
      <w:r w:rsidRPr="00EE0B97">
        <w:rPr>
          <w:rFonts w:asciiTheme="minorHAnsi" w:hAnsiTheme="minorHAnsi"/>
          <w:szCs w:val="24"/>
        </w:rPr>
        <w:br/>
        <w:t>why so few engage in it.</w:t>
      </w:r>
      <w:r w:rsidRPr="00EE0B97">
        <w:rPr>
          <w:rFonts w:asciiTheme="minorHAnsi" w:hAnsiTheme="minorHAnsi"/>
          <w:szCs w:val="24"/>
        </w:rPr>
        <w:br/>
        <w:t>-- Henry Ford --</w:t>
      </w:r>
    </w:p>
    <w:p w:rsidR="002068FB" w:rsidRPr="00EE0B97" w:rsidRDefault="002068FB">
      <w:pPr>
        <w:pStyle w:val="Quote1"/>
        <w:rPr>
          <w:rFonts w:asciiTheme="minorHAnsi" w:hAnsiTheme="minorHAnsi"/>
          <w:szCs w:val="24"/>
        </w:rPr>
      </w:pPr>
    </w:p>
    <w:p w:rsidR="002068FB" w:rsidRPr="00EE0B97" w:rsidRDefault="002068FB" w:rsidP="002068FB">
      <w:pPr>
        <w:pStyle w:val="Quote1"/>
        <w:rPr>
          <w:rFonts w:asciiTheme="minorHAnsi" w:hAnsiTheme="minorHAnsi"/>
        </w:rPr>
      </w:pPr>
      <w:r w:rsidRPr="00EE0B97">
        <w:rPr>
          <w:rFonts w:asciiTheme="minorHAnsi" w:hAnsiTheme="minorHAnsi"/>
        </w:rPr>
        <w:t xml:space="preserve">Knowledge is only </w:t>
      </w:r>
      <w:r w:rsidRPr="00EE0B97">
        <w:rPr>
          <w:rFonts w:asciiTheme="minorHAnsi" w:hAnsiTheme="minorHAnsi"/>
          <w:i/>
        </w:rPr>
        <w:t>potential</w:t>
      </w:r>
      <w:r w:rsidRPr="00EE0B97">
        <w:rPr>
          <w:rFonts w:asciiTheme="minorHAnsi" w:hAnsiTheme="minorHAnsi"/>
        </w:rPr>
        <w:t xml:space="preserve"> power. </w:t>
      </w:r>
      <w:r w:rsidRPr="00EE0B97">
        <w:rPr>
          <w:rFonts w:asciiTheme="minorHAnsi" w:hAnsiTheme="minorHAnsi"/>
        </w:rPr>
        <w:br/>
        <w:t xml:space="preserve">It becomes power only when, and if, </w:t>
      </w:r>
      <w:r w:rsidRPr="00EE0B97">
        <w:rPr>
          <w:rFonts w:asciiTheme="minorHAnsi" w:hAnsiTheme="minorHAnsi"/>
        </w:rPr>
        <w:br/>
        <w:t>it is organized into definite plans of action,</w:t>
      </w:r>
      <w:r w:rsidRPr="00EE0B97">
        <w:rPr>
          <w:rFonts w:asciiTheme="minorHAnsi" w:hAnsiTheme="minorHAnsi"/>
        </w:rPr>
        <w:br/>
        <w:t>and directed to a definite end.</w:t>
      </w:r>
    </w:p>
    <w:p w:rsidR="002068FB" w:rsidRPr="00EE0B97" w:rsidRDefault="002068FB">
      <w:pPr>
        <w:pStyle w:val="Quote1"/>
        <w:rPr>
          <w:rFonts w:asciiTheme="minorHAnsi" w:hAnsiTheme="minorHAnsi"/>
          <w:szCs w:val="24"/>
        </w:rPr>
      </w:pPr>
      <w:r w:rsidRPr="00EE0B97">
        <w:rPr>
          <w:rFonts w:asciiTheme="minorHAnsi" w:hAnsiTheme="minorHAnsi"/>
        </w:rPr>
        <w:t>-- Napoleon Hill</w:t>
      </w:r>
      <w:r w:rsidRPr="00EE0B97">
        <w:rPr>
          <w:rStyle w:val="FootnoteReference"/>
          <w:rFonts w:asciiTheme="minorHAnsi" w:hAnsiTheme="minorHAnsi"/>
        </w:rPr>
        <w:footnoteReference w:id="44"/>
      </w:r>
      <w:r w:rsidRPr="00EE0B97">
        <w:rPr>
          <w:rFonts w:asciiTheme="minorHAnsi" w:hAnsiTheme="minorHAnsi"/>
        </w:rPr>
        <w:t xml:space="preserve">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Here is something to think about:</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“Men fear thought as they fear nothing else on earth -- more than ruin -- more even than death.... Thought is subversive and revolutionary, destructive and terrible, thought is merciless to privilege, established institutions, and comfortable habit. Thought looks into the pit of hell and is </w:t>
      </w:r>
      <w:r w:rsidRPr="00EE0B97">
        <w:rPr>
          <w:rFonts w:asciiTheme="minorHAnsi" w:hAnsiTheme="minorHAnsi"/>
          <w:szCs w:val="24"/>
        </w:rPr>
        <w:lastRenderedPageBreak/>
        <w:t>not afraid. Thought is great and swift and free, the light of the world, and the chief glory of man.”</w:t>
      </w:r>
      <w:r w:rsidRPr="00EE0B97">
        <w:rPr>
          <w:rStyle w:val="FootnoteReference"/>
          <w:rFonts w:asciiTheme="minorHAnsi" w:hAnsiTheme="minorHAnsi"/>
          <w:szCs w:val="24"/>
        </w:rPr>
        <w:t xml:space="preserve"> </w:t>
      </w:r>
      <w:r w:rsidRPr="00EE0B97">
        <w:rPr>
          <w:rStyle w:val="FootnoteReference"/>
          <w:rFonts w:asciiTheme="minorHAnsi" w:hAnsiTheme="minorHAnsi"/>
          <w:szCs w:val="24"/>
        </w:rPr>
        <w:footnoteReference w:id="45"/>
      </w:r>
    </w:p>
    <w:p w:rsidR="004904FD" w:rsidRPr="00EE0B97" w:rsidRDefault="00665477">
      <w:pPr>
        <w:rPr>
          <w:rFonts w:asciiTheme="minorHAnsi" w:hAnsiTheme="minorHAnsi"/>
        </w:rPr>
      </w:pPr>
      <w:r w:rsidRPr="00EE0B97">
        <w:rPr>
          <w:rFonts w:asciiTheme="minorHAnsi" w:hAnsiTheme="minorHAnsi"/>
        </w:rPr>
        <w:t>On the other hand, maybe it’s not something to think about.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ability to think and reason is essential to the welfare of a free and open society. The most important education a society can give a child is the ability to think with an open mind.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To this end, the children </w:t>
      </w:r>
      <w:r w:rsidR="00A853C1" w:rsidRPr="00EE0B97">
        <w:rPr>
          <w:rFonts w:asciiTheme="minorHAnsi" w:hAnsiTheme="minorHAnsi"/>
        </w:rPr>
        <w:t>learn</w:t>
      </w:r>
      <w:r w:rsidRPr="00EE0B97">
        <w:rPr>
          <w:rFonts w:asciiTheme="minorHAnsi" w:hAnsiTheme="minorHAnsi"/>
        </w:rPr>
        <w:t xml:space="preserve"> how to solve problems using logic and reason. Subjects such as game theory help them sharpen their thinking abilities.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They</w:t>
      </w:r>
      <w:r w:rsidR="00A853C1" w:rsidRPr="00EE0B97">
        <w:rPr>
          <w:rFonts w:asciiTheme="minorHAnsi" w:hAnsiTheme="minorHAnsi"/>
        </w:rPr>
        <w:t xml:space="preserve"> </w:t>
      </w:r>
      <w:r w:rsidRPr="00EE0B97">
        <w:rPr>
          <w:rFonts w:asciiTheme="minorHAnsi" w:hAnsiTheme="minorHAnsi"/>
        </w:rPr>
        <w:t xml:space="preserve">also </w:t>
      </w:r>
      <w:r w:rsidR="00A853C1" w:rsidRPr="00EE0B97">
        <w:rPr>
          <w:rFonts w:asciiTheme="minorHAnsi" w:hAnsiTheme="minorHAnsi"/>
        </w:rPr>
        <w:t>learn</w:t>
      </w:r>
      <w:r w:rsidRPr="00EE0B97">
        <w:rPr>
          <w:rFonts w:asciiTheme="minorHAnsi" w:hAnsiTheme="minorHAnsi"/>
        </w:rPr>
        <w:t xml:space="preserve"> the principles of science and how to reach a conclusion based on observation and facts.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general sciences </w:t>
      </w:r>
      <w:r w:rsidR="00A853C1" w:rsidRPr="00EE0B97">
        <w:rPr>
          <w:rFonts w:asciiTheme="minorHAnsi" w:hAnsiTheme="minorHAnsi"/>
        </w:rPr>
        <w:t>are important</w:t>
      </w:r>
      <w:r w:rsidRPr="00EE0B97">
        <w:rPr>
          <w:rFonts w:asciiTheme="minorHAnsi" w:hAnsiTheme="minorHAnsi"/>
        </w:rPr>
        <w:t xml:space="preserve"> in school. At this stage, a broad knowledge base is more imp</w:t>
      </w:r>
      <w:r w:rsidR="00C83424" w:rsidRPr="00EE0B97">
        <w:rPr>
          <w:rFonts w:asciiTheme="minorHAnsi" w:hAnsiTheme="minorHAnsi"/>
        </w:rPr>
        <w:t>ortant</w:t>
      </w:r>
      <w:r w:rsidRPr="00EE0B97">
        <w:rPr>
          <w:rFonts w:asciiTheme="minorHAnsi" w:hAnsiTheme="minorHAnsi"/>
        </w:rPr>
        <w:t xml:space="preserve">. </w:t>
      </w:r>
      <w:r w:rsidR="00C83424" w:rsidRPr="00EE0B97">
        <w:rPr>
          <w:rFonts w:asciiTheme="minorHAnsi" w:hAnsiTheme="minorHAnsi"/>
        </w:rPr>
        <w:t>Depth</w:t>
      </w:r>
      <w:r w:rsidRPr="00EE0B97">
        <w:rPr>
          <w:rFonts w:asciiTheme="minorHAnsi" w:hAnsiTheme="minorHAnsi"/>
        </w:rPr>
        <w:t xml:space="preserve"> of knowledge comes later when the need arises.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Most importantly</w:t>
      </w:r>
      <w:r w:rsidR="004F36F5" w:rsidRPr="00EE0B97">
        <w:rPr>
          <w:rFonts w:asciiTheme="minorHAnsi" w:hAnsiTheme="minorHAnsi"/>
        </w:rPr>
        <w:t>,</w:t>
      </w:r>
      <w:r w:rsidRPr="00EE0B97">
        <w:rPr>
          <w:rFonts w:asciiTheme="minorHAnsi" w:hAnsiTheme="minorHAnsi"/>
        </w:rPr>
        <w:t xml:space="preserve"> </w:t>
      </w:r>
      <w:r w:rsidR="00C83424" w:rsidRPr="00EE0B97">
        <w:rPr>
          <w:rFonts w:asciiTheme="minorHAnsi" w:hAnsiTheme="minorHAnsi"/>
        </w:rPr>
        <w:t>children</w:t>
      </w:r>
      <w:r w:rsidRPr="00EE0B97">
        <w:rPr>
          <w:rFonts w:asciiTheme="minorHAnsi" w:hAnsiTheme="minorHAnsi"/>
        </w:rPr>
        <w:t xml:space="preserve"> </w:t>
      </w:r>
      <w:r w:rsidR="00A853C1" w:rsidRPr="00EE0B97">
        <w:rPr>
          <w:rFonts w:asciiTheme="minorHAnsi" w:hAnsiTheme="minorHAnsi"/>
        </w:rPr>
        <w:t>learn</w:t>
      </w:r>
      <w:r w:rsidRPr="00EE0B97">
        <w:rPr>
          <w:rFonts w:asciiTheme="minorHAnsi" w:hAnsiTheme="minorHAnsi"/>
        </w:rPr>
        <w:t xml:space="preserve"> how to ask questions. </w:t>
      </w:r>
      <w:r w:rsidR="00A853C1" w:rsidRPr="00EE0B97">
        <w:rPr>
          <w:rFonts w:asciiTheme="minorHAnsi" w:hAnsiTheme="minorHAnsi"/>
        </w:rPr>
        <w:t>We only make progress when we</w:t>
      </w:r>
      <w:r w:rsidRPr="00EE0B97">
        <w:rPr>
          <w:rFonts w:asciiTheme="minorHAnsi" w:hAnsiTheme="minorHAnsi"/>
        </w:rPr>
        <w:t xml:space="preserve"> repeatedly ask</w:t>
      </w:r>
      <w:r w:rsidR="00A853C1" w:rsidRPr="00EE0B97">
        <w:rPr>
          <w:rFonts w:asciiTheme="minorHAnsi" w:hAnsiTheme="minorHAnsi"/>
        </w:rPr>
        <w:t xml:space="preserve"> the questions,</w:t>
      </w:r>
      <w:r w:rsidRPr="00EE0B97">
        <w:rPr>
          <w:rFonts w:asciiTheme="minorHAnsi" w:hAnsiTheme="minorHAnsi"/>
        </w:rPr>
        <w:t xml:space="preserve"> </w:t>
      </w:r>
      <w:r w:rsidR="00A853C1" w:rsidRPr="00EE0B97">
        <w:rPr>
          <w:rFonts w:asciiTheme="minorHAnsi" w:hAnsiTheme="minorHAnsi"/>
        </w:rPr>
        <w:t xml:space="preserve">“how” and </w:t>
      </w:r>
      <w:r w:rsidRPr="00EE0B97">
        <w:rPr>
          <w:rFonts w:asciiTheme="minorHAnsi" w:hAnsiTheme="minorHAnsi"/>
        </w:rPr>
        <w:t xml:space="preserve">“why”. Of </w:t>
      </w:r>
      <w:r w:rsidR="00A853C1" w:rsidRPr="00EE0B97">
        <w:rPr>
          <w:rFonts w:asciiTheme="minorHAnsi" w:hAnsiTheme="minorHAnsi"/>
        </w:rPr>
        <w:t>course,</w:t>
      </w:r>
      <w:r w:rsidRPr="00EE0B97">
        <w:rPr>
          <w:rFonts w:asciiTheme="minorHAnsi" w:hAnsiTheme="minorHAnsi"/>
        </w:rPr>
        <w:t xml:space="preserve"> not all questions are equal. Some questions can unearth more information than </w:t>
      </w:r>
      <w:r w:rsidR="00A853C1" w:rsidRPr="00EE0B97">
        <w:rPr>
          <w:rFonts w:asciiTheme="minorHAnsi" w:hAnsiTheme="minorHAnsi"/>
        </w:rPr>
        <w:t>others can</w:t>
      </w:r>
      <w:r w:rsidRPr="00EE0B97">
        <w:rPr>
          <w:rFonts w:asciiTheme="minorHAnsi" w:hAnsiTheme="minorHAnsi"/>
        </w:rPr>
        <w:t>.</w:t>
      </w:r>
    </w:p>
    <w:p w:rsidR="004904FD" w:rsidRPr="00EE0B97" w:rsidRDefault="00665477">
      <w:pPr>
        <w:pStyle w:val="H4"/>
        <w:rPr>
          <w:rFonts w:asciiTheme="minorHAnsi" w:hAnsiTheme="minorHAnsi"/>
        </w:rPr>
      </w:pPr>
      <w:bookmarkStart w:id="202" w:name="_Toc146732833"/>
      <w:r w:rsidRPr="00EE0B97">
        <w:rPr>
          <w:rFonts w:asciiTheme="minorHAnsi" w:hAnsiTheme="minorHAnsi"/>
        </w:rPr>
        <w:t>Labyrinth</w:t>
      </w:r>
      <w:bookmarkEnd w:id="202"/>
    </w:p>
    <w:p w:rsidR="004904FD" w:rsidRPr="00EE0B97" w:rsidRDefault="00665477">
      <w:pPr>
        <w:rPr>
          <w:rFonts w:asciiTheme="minorHAnsi" w:hAnsiTheme="minorHAnsi"/>
        </w:rPr>
      </w:pPr>
      <w:r w:rsidRPr="00EE0B97">
        <w:rPr>
          <w:rFonts w:asciiTheme="minorHAnsi" w:hAnsiTheme="minorHAnsi"/>
        </w:rPr>
        <w:t xml:space="preserve">Years </w:t>
      </w:r>
      <w:r w:rsidR="00A853C1" w:rsidRPr="00EE0B97">
        <w:rPr>
          <w:rFonts w:asciiTheme="minorHAnsi" w:hAnsiTheme="minorHAnsi"/>
        </w:rPr>
        <w:t>ago,</w:t>
      </w:r>
      <w:r w:rsidRPr="00EE0B97">
        <w:rPr>
          <w:rFonts w:asciiTheme="minorHAnsi" w:hAnsiTheme="minorHAnsi"/>
        </w:rPr>
        <w:t xml:space="preserve"> I came across an interesting movie called </w:t>
      </w:r>
      <w:r w:rsidRPr="00EE0B97">
        <w:rPr>
          <w:rFonts w:asciiTheme="minorHAnsi" w:hAnsiTheme="minorHAnsi"/>
          <w:i/>
        </w:rPr>
        <w:t>Labyrinth</w:t>
      </w:r>
      <w:r w:rsidRPr="00EE0B97">
        <w:rPr>
          <w:rFonts w:asciiTheme="minorHAnsi" w:hAnsiTheme="minorHAnsi"/>
        </w:rPr>
        <w:t xml:space="preserve">. In </w:t>
      </w:r>
      <w:r w:rsidR="00A853C1" w:rsidRPr="00EE0B97">
        <w:rPr>
          <w:rFonts w:asciiTheme="minorHAnsi" w:hAnsiTheme="minorHAnsi"/>
        </w:rPr>
        <w:t>it,</w:t>
      </w:r>
      <w:r w:rsidRPr="00EE0B97">
        <w:rPr>
          <w:rFonts w:asciiTheme="minorHAnsi" w:hAnsiTheme="minorHAnsi"/>
        </w:rPr>
        <w:t xml:space="preserve"> the hero Sarah ties to rescue her baby brother from the clutches of the evil Goblin King. The first challenge she faces is trying to enter the Labyrinth. Sarah asks the dwarf, “Where’s</w:t>
      </w:r>
      <w:r w:rsidR="00C83424" w:rsidRPr="00EE0B97">
        <w:rPr>
          <w:rFonts w:asciiTheme="minorHAnsi" w:hAnsiTheme="minorHAnsi"/>
        </w:rPr>
        <w:t xml:space="preserve"> </w:t>
      </w:r>
      <w:r w:rsidRPr="00EE0B97">
        <w:rPr>
          <w:rFonts w:asciiTheme="minorHAnsi" w:hAnsiTheme="minorHAnsi"/>
        </w:rPr>
        <w:t>the door to the labyrinth?”</w:t>
      </w:r>
    </w:p>
    <w:p w:rsidR="00C83424" w:rsidRPr="00EE0B97" w:rsidRDefault="00C83424">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Sarah gets frustrated because the dwarf is either </w:t>
      </w:r>
      <w:r w:rsidR="00E30C72" w:rsidRPr="00EE0B97">
        <w:rPr>
          <w:rFonts w:asciiTheme="minorHAnsi" w:hAnsiTheme="minorHAnsi"/>
        </w:rPr>
        <w:t xml:space="preserve">unwilling </w:t>
      </w:r>
      <w:r w:rsidRPr="00EE0B97">
        <w:rPr>
          <w:rFonts w:asciiTheme="minorHAnsi" w:hAnsiTheme="minorHAnsi"/>
        </w:rPr>
        <w:t xml:space="preserve">or </w:t>
      </w:r>
      <w:r w:rsidR="00E30C72" w:rsidRPr="00EE0B97">
        <w:rPr>
          <w:rFonts w:asciiTheme="minorHAnsi" w:hAnsiTheme="minorHAnsi"/>
        </w:rPr>
        <w:t xml:space="preserve">unable </w:t>
      </w:r>
      <w:r w:rsidRPr="00EE0B97">
        <w:rPr>
          <w:rFonts w:asciiTheme="minorHAnsi" w:hAnsiTheme="minorHAnsi"/>
        </w:rPr>
        <w:t>to answer her. She says, “It’s useless asking you anything”. He responds, “Not if you ask the right question”.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When she asks, “How do I enter the Labyrinth”, the dwarf responds, “You get in through there”</w:t>
      </w:r>
      <w:r w:rsidR="00D91625" w:rsidRPr="00EE0B97">
        <w:rPr>
          <w:rFonts w:asciiTheme="minorHAnsi" w:hAnsiTheme="minorHAnsi"/>
        </w:rPr>
        <w:t>, causing a</w:t>
      </w:r>
      <w:r w:rsidRPr="00EE0B97">
        <w:rPr>
          <w:rFonts w:asciiTheme="minorHAnsi" w:hAnsiTheme="minorHAnsi"/>
        </w:rPr>
        <w:t xml:space="preserve"> door </w:t>
      </w:r>
      <w:r w:rsidR="00D91625" w:rsidRPr="00EE0B97">
        <w:rPr>
          <w:rFonts w:asciiTheme="minorHAnsi" w:hAnsiTheme="minorHAnsi"/>
        </w:rPr>
        <w:t xml:space="preserve">to </w:t>
      </w:r>
      <w:r w:rsidRPr="00EE0B97">
        <w:rPr>
          <w:rFonts w:asciiTheme="minorHAnsi" w:hAnsiTheme="minorHAnsi"/>
        </w:rPr>
        <w:t>magically appear</w:t>
      </w:r>
      <w:r w:rsidR="00D91625" w:rsidRPr="00EE0B97">
        <w:rPr>
          <w:rFonts w:asciiTheme="minorHAnsi" w:hAnsiTheme="minorHAnsi"/>
        </w:rPr>
        <w:t xml:space="preserve"> and open</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At another time, Sarah asks a worm, “How do I solve the Labyrinth?” The worm didn’t know and couldn’t help her</w:t>
      </w:r>
      <w:r w:rsidR="00E154FA" w:rsidRPr="00EE0B97">
        <w:rPr>
          <w:rFonts w:asciiTheme="minorHAnsi" w:hAnsiTheme="minorHAnsi"/>
        </w:rPr>
        <w:t>, because the vagueness of the question</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As Sarah walks away, the worm comments, “If she had gone the other direction, she’d have gone straight to the castle”. As you can guess, that</w:t>
      </w:r>
      <w:r w:rsidR="008B4A69" w:rsidRPr="00EE0B97">
        <w:rPr>
          <w:rFonts w:asciiTheme="minorHAnsi" w:hAnsiTheme="minorHAnsi"/>
        </w:rPr>
        <w:t>’s</w:t>
      </w:r>
      <w:r w:rsidRPr="00EE0B97">
        <w:rPr>
          <w:rFonts w:asciiTheme="minorHAnsi" w:hAnsiTheme="minorHAnsi"/>
        </w:rPr>
        <w:t xml:space="preserve"> where she needed to go. By focusing on the big picture and not getting bogged down on details, Sarah could</w:t>
      </w:r>
      <w:r w:rsidR="00D91625" w:rsidRPr="00EE0B97">
        <w:rPr>
          <w:rFonts w:asciiTheme="minorHAnsi" w:hAnsiTheme="minorHAnsi"/>
        </w:rPr>
        <w:t xml:space="preserve"> ha</w:t>
      </w:r>
      <w:r w:rsidRPr="00EE0B97">
        <w:rPr>
          <w:rFonts w:asciiTheme="minorHAnsi" w:hAnsiTheme="minorHAnsi"/>
        </w:rPr>
        <w:t>ve avoided a lot of problems.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 Thinking skills can only become second na</w:t>
      </w:r>
      <w:r w:rsidR="000C26B2" w:rsidRPr="00EE0B97">
        <w:rPr>
          <w:rFonts w:asciiTheme="minorHAnsi" w:hAnsiTheme="minorHAnsi"/>
        </w:rPr>
        <w:t>ture if learnt at an early age.</w:t>
      </w:r>
    </w:p>
    <w:p w:rsidR="000C26B2" w:rsidRPr="00EE0B97" w:rsidRDefault="000C26B2">
      <w:pPr>
        <w:rPr>
          <w:rFonts w:asciiTheme="minorHAnsi" w:hAnsiTheme="minorHAnsi"/>
        </w:rPr>
      </w:pPr>
    </w:p>
    <w:p w:rsidR="0085589F" w:rsidRPr="00EE0B97" w:rsidRDefault="000C26B2">
      <w:pPr>
        <w:rPr>
          <w:rFonts w:asciiTheme="minorHAnsi" w:hAnsiTheme="minorHAnsi"/>
        </w:rPr>
      </w:pPr>
      <w:r w:rsidRPr="00EE0B97">
        <w:rPr>
          <w:rFonts w:asciiTheme="minorHAnsi" w:hAnsiTheme="minorHAnsi"/>
        </w:rPr>
        <w:t xml:space="preserve">The greatest skill is being able to </w:t>
      </w:r>
      <w:r w:rsidR="00FD25B5" w:rsidRPr="00EE0B97">
        <w:rPr>
          <w:rFonts w:asciiTheme="minorHAnsi" w:hAnsiTheme="minorHAnsi"/>
        </w:rPr>
        <w:t>switch from one level of cognition to another. In other words, the key is to be able to switch between looking at the trees to looking at the forest and back again.</w:t>
      </w:r>
    </w:p>
    <w:p w:rsidR="004904FD" w:rsidRPr="00EE0B97" w:rsidRDefault="005564E1">
      <w:pPr>
        <w:pStyle w:val="H4"/>
        <w:rPr>
          <w:rFonts w:asciiTheme="minorHAnsi" w:hAnsiTheme="minorHAnsi"/>
        </w:rPr>
      </w:pPr>
      <w:r w:rsidRPr="00EE0B97">
        <w:rPr>
          <w:rFonts w:asciiTheme="minorHAnsi" w:hAnsiTheme="minorHAnsi"/>
        </w:rPr>
        <w:t>Learnin</w:t>
      </w:r>
      <w:r w:rsidR="00110604" w:rsidRPr="00EE0B97">
        <w:rPr>
          <w:rFonts w:asciiTheme="minorHAnsi" w:hAnsiTheme="minorHAnsi"/>
        </w:rPr>
        <w:t>g</w:t>
      </w:r>
    </w:p>
    <w:p w:rsidR="004904FD" w:rsidRPr="00EE0B97" w:rsidRDefault="00665477">
      <w:pPr>
        <w:rPr>
          <w:rFonts w:asciiTheme="minorHAnsi" w:hAnsiTheme="minorHAnsi"/>
        </w:rPr>
      </w:pPr>
      <w:r w:rsidRPr="00EE0B97">
        <w:rPr>
          <w:rFonts w:asciiTheme="minorHAnsi" w:hAnsiTheme="minorHAnsi"/>
        </w:rPr>
        <w:t>In the past, people used to memorize everything. That was fine then because there was little to learn. With the information explosion, this is no longer possible.</w:t>
      </w:r>
    </w:p>
    <w:p w:rsidR="004904FD" w:rsidRPr="00EE0B97" w:rsidRDefault="004904FD">
      <w:pPr>
        <w:rPr>
          <w:rFonts w:asciiTheme="minorHAnsi" w:hAnsiTheme="minorHAnsi"/>
        </w:rPr>
      </w:pPr>
    </w:p>
    <w:p w:rsidR="002A22E5" w:rsidRPr="00EE0B97" w:rsidRDefault="00665477">
      <w:pPr>
        <w:rPr>
          <w:rFonts w:asciiTheme="minorHAnsi" w:hAnsiTheme="minorHAnsi"/>
        </w:rPr>
      </w:pPr>
      <w:r w:rsidRPr="00EE0B97">
        <w:rPr>
          <w:rFonts w:asciiTheme="minorHAnsi" w:hAnsiTheme="minorHAnsi"/>
        </w:rPr>
        <w:t xml:space="preserve">What’s important now is the ability to find information, and </w:t>
      </w:r>
      <w:r w:rsidR="00D91625" w:rsidRPr="00EE0B97">
        <w:rPr>
          <w:rFonts w:asciiTheme="minorHAnsi" w:hAnsiTheme="minorHAnsi"/>
        </w:rPr>
        <w:t xml:space="preserve">sufficient skills </w:t>
      </w:r>
      <w:r w:rsidRPr="00EE0B97">
        <w:rPr>
          <w:rFonts w:asciiTheme="minorHAnsi" w:hAnsiTheme="minorHAnsi"/>
        </w:rPr>
        <w:t xml:space="preserve">to use it. That’s more important than mere facts. That’s real education and that’s what </w:t>
      </w:r>
      <w:r w:rsidR="0097646D" w:rsidRPr="00EE0B97">
        <w:rPr>
          <w:rFonts w:asciiTheme="minorHAnsi" w:hAnsiTheme="minorHAnsi"/>
        </w:rPr>
        <w:t xml:space="preserve">basic </w:t>
      </w:r>
      <w:r w:rsidRPr="00EE0B97">
        <w:rPr>
          <w:rFonts w:asciiTheme="minorHAnsi" w:hAnsiTheme="minorHAnsi"/>
        </w:rPr>
        <w:t>school</w:t>
      </w:r>
      <w:r w:rsidR="0097646D" w:rsidRPr="00EE0B97">
        <w:rPr>
          <w:rFonts w:asciiTheme="minorHAnsi" w:hAnsiTheme="minorHAnsi"/>
        </w:rPr>
        <w:t xml:space="preserve"> in Aipotu</w:t>
      </w:r>
      <w:r w:rsidR="00A51320" w:rsidRPr="00EE0B97">
        <w:rPr>
          <w:rFonts w:asciiTheme="minorHAnsi" w:hAnsiTheme="minorHAnsi"/>
        </w:rPr>
        <w:t xml:space="preserve"> teaches</w:t>
      </w:r>
      <w:r w:rsidRPr="00EE0B97">
        <w:rPr>
          <w:rFonts w:asciiTheme="minorHAnsi" w:hAnsiTheme="minorHAnsi"/>
        </w:rPr>
        <w:t>.</w:t>
      </w:r>
    </w:p>
    <w:p w:rsidR="004904FD" w:rsidRPr="00EE0B97" w:rsidRDefault="00665477">
      <w:pPr>
        <w:pStyle w:val="H4"/>
        <w:rPr>
          <w:rFonts w:asciiTheme="minorHAnsi" w:hAnsiTheme="minorHAnsi"/>
        </w:rPr>
      </w:pPr>
      <w:bookmarkStart w:id="203" w:name="_Toc146732835"/>
      <w:r w:rsidRPr="00EE0B97">
        <w:rPr>
          <w:rFonts w:asciiTheme="minorHAnsi" w:hAnsiTheme="minorHAnsi"/>
        </w:rPr>
        <w:t>Perfect Memory</w:t>
      </w:r>
      <w:bookmarkEnd w:id="203"/>
    </w:p>
    <w:p w:rsidR="00FD38AA" w:rsidRPr="00EE0B97" w:rsidRDefault="00665477">
      <w:pPr>
        <w:rPr>
          <w:rFonts w:asciiTheme="minorHAnsi" w:hAnsiTheme="minorHAnsi"/>
        </w:rPr>
      </w:pPr>
      <w:r w:rsidRPr="00EE0B97">
        <w:rPr>
          <w:rFonts w:asciiTheme="minorHAnsi" w:hAnsiTheme="minorHAnsi"/>
        </w:rPr>
        <w:t xml:space="preserve">Perfect memory is one of those abilities people like showing off on TV. They show off their abilities by memorizing lists and stuff. All silliness aside, super-memory can be useful. You can learn languages, remember people’s names and find your keys, among other things. The good news is that the skill is learnable and the best time to learn it is as a child. </w:t>
      </w:r>
      <w:r w:rsidR="008B4A69" w:rsidRPr="00EE0B97">
        <w:rPr>
          <w:rFonts w:asciiTheme="minorHAnsi" w:hAnsiTheme="minorHAnsi"/>
        </w:rPr>
        <w:t>The key to memory is mnemonics.</w:t>
      </w:r>
      <w:r w:rsidR="008A0203" w:rsidRPr="00EE0B97">
        <w:rPr>
          <w:rFonts w:asciiTheme="minorHAnsi" w:hAnsiTheme="minorHAnsi"/>
        </w:rPr>
        <w:t xml:space="preserve"> There are many books on the subject.</w:t>
      </w:r>
      <w:r w:rsidR="007B51D4" w:rsidRPr="00EE0B97">
        <w:rPr>
          <w:rFonts w:asciiTheme="minorHAnsi" w:hAnsiTheme="minorHAnsi"/>
        </w:rPr>
        <w:t xml:space="preserve"> With proper </w:t>
      </w:r>
      <w:r w:rsidR="00A51320" w:rsidRPr="00EE0B97">
        <w:rPr>
          <w:rFonts w:asciiTheme="minorHAnsi" w:hAnsiTheme="minorHAnsi"/>
        </w:rPr>
        <w:t>training,</w:t>
      </w:r>
      <w:r w:rsidR="007B51D4" w:rsidRPr="00EE0B97">
        <w:rPr>
          <w:rFonts w:asciiTheme="minorHAnsi" w:hAnsiTheme="minorHAnsi"/>
        </w:rPr>
        <w:t xml:space="preserve"> anyone can have an excellent memory.</w:t>
      </w:r>
      <w:r w:rsidR="0097646D" w:rsidRPr="00EE0B97">
        <w:rPr>
          <w:rFonts w:asciiTheme="minorHAnsi" w:hAnsiTheme="minorHAnsi"/>
        </w:rPr>
        <w:t xml:space="preserve"> I</w:t>
      </w:r>
      <w:r w:rsidR="00A51320" w:rsidRPr="00EE0B97">
        <w:rPr>
          <w:rFonts w:asciiTheme="minorHAnsi" w:hAnsiTheme="minorHAnsi"/>
        </w:rPr>
        <w:t>t</w:t>
      </w:r>
      <w:r w:rsidR="0097646D" w:rsidRPr="00EE0B97">
        <w:rPr>
          <w:rFonts w:asciiTheme="minorHAnsi" w:hAnsiTheme="minorHAnsi"/>
        </w:rPr>
        <w:t xml:space="preserve"> only requires discipline.</w:t>
      </w:r>
    </w:p>
    <w:p w:rsidR="00FD38AA" w:rsidRPr="00EE0B97" w:rsidRDefault="00FD38AA">
      <w:pPr>
        <w:rPr>
          <w:rFonts w:asciiTheme="minorHAnsi" w:hAnsiTheme="minorHAnsi"/>
        </w:rPr>
      </w:pPr>
    </w:p>
    <w:p w:rsidR="008A0203" w:rsidRPr="00EE0B97" w:rsidRDefault="00FD38AA">
      <w:pPr>
        <w:rPr>
          <w:rFonts w:asciiTheme="minorHAnsi" w:hAnsiTheme="minorHAnsi"/>
        </w:rPr>
      </w:pPr>
      <w:r w:rsidRPr="00EE0B97">
        <w:rPr>
          <w:rFonts w:asciiTheme="minorHAnsi" w:hAnsiTheme="minorHAnsi"/>
        </w:rPr>
        <w:t>The other key element to a good memory is paying attention to details. It’s impossible to remember something if you don’t pay attention to it.</w:t>
      </w:r>
    </w:p>
    <w:p w:rsidR="004904FD" w:rsidRPr="00EE0B97" w:rsidRDefault="00665477">
      <w:pPr>
        <w:pStyle w:val="H4"/>
        <w:rPr>
          <w:rFonts w:asciiTheme="minorHAnsi" w:hAnsiTheme="minorHAnsi"/>
        </w:rPr>
      </w:pPr>
      <w:bookmarkStart w:id="204" w:name="_Toc146732836"/>
      <w:r w:rsidRPr="00EE0B97">
        <w:rPr>
          <w:rFonts w:asciiTheme="minorHAnsi" w:hAnsiTheme="minorHAnsi"/>
        </w:rPr>
        <w:t>Math Tricks</w:t>
      </w:r>
      <w:bookmarkEnd w:id="204"/>
    </w:p>
    <w:p w:rsidR="004904FD" w:rsidRPr="00EE0B97" w:rsidRDefault="00665477">
      <w:pPr>
        <w:rPr>
          <w:rFonts w:asciiTheme="minorHAnsi" w:hAnsiTheme="minorHAnsi"/>
        </w:rPr>
      </w:pPr>
      <w:r w:rsidRPr="00EE0B97">
        <w:rPr>
          <w:rFonts w:asciiTheme="minorHAnsi" w:hAnsiTheme="minorHAnsi"/>
        </w:rPr>
        <w:t>Most people learn math in school but few use it in daily life. The reason is that you need paper and pencil to do math and a calculator is more convenient.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Fortunately</w:t>
      </w:r>
      <w:r w:rsidR="00820C45" w:rsidRPr="00EE0B97">
        <w:rPr>
          <w:rFonts w:asciiTheme="minorHAnsi" w:hAnsiTheme="minorHAnsi"/>
        </w:rPr>
        <w:t>,</w:t>
      </w:r>
      <w:r w:rsidRPr="00EE0B97">
        <w:rPr>
          <w:rFonts w:asciiTheme="minorHAnsi" w:hAnsiTheme="minorHAnsi"/>
        </w:rPr>
        <w:t xml:space="preserve"> some ways to do math are both quick and easy.  </w:t>
      </w:r>
      <w:r w:rsidR="00A51320" w:rsidRPr="00EE0B97">
        <w:rPr>
          <w:rFonts w:asciiTheme="minorHAnsi" w:hAnsiTheme="minorHAnsi"/>
        </w:rPr>
        <w:t>Have</w:t>
      </w:r>
      <w:r w:rsidRPr="00EE0B97">
        <w:rPr>
          <w:rFonts w:asciiTheme="minorHAnsi" w:hAnsiTheme="minorHAnsi"/>
        </w:rPr>
        <w:t xml:space="preserve"> people on TV </w:t>
      </w:r>
      <w:r w:rsidR="00A51320" w:rsidRPr="00EE0B97">
        <w:rPr>
          <w:rFonts w:asciiTheme="minorHAnsi" w:hAnsiTheme="minorHAnsi"/>
        </w:rPr>
        <w:t xml:space="preserve">ever amazed you with their ability to </w:t>
      </w:r>
      <w:r w:rsidRPr="00EE0B97">
        <w:rPr>
          <w:rFonts w:asciiTheme="minorHAnsi" w:hAnsiTheme="minorHAnsi"/>
        </w:rPr>
        <w:t xml:space="preserve">do math in their heads? These skills </w:t>
      </w:r>
      <w:r w:rsidR="00A51320" w:rsidRPr="00EE0B97">
        <w:rPr>
          <w:rFonts w:asciiTheme="minorHAnsi" w:hAnsiTheme="minorHAnsi"/>
        </w:rPr>
        <w:t>are</w:t>
      </w:r>
      <w:r w:rsidRPr="00EE0B97">
        <w:rPr>
          <w:rFonts w:asciiTheme="minorHAnsi" w:hAnsiTheme="minorHAnsi"/>
        </w:rPr>
        <w:t xml:space="preserve"> t</w:t>
      </w:r>
      <w:r w:rsidR="00A51320" w:rsidRPr="00EE0B97">
        <w:rPr>
          <w:rFonts w:asciiTheme="minorHAnsi" w:hAnsiTheme="minorHAnsi"/>
        </w:rPr>
        <w:t>eachable</w:t>
      </w:r>
      <w:r w:rsidRPr="00EE0B97">
        <w:rPr>
          <w:rFonts w:asciiTheme="minorHAnsi" w:hAnsiTheme="minorHAnsi"/>
        </w:rPr>
        <w:t xml:space="preserve"> and plenty of books are available on the subject. As you can guess, this is one of the subjects taught in school in </w:t>
      </w:r>
      <w:r w:rsidR="0060578E" w:rsidRPr="00EE0B97">
        <w:rPr>
          <w:rFonts w:asciiTheme="minorHAnsi" w:hAnsiTheme="minorHAnsi"/>
        </w:rPr>
        <w:t>Aipotu</w:t>
      </w:r>
      <w:r w:rsidRPr="00EE0B97">
        <w:rPr>
          <w:rFonts w:asciiTheme="minorHAnsi" w:hAnsiTheme="minorHAnsi"/>
        </w:rPr>
        <w:t>.</w:t>
      </w:r>
    </w:p>
    <w:p w:rsidR="004904FD" w:rsidRPr="00EE0B97" w:rsidRDefault="004904FD">
      <w:pPr>
        <w:rPr>
          <w:rFonts w:asciiTheme="minorHAnsi" w:hAnsiTheme="minorHAnsi"/>
        </w:rPr>
      </w:pPr>
    </w:p>
    <w:p w:rsidR="00794920" w:rsidRPr="00EE0B97" w:rsidRDefault="00665477">
      <w:pPr>
        <w:rPr>
          <w:rFonts w:asciiTheme="minorHAnsi" w:hAnsiTheme="minorHAnsi"/>
        </w:rPr>
      </w:pPr>
      <w:r w:rsidRPr="00EE0B97">
        <w:rPr>
          <w:rFonts w:asciiTheme="minorHAnsi" w:hAnsiTheme="minorHAnsi"/>
        </w:rPr>
        <w:t xml:space="preserve">I know </w:t>
      </w:r>
      <w:r w:rsidR="00A51320" w:rsidRPr="00EE0B97">
        <w:rPr>
          <w:rFonts w:asciiTheme="minorHAnsi" w:hAnsiTheme="minorHAnsi"/>
        </w:rPr>
        <w:t xml:space="preserve">good schools teach </w:t>
      </w:r>
      <w:r w:rsidRPr="00EE0B97">
        <w:rPr>
          <w:rFonts w:asciiTheme="minorHAnsi" w:hAnsiTheme="minorHAnsi"/>
        </w:rPr>
        <w:t>these things</w:t>
      </w:r>
      <w:r w:rsidR="00A51320" w:rsidRPr="00EE0B97">
        <w:rPr>
          <w:rFonts w:asciiTheme="minorHAnsi" w:hAnsiTheme="minorHAnsi"/>
        </w:rPr>
        <w:t>,</w:t>
      </w:r>
      <w:r w:rsidRPr="00EE0B97">
        <w:rPr>
          <w:rFonts w:asciiTheme="minorHAnsi" w:hAnsiTheme="minorHAnsi"/>
        </w:rPr>
        <w:t xml:space="preserve"> but I figured it was worth mentioning anyway.</w:t>
      </w:r>
    </w:p>
    <w:p w:rsidR="00794920" w:rsidRPr="00EE0B97" w:rsidRDefault="00794920" w:rsidP="00794920">
      <w:pPr>
        <w:pStyle w:val="H4"/>
        <w:rPr>
          <w:rFonts w:asciiTheme="minorHAnsi" w:hAnsiTheme="minorHAnsi"/>
        </w:rPr>
      </w:pPr>
      <w:r w:rsidRPr="00EE0B97">
        <w:rPr>
          <w:rFonts w:asciiTheme="minorHAnsi" w:hAnsiTheme="minorHAnsi"/>
        </w:rPr>
        <w:t>Science and Technology</w:t>
      </w:r>
    </w:p>
    <w:p w:rsidR="00794920" w:rsidRPr="00EE0B97" w:rsidRDefault="003B1069">
      <w:pPr>
        <w:rPr>
          <w:rFonts w:asciiTheme="minorHAnsi" w:hAnsiTheme="minorHAnsi"/>
        </w:rPr>
      </w:pPr>
      <w:r w:rsidRPr="00EE0B97">
        <w:rPr>
          <w:rFonts w:asciiTheme="minorHAnsi" w:hAnsiTheme="minorHAnsi"/>
        </w:rPr>
        <w:t xml:space="preserve">Numerous studies show that children and even adults don’t understand the basics of science. The series, </w:t>
      </w:r>
      <w:r w:rsidRPr="00EE0B97">
        <w:rPr>
          <w:rFonts w:asciiTheme="minorHAnsi" w:hAnsiTheme="minorHAnsi"/>
          <w:i/>
        </w:rPr>
        <w:t>Minds of Our Own</w:t>
      </w:r>
      <w:r w:rsidRPr="00EE0B97">
        <w:rPr>
          <w:rStyle w:val="FootnoteReference"/>
          <w:rFonts w:asciiTheme="minorHAnsi" w:hAnsiTheme="minorHAnsi"/>
          <w:i/>
        </w:rPr>
        <w:footnoteReference w:id="46"/>
      </w:r>
      <w:r w:rsidRPr="00EE0B97">
        <w:rPr>
          <w:rFonts w:asciiTheme="minorHAnsi" w:hAnsiTheme="minorHAnsi"/>
        </w:rPr>
        <w:t>, talks about this problem.</w:t>
      </w:r>
    </w:p>
    <w:p w:rsidR="00794920" w:rsidRPr="00EE0B97" w:rsidRDefault="00794920">
      <w:pPr>
        <w:rPr>
          <w:rFonts w:asciiTheme="minorHAnsi" w:hAnsiTheme="minorHAnsi"/>
        </w:rPr>
      </w:pPr>
    </w:p>
    <w:p w:rsidR="00A051EC" w:rsidRPr="00EE0B97" w:rsidRDefault="003B1069">
      <w:pPr>
        <w:rPr>
          <w:rFonts w:asciiTheme="minorHAnsi" w:hAnsiTheme="minorHAnsi"/>
        </w:rPr>
      </w:pPr>
      <w:r w:rsidRPr="00EE0B97">
        <w:rPr>
          <w:rFonts w:asciiTheme="minorHAnsi" w:hAnsiTheme="minorHAnsi"/>
        </w:rPr>
        <w:t>One of the problems cited is that the curriculum forces educators to teach many times more information than can be absorbed by students</w:t>
      </w:r>
      <w:r w:rsidR="001E50F1" w:rsidRPr="00EE0B97">
        <w:rPr>
          <w:rFonts w:asciiTheme="minorHAnsi" w:hAnsiTheme="minorHAnsi"/>
        </w:rPr>
        <w:t xml:space="preserve">. As a result, students learn by rote without learning the basics. </w:t>
      </w:r>
      <w:r w:rsidR="00A051EC" w:rsidRPr="00EE0B97">
        <w:rPr>
          <w:rFonts w:asciiTheme="minorHAnsi" w:hAnsiTheme="minorHAnsi"/>
        </w:rPr>
        <w:t>Standardized tests then test how well students memorize facts without fully testing their understanding.</w:t>
      </w:r>
    </w:p>
    <w:p w:rsidR="00A051EC" w:rsidRPr="00EE0B97" w:rsidRDefault="00A051EC">
      <w:pPr>
        <w:rPr>
          <w:rFonts w:asciiTheme="minorHAnsi" w:hAnsiTheme="minorHAnsi"/>
        </w:rPr>
      </w:pPr>
    </w:p>
    <w:p w:rsidR="00A051EC" w:rsidRPr="00EE0B97" w:rsidRDefault="00A051EC">
      <w:pPr>
        <w:rPr>
          <w:rFonts w:asciiTheme="minorHAnsi" w:hAnsiTheme="minorHAnsi"/>
        </w:rPr>
      </w:pPr>
      <w:r w:rsidRPr="00EE0B97">
        <w:rPr>
          <w:rFonts w:asciiTheme="minorHAnsi" w:hAnsiTheme="minorHAnsi"/>
        </w:rPr>
        <w:t>Teachers in Aipotu test students by seeing how well they put principles into practice. Written exams are avoided as much as possible.</w:t>
      </w:r>
    </w:p>
    <w:p w:rsidR="00A051EC" w:rsidRPr="00EE0B97" w:rsidRDefault="00A051EC">
      <w:pPr>
        <w:rPr>
          <w:rFonts w:asciiTheme="minorHAnsi" w:hAnsiTheme="minorHAnsi"/>
        </w:rPr>
      </w:pPr>
    </w:p>
    <w:p w:rsidR="00794920" w:rsidRPr="00EE0B97" w:rsidRDefault="001E50F1">
      <w:pPr>
        <w:rPr>
          <w:rFonts w:asciiTheme="minorHAnsi" w:hAnsiTheme="minorHAnsi"/>
        </w:rPr>
      </w:pPr>
      <w:r w:rsidRPr="00EE0B97">
        <w:rPr>
          <w:rFonts w:asciiTheme="minorHAnsi" w:hAnsiTheme="minorHAnsi"/>
        </w:rPr>
        <w:t>The good news is that we are having a revolution in the teaching profession. The future is secure.</w:t>
      </w:r>
    </w:p>
    <w:p w:rsidR="004904FD" w:rsidRPr="00EE0B97" w:rsidRDefault="00665477">
      <w:pPr>
        <w:pStyle w:val="H3"/>
        <w:rPr>
          <w:rFonts w:asciiTheme="minorHAnsi" w:hAnsiTheme="minorHAnsi"/>
          <w:bCs w:val="0"/>
          <w:szCs w:val="24"/>
        </w:rPr>
      </w:pPr>
      <w:bookmarkStart w:id="205" w:name="_Toc146731489"/>
      <w:bookmarkStart w:id="206" w:name="_Toc146732837"/>
      <w:bookmarkStart w:id="207" w:name="_Toc383697547"/>
      <w:r w:rsidRPr="00EE0B97">
        <w:rPr>
          <w:rFonts w:asciiTheme="minorHAnsi" w:hAnsiTheme="minorHAnsi"/>
          <w:bCs w:val="0"/>
          <w:szCs w:val="24"/>
        </w:rPr>
        <w:t>Creative Aspect</w:t>
      </w:r>
      <w:bookmarkEnd w:id="205"/>
      <w:bookmarkEnd w:id="206"/>
      <w:bookmarkEnd w:id="207"/>
    </w:p>
    <w:p w:rsidR="004904FD" w:rsidRPr="00EE0B97" w:rsidRDefault="00665477">
      <w:pPr>
        <w:pStyle w:val="Quote1"/>
        <w:rPr>
          <w:rFonts w:asciiTheme="minorHAnsi" w:hAnsiTheme="minorHAnsi"/>
          <w:szCs w:val="24"/>
        </w:rPr>
      </w:pPr>
      <w:r w:rsidRPr="00EE0B97">
        <w:rPr>
          <w:rFonts w:asciiTheme="minorHAnsi" w:hAnsiTheme="minorHAnsi"/>
          <w:szCs w:val="24"/>
        </w:rPr>
        <w:t>The secret to creativity is</w:t>
      </w:r>
      <w:r w:rsidRPr="00EE0B97">
        <w:rPr>
          <w:rFonts w:asciiTheme="minorHAnsi" w:hAnsiTheme="minorHAnsi"/>
          <w:szCs w:val="24"/>
        </w:rPr>
        <w:br/>
        <w:t>knowing how to hide yo</w:t>
      </w:r>
      <w:r w:rsidR="00947DE1" w:rsidRPr="00EE0B97">
        <w:rPr>
          <w:rFonts w:asciiTheme="minorHAnsi" w:hAnsiTheme="minorHAnsi"/>
          <w:szCs w:val="24"/>
        </w:rPr>
        <w:t>ur sources.</w:t>
      </w:r>
      <w:r w:rsidR="00947DE1" w:rsidRPr="00EE0B97">
        <w:rPr>
          <w:rFonts w:asciiTheme="minorHAnsi" w:hAnsiTheme="minorHAnsi"/>
          <w:szCs w:val="24"/>
        </w:rPr>
        <w:br/>
        <w:t>-- Albert Einstein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To a lesser mind,</w:t>
      </w:r>
      <w:r w:rsidRPr="00EE0B97">
        <w:rPr>
          <w:rFonts w:asciiTheme="minorHAnsi" w:hAnsiTheme="minorHAnsi"/>
          <w:szCs w:val="24"/>
        </w:rPr>
        <w:br/>
        <w:t>brilliancy is indistinguishable from idiocy,</w:t>
      </w:r>
      <w:r w:rsidRPr="00EE0B97">
        <w:rPr>
          <w:rFonts w:asciiTheme="minorHAnsi" w:hAnsiTheme="minorHAnsi"/>
          <w:szCs w:val="24"/>
        </w:rPr>
        <w:br/>
        <w:t>the greater always being mistaken for the lesser.</w:t>
      </w:r>
      <w:r w:rsidRPr="00EE0B97">
        <w:rPr>
          <w:rFonts w:asciiTheme="minorHAnsi" w:hAnsiTheme="minorHAnsi"/>
          <w:szCs w:val="24"/>
        </w:rPr>
        <w:br/>
        <w:t>-- Unknown Evil Genius --</w:t>
      </w:r>
    </w:p>
    <w:p w:rsidR="004904FD" w:rsidRPr="00EE0B97" w:rsidRDefault="004904FD">
      <w:pPr>
        <w:rPr>
          <w:rFonts w:asciiTheme="minorHAnsi" w:hAnsiTheme="minorHAnsi"/>
        </w:rPr>
      </w:pPr>
    </w:p>
    <w:p w:rsidR="004904FD" w:rsidRPr="00EE0B97" w:rsidRDefault="00A51320">
      <w:pPr>
        <w:rPr>
          <w:rFonts w:asciiTheme="minorHAnsi" w:hAnsiTheme="minorHAnsi"/>
        </w:rPr>
      </w:pPr>
      <w:r w:rsidRPr="00EE0B97">
        <w:rPr>
          <w:rFonts w:asciiTheme="minorHAnsi" w:hAnsiTheme="minorHAnsi"/>
        </w:rPr>
        <w:t>We should cherish t</w:t>
      </w:r>
      <w:r w:rsidR="00665477" w:rsidRPr="00EE0B97">
        <w:rPr>
          <w:rFonts w:asciiTheme="minorHAnsi" w:hAnsiTheme="minorHAnsi"/>
        </w:rPr>
        <w:t>he creative aspect of the human spirit.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children in </w:t>
      </w:r>
      <w:r w:rsidR="0060578E" w:rsidRPr="00EE0B97">
        <w:rPr>
          <w:rFonts w:asciiTheme="minorHAnsi" w:hAnsiTheme="minorHAnsi"/>
        </w:rPr>
        <w:t>Aipotu</w:t>
      </w:r>
      <w:r w:rsidRPr="00EE0B97">
        <w:rPr>
          <w:rFonts w:asciiTheme="minorHAnsi" w:hAnsiTheme="minorHAnsi"/>
        </w:rPr>
        <w:t xml:space="preserve"> </w:t>
      </w:r>
      <w:r w:rsidR="00A51320" w:rsidRPr="00EE0B97">
        <w:rPr>
          <w:rFonts w:asciiTheme="minorHAnsi" w:hAnsiTheme="minorHAnsi"/>
        </w:rPr>
        <w:t>learn</w:t>
      </w:r>
      <w:r w:rsidRPr="00EE0B97">
        <w:rPr>
          <w:rFonts w:asciiTheme="minorHAnsi" w:hAnsiTheme="minorHAnsi"/>
        </w:rPr>
        <w:t xml:space="preserve"> the basic categories of human creativity. This </w:t>
      </w:r>
      <w:r w:rsidRPr="00EE0B97">
        <w:rPr>
          <w:rFonts w:asciiTheme="minorHAnsi" w:hAnsiTheme="minorHAnsi"/>
        </w:rPr>
        <w:lastRenderedPageBreak/>
        <w:t>includes art and music. Later on, children are encouraged to experiment with their own forms of creativity.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Creativity can be enhanced by asking ‘why’, ‘how’ and ‘what-if’ questions. Trying to see the world from another person’s point of view also helps.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Some of the exercises given involve taking an object and describing </w:t>
      </w:r>
      <w:r w:rsidR="00A51320" w:rsidRPr="00EE0B97">
        <w:rPr>
          <w:rFonts w:asciiTheme="minorHAnsi" w:hAnsiTheme="minorHAnsi"/>
        </w:rPr>
        <w:t>all its possible uses</w:t>
      </w:r>
      <w:r w:rsidRPr="00EE0B97">
        <w:rPr>
          <w:rFonts w:asciiTheme="minorHAnsi" w:hAnsiTheme="minorHAnsi"/>
        </w:rPr>
        <w:t xml:space="preserve">. </w:t>
      </w:r>
      <w:r w:rsidR="00A51320" w:rsidRPr="00EE0B97">
        <w:rPr>
          <w:rFonts w:asciiTheme="minorHAnsi" w:hAnsiTheme="minorHAnsi"/>
        </w:rPr>
        <w:t>Training also includes exercises in f</w:t>
      </w:r>
      <w:r w:rsidRPr="00EE0B97">
        <w:rPr>
          <w:rFonts w:asciiTheme="minorHAnsi" w:hAnsiTheme="minorHAnsi"/>
        </w:rPr>
        <w:t>ree association and the art of brainstorming.</w:t>
      </w:r>
    </w:p>
    <w:p w:rsidR="00D9561A" w:rsidRPr="00EE0B97" w:rsidRDefault="00D9561A">
      <w:pPr>
        <w:widowControl w:val="0"/>
        <w:rPr>
          <w:rFonts w:asciiTheme="minorHAnsi" w:hAnsiTheme="minorHAnsi"/>
        </w:rPr>
      </w:pPr>
    </w:p>
    <w:p w:rsidR="00BC657F" w:rsidRPr="00EE0B97" w:rsidRDefault="00D9561A">
      <w:pPr>
        <w:widowControl w:val="0"/>
        <w:rPr>
          <w:rFonts w:asciiTheme="minorHAnsi" w:hAnsiTheme="minorHAnsi"/>
        </w:rPr>
      </w:pPr>
      <w:r w:rsidRPr="00EE0B97">
        <w:rPr>
          <w:rFonts w:asciiTheme="minorHAnsi" w:hAnsiTheme="minorHAnsi"/>
        </w:rPr>
        <w:t>Creativity can also b</w:t>
      </w:r>
      <w:r w:rsidR="00C82792" w:rsidRPr="00EE0B97">
        <w:rPr>
          <w:rFonts w:asciiTheme="minorHAnsi" w:hAnsiTheme="minorHAnsi"/>
        </w:rPr>
        <w:t xml:space="preserve">e enhanced by telling stories. An idea offered by </w:t>
      </w:r>
      <w:r w:rsidR="0075521C" w:rsidRPr="00EE0B97">
        <w:rPr>
          <w:rFonts w:asciiTheme="minorHAnsi" w:hAnsiTheme="minorHAnsi"/>
        </w:rPr>
        <w:t xml:space="preserve">Igor </w:t>
      </w:r>
      <w:proofErr w:type="spellStart"/>
      <w:r w:rsidR="0075521C" w:rsidRPr="00EE0B97">
        <w:rPr>
          <w:rFonts w:asciiTheme="minorHAnsi" w:hAnsiTheme="minorHAnsi"/>
        </w:rPr>
        <w:t>Ledochowski</w:t>
      </w:r>
      <w:proofErr w:type="spellEnd"/>
      <w:r w:rsidR="0075521C" w:rsidRPr="00EE0B97">
        <w:rPr>
          <w:rFonts w:asciiTheme="minorHAnsi" w:hAnsiTheme="minorHAnsi"/>
        </w:rPr>
        <w:t xml:space="preserve"> is to take three random items and create a story around these ideas.</w:t>
      </w:r>
      <w:r w:rsidR="00BC657F" w:rsidRPr="00EE0B97">
        <w:rPr>
          <w:rFonts w:asciiTheme="minorHAnsi" w:hAnsiTheme="minorHAnsi"/>
        </w:rPr>
        <w:t xml:space="preserve"> Ex: A stone, a pig, a fishing rod. Take these items and create a story.</w:t>
      </w:r>
    </w:p>
    <w:p w:rsidR="00BC657F" w:rsidRPr="00EE0B97" w:rsidRDefault="00BC657F">
      <w:pPr>
        <w:widowControl w:val="0"/>
        <w:rPr>
          <w:rFonts w:asciiTheme="minorHAnsi" w:hAnsiTheme="minorHAnsi"/>
        </w:rPr>
      </w:pPr>
    </w:p>
    <w:p w:rsidR="00BC657F" w:rsidRPr="00EE0B97" w:rsidRDefault="0075521C">
      <w:pPr>
        <w:widowControl w:val="0"/>
        <w:rPr>
          <w:rFonts w:asciiTheme="minorHAnsi" w:hAnsiTheme="minorHAnsi"/>
        </w:rPr>
      </w:pPr>
      <w:r w:rsidRPr="00EE0B97">
        <w:rPr>
          <w:rFonts w:asciiTheme="minorHAnsi" w:hAnsiTheme="minorHAnsi"/>
        </w:rPr>
        <w:t xml:space="preserve">Another of </w:t>
      </w:r>
      <w:r w:rsidR="00BC657F" w:rsidRPr="00EE0B97">
        <w:rPr>
          <w:rFonts w:asciiTheme="minorHAnsi" w:hAnsiTheme="minorHAnsi"/>
        </w:rPr>
        <w:t xml:space="preserve">Igor’s </w:t>
      </w:r>
      <w:r w:rsidRPr="00EE0B97">
        <w:rPr>
          <w:rFonts w:asciiTheme="minorHAnsi" w:hAnsiTheme="minorHAnsi"/>
        </w:rPr>
        <w:t>ideas is to imagine a world no one has seen before.</w:t>
      </w:r>
      <w:r w:rsidR="00BC657F" w:rsidRPr="00EE0B97">
        <w:rPr>
          <w:rFonts w:asciiTheme="minorHAnsi" w:hAnsiTheme="minorHAnsi"/>
        </w:rPr>
        <w:t xml:space="preserve"> Start by describing the ground you’re standing on. Then describe what you see.</w:t>
      </w:r>
    </w:p>
    <w:p w:rsidR="00BC657F" w:rsidRPr="00EE0B97" w:rsidRDefault="00BC657F">
      <w:pPr>
        <w:widowControl w:val="0"/>
        <w:rPr>
          <w:rFonts w:asciiTheme="minorHAnsi" w:hAnsiTheme="minorHAnsi"/>
        </w:rPr>
      </w:pPr>
    </w:p>
    <w:p w:rsidR="00D9561A" w:rsidRPr="00EE0B97" w:rsidRDefault="0075521C">
      <w:pPr>
        <w:widowControl w:val="0"/>
        <w:rPr>
          <w:rFonts w:asciiTheme="minorHAnsi" w:hAnsiTheme="minorHAnsi"/>
        </w:rPr>
      </w:pPr>
      <w:r w:rsidRPr="00EE0B97">
        <w:rPr>
          <w:rFonts w:asciiTheme="minorHAnsi" w:hAnsiTheme="minorHAnsi"/>
        </w:rPr>
        <w:t xml:space="preserve">A third </w:t>
      </w:r>
      <w:r w:rsidR="00BC657F" w:rsidRPr="00EE0B97">
        <w:rPr>
          <w:rFonts w:asciiTheme="minorHAnsi" w:hAnsiTheme="minorHAnsi"/>
        </w:rPr>
        <w:t xml:space="preserve">idea </w:t>
      </w:r>
      <w:r w:rsidRPr="00EE0B97">
        <w:rPr>
          <w:rFonts w:asciiTheme="minorHAnsi" w:hAnsiTheme="minorHAnsi"/>
        </w:rPr>
        <w:t xml:space="preserve">is what </w:t>
      </w:r>
      <w:r w:rsidR="00000B97" w:rsidRPr="00EE0B97">
        <w:rPr>
          <w:rFonts w:asciiTheme="minorHAnsi" w:hAnsiTheme="minorHAnsi"/>
        </w:rPr>
        <w:t>Igor</w:t>
      </w:r>
      <w:r w:rsidRPr="00EE0B97">
        <w:rPr>
          <w:rFonts w:asciiTheme="minorHAnsi" w:hAnsiTheme="minorHAnsi"/>
        </w:rPr>
        <w:t xml:space="preserve"> calls the Forest Gump Game</w:t>
      </w:r>
      <w:r w:rsidR="00BC657F" w:rsidRPr="00EE0B97">
        <w:rPr>
          <w:rFonts w:asciiTheme="minorHAnsi" w:hAnsiTheme="minorHAnsi"/>
        </w:rPr>
        <w:t>, where you compare different things</w:t>
      </w:r>
      <w:r w:rsidRPr="00EE0B97">
        <w:rPr>
          <w:rFonts w:asciiTheme="minorHAnsi" w:hAnsiTheme="minorHAnsi"/>
        </w:rPr>
        <w:t>.</w:t>
      </w:r>
      <w:r w:rsidR="00BC657F" w:rsidRPr="00EE0B97">
        <w:rPr>
          <w:rFonts w:asciiTheme="minorHAnsi" w:hAnsiTheme="minorHAnsi"/>
        </w:rPr>
        <w:t xml:space="preserve"> In the movie, Forest </w:t>
      </w:r>
      <w:r w:rsidR="00B94B5C" w:rsidRPr="00EE0B97">
        <w:rPr>
          <w:rFonts w:asciiTheme="minorHAnsi" w:hAnsiTheme="minorHAnsi"/>
        </w:rPr>
        <w:t xml:space="preserve">Gump </w:t>
      </w:r>
      <w:r w:rsidR="00BC657F" w:rsidRPr="00EE0B97">
        <w:rPr>
          <w:rFonts w:asciiTheme="minorHAnsi" w:hAnsiTheme="minorHAnsi"/>
        </w:rPr>
        <w:t>compares life to chocolate. “Life is like a box of chocolate, you never know what you will get”.</w:t>
      </w:r>
    </w:p>
    <w:p w:rsidR="00D9561A" w:rsidRPr="00EE0B97" w:rsidRDefault="00D9561A">
      <w:pPr>
        <w:widowControl w:val="0"/>
        <w:rPr>
          <w:rFonts w:asciiTheme="minorHAnsi" w:hAnsiTheme="minorHAnsi"/>
        </w:rPr>
      </w:pPr>
    </w:p>
    <w:p w:rsidR="00D9561A" w:rsidRPr="00EE0B97" w:rsidRDefault="00D9561A" w:rsidP="00D9561A">
      <w:pPr>
        <w:widowControl w:val="0"/>
        <w:jc w:val="center"/>
        <w:rPr>
          <w:rFonts w:asciiTheme="minorHAnsi" w:hAnsiTheme="minorHAnsi"/>
        </w:rPr>
      </w:pPr>
      <w:r w:rsidRPr="00EE0B97">
        <w:rPr>
          <w:rFonts w:asciiTheme="minorHAnsi" w:hAnsiTheme="minorHAnsi"/>
          <w:noProof/>
        </w:rPr>
        <w:drawing>
          <wp:inline distT="0" distB="0" distL="0" distR="0">
            <wp:extent cx="2023506" cy="2550979"/>
            <wp:effectExtent l="19050" t="0" r="0" b="0"/>
            <wp:docPr id="23" name="Picture 22" descr="Don Quixote in his Libr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n Quixote in his Library.jpg"/>
                    <pic:cNvPicPr/>
                  </pic:nvPicPr>
                  <pic:blipFill>
                    <a:blip r:embed="rId88" cstate="print"/>
                    <a:stretch>
                      <a:fillRect/>
                    </a:stretch>
                  </pic:blipFill>
                  <pic:spPr>
                    <a:xfrm>
                      <a:off x="0" y="0"/>
                      <a:ext cx="2025136" cy="2553034"/>
                    </a:xfrm>
                    <a:prstGeom prst="rect">
                      <a:avLst/>
                    </a:prstGeom>
                  </pic:spPr>
                </pic:pic>
              </a:graphicData>
            </a:graphic>
          </wp:inline>
        </w:drawing>
      </w:r>
    </w:p>
    <w:p w:rsidR="00691E6F" w:rsidRPr="00EE0B97" w:rsidRDefault="00D9561A" w:rsidP="00755E7F">
      <w:pPr>
        <w:pStyle w:val="Subtitle1"/>
      </w:pPr>
      <w:r w:rsidRPr="00EE0B97">
        <w:t>Don Quixote de la Mancha</w:t>
      </w:r>
    </w:p>
    <w:p w:rsidR="00691E6F" w:rsidRPr="00EE0B97" w:rsidRDefault="00D9561A" w:rsidP="00755E7F">
      <w:pPr>
        <w:pStyle w:val="Subtitle1"/>
      </w:pPr>
      <w:r w:rsidRPr="00EE0B97">
        <w:t>(Don Quixote in his Library)</w:t>
      </w:r>
    </w:p>
    <w:p w:rsidR="00D9561A" w:rsidRPr="00EE0B97" w:rsidRDefault="00691E6F" w:rsidP="00755E7F">
      <w:pPr>
        <w:pStyle w:val="Subtitle1"/>
      </w:pPr>
      <w:r w:rsidRPr="00EE0B97">
        <w:t>By</w:t>
      </w:r>
      <w:r w:rsidR="00D9561A" w:rsidRPr="00EE0B97">
        <w:t xml:space="preserve"> Gustave Doré</w:t>
      </w:r>
    </w:p>
    <w:p w:rsidR="00D9561A" w:rsidRPr="00EE0B97" w:rsidRDefault="00D9561A">
      <w:pPr>
        <w:widowControl w:val="0"/>
        <w:rPr>
          <w:rFonts w:asciiTheme="minorHAnsi" w:hAnsiTheme="minorHAnsi"/>
        </w:rPr>
      </w:pPr>
    </w:p>
    <w:p w:rsidR="004904FD" w:rsidRPr="00EE0B97" w:rsidRDefault="00665477">
      <w:pPr>
        <w:pStyle w:val="H3"/>
        <w:rPr>
          <w:rFonts w:asciiTheme="minorHAnsi" w:hAnsiTheme="minorHAnsi"/>
          <w:bCs w:val="0"/>
          <w:szCs w:val="24"/>
        </w:rPr>
      </w:pPr>
      <w:bookmarkStart w:id="208" w:name="Social_Aspect"/>
      <w:bookmarkStart w:id="209" w:name="_Toc146731490"/>
      <w:bookmarkStart w:id="210" w:name="_Toc146732838"/>
      <w:bookmarkStart w:id="211" w:name="_Toc383697548"/>
      <w:r w:rsidRPr="00EE0B97">
        <w:rPr>
          <w:rFonts w:asciiTheme="minorHAnsi" w:hAnsiTheme="minorHAnsi"/>
          <w:bCs w:val="0"/>
          <w:szCs w:val="24"/>
        </w:rPr>
        <w:lastRenderedPageBreak/>
        <w:t>Social Aspect</w:t>
      </w:r>
      <w:bookmarkEnd w:id="208"/>
      <w:bookmarkEnd w:id="209"/>
      <w:bookmarkEnd w:id="210"/>
      <w:bookmarkEnd w:id="211"/>
    </w:p>
    <w:p w:rsidR="004904FD" w:rsidRPr="00EE0B97" w:rsidRDefault="00665477">
      <w:pPr>
        <w:pStyle w:val="Quote1"/>
        <w:rPr>
          <w:rFonts w:asciiTheme="minorHAnsi" w:hAnsiTheme="minorHAnsi"/>
          <w:szCs w:val="24"/>
        </w:rPr>
      </w:pPr>
      <w:r w:rsidRPr="00EE0B97">
        <w:rPr>
          <w:rFonts w:asciiTheme="minorHAnsi" w:hAnsiTheme="minorHAnsi"/>
          <w:szCs w:val="24"/>
        </w:rPr>
        <w:t>Life may not be the party we hoped for,</w:t>
      </w:r>
      <w:r w:rsidRPr="00EE0B97">
        <w:rPr>
          <w:rFonts w:asciiTheme="minorHAnsi" w:hAnsiTheme="minorHAnsi"/>
          <w:szCs w:val="24"/>
        </w:rPr>
        <w:br/>
        <w:t>but while we’re here we should dance.</w:t>
      </w:r>
      <w:r w:rsidRPr="00EE0B97">
        <w:rPr>
          <w:rFonts w:asciiTheme="minorHAnsi" w:hAnsiTheme="minorHAnsi"/>
          <w:szCs w:val="24"/>
        </w:rPr>
        <w:br/>
        <w:t xml:space="preserve">-- Unknown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A person who is nice to you,</w:t>
      </w:r>
      <w:r w:rsidRPr="00EE0B97">
        <w:rPr>
          <w:rFonts w:asciiTheme="minorHAnsi" w:hAnsiTheme="minorHAnsi"/>
          <w:szCs w:val="24"/>
        </w:rPr>
        <w:br/>
        <w:t>but rude to the waiter, is not a nice person.</w:t>
      </w:r>
      <w:r w:rsidRPr="00EE0B97">
        <w:rPr>
          <w:rFonts w:asciiTheme="minorHAnsi" w:hAnsiTheme="minorHAnsi"/>
          <w:szCs w:val="24"/>
        </w:rPr>
        <w:br/>
        <w:t>-- Dave Barry --</w:t>
      </w:r>
    </w:p>
    <w:p w:rsidR="004904FD" w:rsidRPr="00EE0B97" w:rsidRDefault="004904FD">
      <w:pPr>
        <w:pStyle w:val="Quote1"/>
        <w:rPr>
          <w:rFonts w:asciiTheme="minorHAnsi" w:hAnsiTheme="minorHAnsi"/>
          <w:szCs w:val="24"/>
        </w:rPr>
      </w:pPr>
    </w:p>
    <w:p w:rsidR="004904FD" w:rsidRPr="00EE0B97" w:rsidRDefault="00665477">
      <w:pPr>
        <w:widowControl w:val="0"/>
        <w:rPr>
          <w:rFonts w:asciiTheme="minorHAnsi" w:hAnsiTheme="minorHAnsi"/>
        </w:rPr>
      </w:pPr>
      <w:r w:rsidRPr="00EE0B97">
        <w:rPr>
          <w:rFonts w:asciiTheme="minorHAnsi" w:hAnsiTheme="minorHAnsi"/>
        </w:rPr>
        <w:t xml:space="preserve">We are </w:t>
      </w:r>
      <w:r w:rsidR="00936C1D" w:rsidRPr="00EE0B97">
        <w:rPr>
          <w:rFonts w:asciiTheme="minorHAnsi" w:hAnsiTheme="minorHAnsi"/>
        </w:rPr>
        <w:t xml:space="preserve">all </w:t>
      </w:r>
      <w:r w:rsidRPr="00EE0B97">
        <w:rPr>
          <w:rFonts w:asciiTheme="minorHAnsi" w:hAnsiTheme="minorHAnsi"/>
        </w:rPr>
        <w:t xml:space="preserve">social animals, yet not all of us </w:t>
      </w:r>
      <w:r w:rsidR="0060578E" w:rsidRPr="00EE0B97">
        <w:rPr>
          <w:rFonts w:asciiTheme="minorHAnsi" w:hAnsiTheme="minorHAnsi"/>
        </w:rPr>
        <w:t>behave socially</w:t>
      </w:r>
      <w:r w:rsidRPr="00EE0B97">
        <w:rPr>
          <w:rFonts w:asciiTheme="minorHAnsi" w:hAnsiTheme="minorHAnsi"/>
        </w:rPr>
        <w:t>. In school we find bullies, on the road we find rude people, at work we find – you get the idea.</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From an early </w:t>
      </w:r>
      <w:r w:rsidR="00936C1D" w:rsidRPr="00EE0B97">
        <w:rPr>
          <w:rFonts w:asciiTheme="minorHAnsi" w:hAnsiTheme="minorHAnsi"/>
        </w:rPr>
        <w:t>age,</w:t>
      </w:r>
      <w:r w:rsidRPr="00EE0B97">
        <w:rPr>
          <w:rFonts w:asciiTheme="minorHAnsi" w:hAnsiTheme="minorHAnsi"/>
        </w:rPr>
        <w:t xml:space="preserve"> children </w:t>
      </w:r>
      <w:r w:rsidR="00936C1D" w:rsidRPr="00EE0B97">
        <w:rPr>
          <w:rFonts w:asciiTheme="minorHAnsi" w:hAnsiTheme="minorHAnsi"/>
        </w:rPr>
        <w:t>learn</w:t>
      </w:r>
      <w:r w:rsidRPr="00EE0B97">
        <w:rPr>
          <w:rFonts w:asciiTheme="minorHAnsi" w:hAnsiTheme="minorHAnsi"/>
        </w:rPr>
        <w:t xml:space="preserve"> the social skills they’ll need in life. </w:t>
      </w:r>
      <w:r w:rsidR="0060578E" w:rsidRPr="00EE0B97">
        <w:rPr>
          <w:rFonts w:asciiTheme="minorHAnsi" w:hAnsiTheme="minorHAnsi"/>
        </w:rPr>
        <w:t>They</w:t>
      </w:r>
      <w:r w:rsidR="00820C45" w:rsidRPr="00EE0B97">
        <w:rPr>
          <w:rFonts w:asciiTheme="minorHAnsi" w:hAnsiTheme="minorHAnsi"/>
        </w:rPr>
        <w:t xml:space="preserve"> </w:t>
      </w:r>
      <w:r w:rsidR="00936C1D" w:rsidRPr="00EE0B97">
        <w:rPr>
          <w:rFonts w:asciiTheme="minorHAnsi" w:hAnsiTheme="minorHAnsi"/>
        </w:rPr>
        <w:t>learn</w:t>
      </w:r>
      <w:r w:rsidRPr="00EE0B97">
        <w:rPr>
          <w:rFonts w:asciiTheme="minorHAnsi" w:hAnsiTheme="minorHAnsi"/>
        </w:rPr>
        <w:t xml:space="preserve"> how to deal with conflict, how to express themselves</w:t>
      </w:r>
      <w:r w:rsidR="00820C45" w:rsidRPr="00EE0B97">
        <w:rPr>
          <w:rFonts w:asciiTheme="minorHAnsi" w:hAnsiTheme="minorHAnsi"/>
        </w:rPr>
        <w:t>,</w:t>
      </w:r>
      <w:r w:rsidRPr="00EE0B97">
        <w:rPr>
          <w:rFonts w:asciiTheme="minorHAnsi" w:hAnsiTheme="minorHAnsi"/>
        </w:rPr>
        <w:t xml:space="preserve"> and how to get along with others.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system pays special care to bullies. These people have the potential to become criminals as adults. </w:t>
      </w:r>
      <w:r w:rsidR="00325A19" w:rsidRPr="00EE0B97">
        <w:rPr>
          <w:rFonts w:asciiTheme="minorHAnsi" w:hAnsiTheme="minorHAnsi"/>
        </w:rPr>
        <w:t>They also have the potential to be pillars of society, with just a little guidance.</w:t>
      </w:r>
    </w:p>
    <w:p w:rsidR="004904FD" w:rsidRPr="00EE0B97" w:rsidRDefault="004904FD">
      <w:pPr>
        <w:widowControl w:val="0"/>
        <w:rPr>
          <w:rFonts w:asciiTheme="minorHAnsi" w:hAnsiTheme="minorHAnsi"/>
        </w:rPr>
      </w:pPr>
    </w:p>
    <w:p w:rsidR="008A5DB3" w:rsidRPr="00EE0B97" w:rsidRDefault="008A5DB3" w:rsidP="008A5DB3">
      <w:pPr>
        <w:widowControl w:val="0"/>
        <w:rPr>
          <w:rFonts w:asciiTheme="minorHAnsi" w:hAnsiTheme="minorHAnsi"/>
        </w:rPr>
      </w:pPr>
      <w:r w:rsidRPr="00EE0B97">
        <w:rPr>
          <w:rFonts w:asciiTheme="minorHAnsi" w:hAnsiTheme="minorHAnsi"/>
        </w:rPr>
        <w:t xml:space="preserve">Nor does the system ignore shy people. </w:t>
      </w:r>
      <w:r w:rsidR="00936C1D" w:rsidRPr="00EE0B97">
        <w:rPr>
          <w:rFonts w:asciiTheme="minorHAnsi" w:hAnsiTheme="minorHAnsi"/>
        </w:rPr>
        <w:t xml:space="preserve">Caring teachers </w:t>
      </w:r>
      <w:r w:rsidRPr="00EE0B97">
        <w:rPr>
          <w:rFonts w:asciiTheme="minorHAnsi" w:hAnsiTheme="minorHAnsi"/>
        </w:rPr>
        <w:t xml:space="preserve">help </w:t>
      </w:r>
      <w:r w:rsidR="00936C1D" w:rsidRPr="00EE0B97">
        <w:rPr>
          <w:rFonts w:asciiTheme="minorHAnsi" w:hAnsiTheme="minorHAnsi"/>
        </w:rPr>
        <w:t xml:space="preserve">them </w:t>
      </w:r>
      <w:r w:rsidRPr="00EE0B97">
        <w:rPr>
          <w:rFonts w:asciiTheme="minorHAnsi" w:hAnsiTheme="minorHAnsi"/>
        </w:rPr>
        <w:t xml:space="preserve">to get out of their shells and become more social. Shy people can contribute just as much as any other person, if only they can get out of their shells. Sometimes </w:t>
      </w:r>
      <w:r w:rsidR="00936C1D" w:rsidRPr="00EE0B97">
        <w:rPr>
          <w:rFonts w:asciiTheme="minorHAnsi" w:hAnsiTheme="minorHAnsi"/>
        </w:rPr>
        <w:t xml:space="preserve">conditions such as autism can cause </w:t>
      </w:r>
      <w:r w:rsidRPr="00EE0B97">
        <w:rPr>
          <w:rFonts w:asciiTheme="minorHAnsi" w:hAnsiTheme="minorHAnsi"/>
        </w:rPr>
        <w:t>shy or standoffish behavior</w:t>
      </w:r>
      <w:r w:rsidR="00325A19"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0578E">
      <w:pPr>
        <w:widowControl w:val="0"/>
        <w:rPr>
          <w:rFonts w:asciiTheme="minorHAnsi" w:hAnsiTheme="minorHAnsi"/>
        </w:rPr>
      </w:pPr>
      <w:r w:rsidRPr="00EE0B97">
        <w:rPr>
          <w:rFonts w:asciiTheme="minorHAnsi" w:hAnsiTheme="minorHAnsi"/>
        </w:rPr>
        <w:t>M</w:t>
      </w:r>
      <w:r w:rsidR="00665477" w:rsidRPr="00EE0B97">
        <w:rPr>
          <w:rFonts w:asciiTheme="minorHAnsi" w:hAnsiTheme="minorHAnsi"/>
        </w:rPr>
        <w:t xml:space="preserve">odern languages and world cultures are </w:t>
      </w:r>
      <w:r w:rsidR="00936C1D" w:rsidRPr="00EE0B97">
        <w:rPr>
          <w:rFonts w:asciiTheme="minorHAnsi" w:hAnsiTheme="minorHAnsi"/>
        </w:rPr>
        <w:t xml:space="preserve">part of the curriculum </w:t>
      </w:r>
      <w:r w:rsidR="00665477" w:rsidRPr="00EE0B97">
        <w:rPr>
          <w:rFonts w:asciiTheme="minorHAnsi" w:hAnsiTheme="minorHAnsi"/>
        </w:rPr>
        <w:t xml:space="preserve">in school. </w:t>
      </w:r>
      <w:r w:rsidR="00790C65" w:rsidRPr="00EE0B97">
        <w:rPr>
          <w:rFonts w:asciiTheme="minorHAnsi" w:hAnsiTheme="minorHAnsi"/>
        </w:rPr>
        <w:t>We can only deal with others comfortably when we know their language and culture.</w:t>
      </w:r>
    </w:p>
    <w:p w:rsidR="002200B8" w:rsidRPr="00EE0B97" w:rsidRDefault="002200B8" w:rsidP="002200B8">
      <w:pPr>
        <w:pStyle w:val="H3"/>
        <w:rPr>
          <w:rFonts w:asciiTheme="minorHAnsi" w:hAnsiTheme="minorHAnsi"/>
        </w:rPr>
      </w:pPr>
      <w:bookmarkStart w:id="212" w:name="_Toc383697549"/>
      <w:r w:rsidRPr="00EE0B97">
        <w:rPr>
          <w:rFonts w:asciiTheme="minorHAnsi" w:hAnsiTheme="minorHAnsi"/>
        </w:rPr>
        <w:lastRenderedPageBreak/>
        <w:t>Financial</w:t>
      </w:r>
      <w:r w:rsidR="00E24892" w:rsidRPr="00EE0B97">
        <w:rPr>
          <w:rFonts w:asciiTheme="minorHAnsi" w:hAnsiTheme="minorHAnsi"/>
        </w:rPr>
        <w:t xml:space="preserve"> Aspect</w:t>
      </w:r>
      <w:bookmarkEnd w:id="212"/>
    </w:p>
    <w:p w:rsidR="00C450D6" w:rsidRPr="00EE0B97" w:rsidRDefault="00C450D6" w:rsidP="00C450D6">
      <w:pPr>
        <w:pStyle w:val="Quote1"/>
        <w:rPr>
          <w:rFonts w:asciiTheme="minorHAnsi" w:hAnsiTheme="minorHAnsi"/>
        </w:rPr>
      </w:pPr>
      <w:r w:rsidRPr="00EE0B97">
        <w:rPr>
          <w:rFonts w:asciiTheme="minorHAnsi" w:hAnsiTheme="minorHAnsi"/>
        </w:rPr>
        <w:t xml:space="preserve">Financial education needs to become a part of our </w:t>
      </w:r>
      <w:r w:rsidRPr="00EE0B97">
        <w:rPr>
          <w:rFonts w:asciiTheme="minorHAnsi" w:hAnsiTheme="minorHAnsi"/>
        </w:rPr>
        <w:br/>
        <w:t xml:space="preserve">national curriculum and scoring systems </w:t>
      </w:r>
      <w:r w:rsidRPr="00EE0B97">
        <w:rPr>
          <w:rFonts w:asciiTheme="minorHAnsi" w:hAnsiTheme="minorHAnsi"/>
        </w:rPr>
        <w:br/>
        <w:t>so that it’s not just the rich kids that learn about money</w:t>
      </w:r>
      <w:r w:rsidRPr="00EE0B97">
        <w:rPr>
          <w:rFonts w:asciiTheme="minorHAnsi" w:hAnsiTheme="minorHAnsi"/>
        </w:rPr>
        <w:br/>
        <w:t>.. it’s all of us.</w:t>
      </w:r>
    </w:p>
    <w:p w:rsidR="008D28D5" w:rsidRPr="00EE0B97" w:rsidRDefault="00C450D6" w:rsidP="00C450D6">
      <w:pPr>
        <w:pStyle w:val="Quote1"/>
        <w:rPr>
          <w:rFonts w:asciiTheme="minorHAnsi" w:hAnsiTheme="minorHAnsi"/>
        </w:rPr>
      </w:pPr>
      <w:r w:rsidRPr="00EE0B97">
        <w:rPr>
          <w:rFonts w:asciiTheme="minorHAnsi" w:hAnsiTheme="minorHAnsi"/>
        </w:rPr>
        <w:t>-- David Bach --</w:t>
      </w:r>
    </w:p>
    <w:p w:rsidR="008D28D5" w:rsidRPr="00EE0B97" w:rsidRDefault="008D28D5" w:rsidP="00C450D6">
      <w:pPr>
        <w:pStyle w:val="Quote1"/>
        <w:rPr>
          <w:rFonts w:asciiTheme="minorHAnsi" w:hAnsiTheme="minorHAnsi"/>
        </w:rPr>
      </w:pPr>
    </w:p>
    <w:p w:rsidR="008D28D5" w:rsidRPr="00EE0B97" w:rsidRDefault="008D28D5" w:rsidP="008D28D5">
      <w:pPr>
        <w:pStyle w:val="Quote1"/>
        <w:rPr>
          <w:rFonts w:asciiTheme="minorHAnsi" w:hAnsiTheme="minorHAnsi"/>
        </w:rPr>
      </w:pPr>
      <w:r w:rsidRPr="00EE0B97">
        <w:rPr>
          <w:rFonts w:asciiTheme="minorHAnsi" w:hAnsiTheme="minorHAnsi"/>
        </w:rPr>
        <w:t xml:space="preserve">Any informed borrower is simply less vulnerable </w:t>
      </w:r>
      <w:r w:rsidRPr="00EE0B97">
        <w:rPr>
          <w:rFonts w:asciiTheme="minorHAnsi" w:hAnsiTheme="minorHAnsi"/>
        </w:rPr>
        <w:br/>
        <w:t>to fraud and abuse</w:t>
      </w:r>
      <w:r w:rsidR="003202D5" w:rsidRPr="00EE0B97">
        <w:rPr>
          <w:rFonts w:asciiTheme="minorHAnsi" w:hAnsiTheme="minorHAnsi"/>
        </w:rPr>
        <w:t>.</w:t>
      </w:r>
    </w:p>
    <w:p w:rsidR="00291311" w:rsidRPr="00EE0B97" w:rsidRDefault="008D28D5" w:rsidP="00291311">
      <w:pPr>
        <w:pStyle w:val="Quote1"/>
        <w:rPr>
          <w:rFonts w:asciiTheme="minorHAnsi" w:hAnsiTheme="minorHAnsi"/>
        </w:rPr>
      </w:pPr>
      <w:r w:rsidRPr="00EE0B97">
        <w:rPr>
          <w:rFonts w:asciiTheme="minorHAnsi" w:hAnsiTheme="minorHAnsi"/>
        </w:rPr>
        <w:t>-- Alan Greenspan --</w:t>
      </w:r>
    </w:p>
    <w:p w:rsidR="00291311" w:rsidRPr="00EE0B97" w:rsidRDefault="00291311" w:rsidP="00291311">
      <w:pPr>
        <w:pStyle w:val="Quote1"/>
        <w:rPr>
          <w:rFonts w:asciiTheme="minorHAnsi" w:hAnsiTheme="minorHAnsi"/>
        </w:rPr>
      </w:pPr>
    </w:p>
    <w:p w:rsidR="00D46180" w:rsidRPr="00EE0B97" w:rsidRDefault="00D46180" w:rsidP="00D46180">
      <w:pPr>
        <w:pStyle w:val="Quote1"/>
        <w:rPr>
          <w:rFonts w:asciiTheme="minorHAnsi" w:hAnsiTheme="minorHAnsi"/>
        </w:rPr>
      </w:pPr>
      <w:r w:rsidRPr="00EE0B97">
        <w:rPr>
          <w:rFonts w:asciiTheme="minorHAnsi" w:hAnsiTheme="minorHAnsi"/>
        </w:rPr>
        <w:t xml:space="preserve">In all realms of life it takes courage to stretch your limits, </w:t>
      </w:r>
      <w:r w:rsidRPr="00EE0B97">
        <w:rPr>
          <w:rFonts w:asciiTheme="minorHAnsi" w:hAnsiTheme="minorHAnsi"/>
        </w:rPr>
        <w:br/>
        <w:t xml:space="preserve">express your power, and fulfill your potential.. </w:t>
      </w:r>
      <w:r w:rsidRPr="00EE0B97">
        <w:rPr>
          <w:rFonts w:asciiTheme="minorHAnsi" w:hAnsiTheme="minorHAnsi"/>
        </w:rPr>
        <w:br/>
        <w:t>it's no different in the financial realm.</w:t>
      </w:r>
    </w:p>
    <w:p w:rsidR="00D46180" w:rsidRPr="00EE0B97" w:rsidRDefault="00D46180" w:rsidP="008D28D5">
      <w:pPr>
        <w:pStyle w:val="Quote1"/>
        <w:rPr>
          <w:rFonts w:asciiTheme="minorHAnsi" w:hAnsiTheme="minorHAnsi"/>
        </w:rPr>
      </w:pPr>
      <w:r w:rsidRPr="00EE0B97">
        <w:rPr>
          <w:rFonts w:asciiTheme="minorHAnsi" w:hAnsiTheme="minorHAnsi"/>
        </w:rPr>
        <w:t>-- Suze Orman --</w:t>
      </w:r>
    </w:p>
    <w:p w:rsidR="00D46180" w:rsidRPr="00EE0B97" w:rsidRDefault="00D46180" w:rsidP="008D28D5">
      <w:pPr>
        <w:pStyle w:val="Quote1"/>
        <w:rPr>
          <w:rFonts w:asciiTheme="minorHAnsi" w:hAnsiTheme="minorHAnsi"/>
        </w:rPr>
      </w:pPr>
    </w:p>
    <w:p w:rsidR="003410F5" w:rsidRPr="00EE0B97" w:rsidRDefault="002200B8">
      <w:pPr>
        <w:widowControl w:val="0"/>
        <w:rPr>
          <w:rFonts w:asciiTheme="minorHAnsi" w:hAnsiTheme="minorHAnsi"/>
        </w:rPr>
      </w:pPr>
      <w:r w:rsidRPr="00EE0B97">
        <w:rPr>
          <w:rFonts w:asciiTheme="minorHAnsi" w:hAnsiTheme="minorHAnsi"/>
        </w:rPr>
        <w:t xml:space="preserve">In the world we live in, money is essential to survival. </w:t>
      </w:r>
      <w:r w:rsidR="003410F5" w:rsidRPr="00EE0B97">
        <w:rPr>
          <w:rFonts w:asciiTheme="minorHAnsi" w:hAnsiTheme="minorHAnsi"/>
        </w:rPr>
        <w:t xml:space="preserve">We need it for food, shelter and a host of </w:t>
      </w:r>
      <w:r w:rsidR="00FD42EF" w:rsidRPr="00EE0B97">
        <w:rPr>
          <w:rFonts w:asciiTheme="minorHAnsi" w:hAnsiTheme="minorHAnsi"/>
        </w:rPr>
        <w:t>necessary services</w:t>
      </w:r>
      <w:r w:rsidR="003410F5" w:rsidRPr="00EE0B97">
        <w:rPr>
          <w:rFonts w:asciiTheme="minorHAnsi" w:hAnsiTheme="minorHAnsi"/>
        </w:rPr>
        <w:t xml:space="preserve">. We also need it for </w:t>
      </w:r>
      <w:r w:rsidR="005D1CCD" w:rsidRPr="00EE0B97">
        <w:rPr>
          <w:rFonts w:asciiTheme="minorHAnsi" w:hAnsiTheme="minorHAnsi"/>
        </w:rPr>
        <w:t xml:space="preserve">all </w:t>
      </w:r>
      <w:r w:rsidR="003410F5" w:rsidRPr="00EE0B97">
        <w:rPr>
          <w:rFonts w:asciiTheme="minorHAnsi" w:hAnsiTheme="minorHAnsi"/>
        </w:rPr>
        <w:t>the good things in life.</w:t>
      </w:r>
    </w:p>
    <w:p w:rsidR="003410F5" w:rsidRPr="00EE0B97" w:rsidRDefault="003410F5">
      <w:pPr>
        <w:widowControl w:val="0"/>
        <w:rPr>
          <w:rFonts w:asciiTheme="minorHAnsi" w:hAnsiTheme="minorHAnsi"/>
        </w:rPr>
      </w:pPr>
    </w:p>
    <w:p w:rsidR="002200B8" w:rsidRPr="00EE0B97" w:rsidRDefault="002200B8">
      <w:pPr>
        <w:widowControl w:val="0"/>
        <w:rPr>
          <w:rFonts w:asciiTheme="minorHAnsi" w:hAnsiTheme="minorHAnsi"/>
        </w:rPr>
      </w:pPr>
      <w:r w:rsidRPr="00EE0B97">
        <w:rPr>
          <w:rFonts w:asciiTheme="minorHAnsi" w:hAnsiTheme="minorHAnsi"/>
        </w:rPr>
        <w:t>We must know how to make money, invest in the future and spend it wisely.</w:t>
      </w:r>
      <w:r w:rsidR="009412EF" w:rsidRPr="00EE0B97">
        <w:rPr>
          <w:rFonts w:asciiTheme="minorHAnsi" w:hAnsiTheme="minorHAnsi"/>
        </w:rPr>
        <w:t xml:space="preserve"> These are essential skills we all must learn.</w:t>
      </w:r>
    </w:p>
    <w:p w:rsidR="00404968" w:rsidRPr="00EE0B97" w:rsidRDefault="00404968">
      <w:pPr>
        <w:widowControl w:val="0"/>
        <w:rPr>
          <w:rFonts w:asciiTheme="minorHAnsi" w:hAnsiTheme="minorHAnsi"/>
        </w:rPr>
      </w:pPr>
    </w:p>
    <w:p w:rsidR="002200B8" w:rsidRPr="00EE0B97" w:rsidRDefault="00404968" w:rsidP="00AD5508">
      <w:pPr>
        <w:widowControl w:val="0"/>
        <w:rPr>
          <w:rFonts w:asciiTheme="minorHAnsi" w:hAnsiTheme="minorHAnsi"/>
        </w:rPr>
      </w:pPr>
      <w:r w:rsidRPr="00EE0B97">
        <w:rPr>
          <w:rFonts w:asciiTheme="minorHAnsi" w:hAnsiTheme="minorHAnsi"/>
        </w:rPr>
        <w:t xml:space="preserve">Children </w:t>
      </w:r>
      <w:r w:rsidR="00AD5508" w:rsidRPr="00EE0B97">
        <w:rPr>
          <w:rFonts w:asciiTheme="minorHAnsi" w:hAnsiTheme="minorHAnsi"/>
        </w:rPr>
        <w:t xml:space="preserve">in Aipotu </w:t>
      </w:r>
      <w:r w:rsidRPr="00EE0B97">
        <w:rPr>
          <w:rFonts w:asciiTheme="minorHAnsi" w:hAnsiTheme="minorHAnsi"/>
        </w:rPr>
        <w:t>learn m</w:t>
      </w:r>
      <w:r w:rsidR="002200B8" w:rsidRPr="00EE0B97">
        <w:rPr>
          <w:rFonts w:asciiTheme="minorHAnsi" w:hAnsiTheme="minorHAnsi"/>
        </w:rPr>
        <w:t>oney management</w:t>
      </w:r>
      <w:r w:rsidRPr="00EE0B97">
        <w:rPr>
          <w:rFonts w:asciiTheme="minorHAnsi" w:hAnsiTheme="minorHAnsi"/>
        </w:rPr>
        <w:t xml:space="preserve"> and economics</w:t>
      </w:r>
      <w:r w:rsidR="002200B8" w:rsidRPr="00EE0B97">
        <w:rPr>
          <w:rFonts w:asciiTheme="minorHAnsi" w:hAnsiTheme="minorHAnsi"/>
        </w:rPr>
        <w:t>.</w:t>
      </w:r>
      <w:r w:rsidRPr="00EE0B97">
        <w:rPr>
          <w:rFonts w:asciiTheme="minorHAnsi" w:hAnsiTheme="minorHAnsi"/>
        </w:rPr>
        <w:t xml:space="preserve"> </w:t>
      </w:r>
      <w:r w:rsidR="00AD5508" w:rsidRPr="00EE0B97">
        <w:rPr>
          <w:rFonts w:asciiTheme="minorHAnsi" w:hAnsiTheme="minorHAnsi"/>
        </w:rPr>
        <w:t xml:space="preserve">This includes </w:t>
      </w:r>
      <w:r w:rsidR="002A46FA" w:rsidRPr="00EE0B97">
        <w:rPr>
          <w:rFonts w:asciiTheme="minorHAnsi" w:hAnsiTheme="minorHAnsi"/>
        </w:rPr>
        <w:t xml:space="preserve">knowing </w:t>
      </w:r>
      <w:r w:rsidR="00AD5508" w:rsidRPr="00EE0B97">
        <w:rPr>
          <w:rFonts w:asciiTheme="minorHAnsi" w:hAnsiTheme="minorHAnsi"/>
        </w:rPr>
        <w:t xml:space="preserve">how not to get taken in by questionable deals. </w:t>
      </w:r>
      <w:r w:rsidR="002A46FA" w:rsidRPr="00EE0B97">
        <w:rPr>
          <w:rFonts w:asciiTheme="minorHAnsi" w:hAnsiTheme="minorHAnsi"/>
        </w:rPr>
        <w:t xml:space="preserve">They learn risk management in an uncertain world. They also learn </w:t>
      </w:r>
      <w:r w:rsidRPr="00EE0B97">
        <w:rPr>
          <w:rFonts w:asciiTheme="minorHAnsi" w:hAnsiTheme="minorHAnsi"/>
        </w:rPr>
        <w:t xml:space="preserve">how to </w:t>
      </w:r>
      <w:r w:rsidR="002A46FA" w:rsidRPr="00EE0B97">
        <w:rPr>
          <w:rFonts w:asciiTheme="minorHAnsi" w:hAnsiTheme="minorHAnsi"/>
        </w:rPr>
        <w:t xml:space="preserve">save and </w:t>
      </w:r>
      <w:r w:rsidRPr="00EE0B97">
        <w:rPr>
          <w:rFonts w:asciiTheme="minorHAnsi" w:hAnsiTheme="minorHAnsi"/>
        </w:rPr>
        <w:t xml:space="preserve">invest. </w:t>
      </w:r>
      <w:r w:rsidR="00BB5C74" w:rsidRPr="00EE0B97">
        <w:rPr>
          <w:rFonts w:asciiTheme="minorHAnsi" w:hAnsiTheme="minorHAnsi"/>
        </w:rPr>
        <w:t>Students</w:t>
      </w:r>
      <w:r w:rsidR="00AD5508" w:rsidRPr="00EE0B97">
        <w:rPr>
          <w:rFonts w:asciiTheme="minorHAnsi" w:hAnsiTheme="minorHAnsi"/>
        </w:rPr>
        <w:t xml:space="preserve"> learn </w:t>
      </w:r>
      <w:r w:rsidR="002A46FA" w:rsidRPr="00EE0B97">
        <w:rPr>
          <w:rFonts w:asciiTheme="minorHAnsi" w:hAnsiTheme="minorHAnsi"/>
        </w:rPr>
        <w:t xml:space="preserve">investment skills </w:t>
      </w:r>
      <w:r w:rsidR="00AD5508" w:rsidRPr="00EE0B97">
        <w:rPr>
          <w:rFonts w:asciiTheme="minorHAnsi" w:hAnsiTheme="minorHAnsi"/>
        </w:rPr>
        <w:t>in actual market conditions without risk or liability.</w:t>
      </w:r>
    </w:p>
    <w:p w:rsidR="002200B8" w:rsidRPr="00EE0B97" w:rsidRDefault="002200B8">
      <w:pPr>
        <w:widowControl w:val="0"/>
        <w:rPr>
          <w:rFonts w:asciiTheme="minorHAnsi" w:hAnsiTheme="minorHAnsi"/>
        </w:rPr>
      </w:pPr>
    </w:p>
    <w:p w:rsidR="00C97764" w:rsidRPr="00EE0B97" w:rsidRDefault="00BB5C74">
      <w:pPr>
        <w:widowControl w:val="0"/>
        <w:rPr>
          <w:rFonts w:asciiTheme="minorHAnsi" w:hAnsiTheme="minorHAnsi"/>
        </w:rPr>
      </w:pPr>
      <w:r w:rsidRPr="00EE0B97">
        <w:rPr>
          <w:rFonts w:asciiTheme="minorHAnsi" w:hAnsiTheme="minorHAnsi"/>
        </w:rPr>
        <w:t>Students</w:t>
      </w:r>
      <w:r w:rsidR="00404968" w:rsidRPr="00EE0B97">
        <w:rPr>
          <w:rFonts w:asciiTheme="minorHAnsi" w:hAnsiTheme="minorHAnsi"/>
        </w:rPr>
        <w:t xml:space="preserve"> learn how to be entrepreneurs.</w:t>
      </w:r>
      <w:r w:rsidR="00C97764" w:rsidRPr="00EE0B97">
        <w:rPr>
          <w:rFonts w:asciiTheme="minorHAnsi" w:hAnsiTheme="minorHAnsi"/>
        </w:rPr>
        <w:t xml:space="preserve"> This means </w:t>
      </w:r>
      <w:r w:rsidR="00DC4A45" w:rsidRPr="00EE0B97">
        <w:rPr>
          <w:rFonts w:asciiTheme="minorHAnsi" w:hAnsiTheme="minorHAnsi"/>
        </w:rPr>
        <w:t>actually creating a business plan for their future and outlining steps to fulfill it</w:t>
      </w:r>
      <w:r w:rsidR="00C97764" w:rsidRPr="00EE0B97">
        <w:rPr>
          <w:rFonts w:asciiTheme="minorHAnsi" w:hAnsiTheme="minorHAnsi"/>
        </w:rPr>
        <w:t xml:space="preserve"> to achieve an enjoyable retirement.</w:t>
      </w:r>
    </w:p>
    <w:p w:rsidR="00C97764" w:rsidRPr="00EE0B97" w:rsidRDefault="00C97764">
      <w:pPr>
        <w:widowControl w:val="0"/>
        <w:rPr>
          <w:rFonts w:asciiTheme="minorHAnsi" w:hAnsiTheme="minorHAnsi"/>
        </w:rPr>
      </w:pPr>
    </w:p>
    <w:p w:rsidR="002A46FA" w:rsidRPr="00EE0B97" w:rsidRDefault="00C97764">
      <w:pPr>
        <w:widowControl w:val="0"/>
        <w:rPr>
          <w:rFonts w:asciiTheme="minorHAnsi" w:hAnsiTheme="minorHAnsi"/>
        </w:rPr>
      </w:pPr>
      <w:r w:rsidRPr="00EE0B97">
        <w:rPr>
          <w:rFonts w:asciiTheme="minorHAnsi" w:hAnsiTheme="minorHAnsi"/>
        </w:rPr>
        <w:t xml:space="preserve">When we think of entrepreneurs, we think of business owners. Business owners </w:t>
      </w:r>
      <w:r w:rsidR="00175D2D" w:rsidRPr="00EE0B97">
        <w:rPr>
          <w:rFonts w:asciiTheme="minorHAnsi" w:hAnsiTheme="minorHAnsi"/>
        </w:rPr>
        <w:t xml:space="preserve">have businesses that </w:t>
      </w:r>
      <w:r w:rsidRPr="00EE0B97">
        <w:rPr>
          <w:rFonts w:asciiTheme="minorHAnsi" w:hAnsiTheme="minorHAnsi"/>
        </w:rPr>
        <w:t xml:space="preserve">supply goods and services. Employees don’t own business, but they do supply services to their employers. This makes them </w:t>
      </w:r>
      <w:r w:rsidR="00867DE0" w:rsidRPr="00EE0B97">
        <w:rPr>
          <w:rFonts w:asciiTheme="minorHAnsi" w:hAnsiTheme="minorHAnsi"/>
        </w:rPr>
        <w:t>contractors</w:t>
      </w:r>
      <w:r w:rsidRPr="00EE0B97">
        <w:rPr>
          <w:rFonts w:asciiTheme="minorHAnsi" w:hAnsiTheme="minorHAnsi"/>
        </w:rPr>
        <w:t>.</w:t>
      </w:r>
      <w:r w:rsidR="005D1CCD" w:rsidRPr="00EE0B97">
        <w:rPr>
          <w:rFonts w:asciiTheme="minorHAnsi" w:hAnsiTheme="minorHAnsi"/>
        </w:rPr>
        <w:t xml:space="preserve"> Unfortunately, contractors don’t get the benefits of owning a business, such as writing off business expenses. </w:t>
      </w:r>
      <w:r w:rsidR="001C3F9F" w:rsidRPr="00EE0B97">
        <w:rPr>
          <w:rFonts w:asciiTheme="minorHAnsi" w:hAnsiTheme="minorHAnsi"/>
        </w:rPr>
        <w:t>This is why owning a business is good for everyone.</w:t>
      </w:r>
    </w:p>
    <w:p w:rsidR="002A46FA" w:rsidRPr="00EE0B97" w:rsidRDefault="002A46FA">
      <w:pPr>
        <w:widowControl w:val="0"/>
        <w:rPr>
          <w:rFonts w:asciiTheme="minorHAnsi" w:hAnsiTheme="minorHAnsi"/>
        </w:rPr>
      </w:pPr>
    </w:p>
    <w:p w:rsidR="001C3F9F" w:rsidRPr="00EE0B97" w:rsidRDefault="00C97764">
      <w:pPr>
        <w:widowControl w:val="0"/>
        <w:rPr>
          <w:rFonts w:asciiTheme="minorHAnsi" w:hAnsiTheme="minorHAnsi"/>
        </w:rPr>
      </w:pPr>
      <w:r w:rsidRPr="00EE0B97">
        <w:rPr>
          <w:rFonts w:asciiTheme="minorHAnsi" w:hAnsiTheme="minorHAnsi"/>
        </w:rPr>
        <w:t xml:space="preserve">The strongest defense we can have against recession and financial woes is </w:t>
      </w:r>
      <w:r w:rsidR="009D34E8" w:rsidRPr="00EE0B97">
        <w:rPr>
          <w:rFonts w:asciiTheme="minorHAnsi" w:hAnsiTheme="minorHAnsi"/>
        </w:rPr>
        <w:t xml:space="preserve">the right kind of </w:t>
      </w:r>
      <w:r w:rsidRPr="00EE0B97">
        <w:rPr>
          <w:rFonts w:asciiTheme="minorHAnsi" w:hAnsiTheme="minorHAnsi"/>
        </w:rPr>
        <w:t>education</w:t>
      </w:r>
      <w:r w:rsidR="009D34E8" w:rsidRPr="00EE0B97">
        <w:rPr>
          <w:rFonts w:asciiTheme="minorHAnsi" w:hAnsiTheme="minorHAnsi"/>
        </w:rPr>
        <w:t xml:space="preserve"> and self-knowledge</w:t>
      </w:r>
      <w:r w:rsidRPr="00EE0B97">
        <w:rPr>
          <w:rFonts w:asciiTheme="minorHAnsi" w:hAnsiTheme="minorHAnsi"/>
        </w:rPr>
        <w:t>.</w:t>
      </w:r>
    </w:p>
    <w:p w:rsidR="00592F1F" w:rsidRPr="00EE0B97" w:rsidRDefault="00592F1F">
      <w:pPr>
        <w:widowControl w:val="0"/>
        <w:rPr>
          <w:rFonts w:asciiTheme="minorHAnsi" w:hAnsiTheme="minorHAnsi"/>
        </w:rPr>
      </w:pPr>
    </w:p>
    <w:p w:rsidR="00592F1F" w:rsidRPr="00EE0B97" w:rsidRDefault="00592F1F">
      <w:pPr>
        <w:widowControl w:val="0"/>
        <w:rPr>
          <w:rFonts w:asciiTheme="minorHAnsi" w:hAnsiTheme="minorHAnsi"/>
        </w:rPr>
      </w:pPr>
      <w:r w:rsidRPr="00EE0B97">
        <w:rPr>
          <w:rFonts w:asciiTheme="minorHAnsi" w:hAnsiTheme="minorHAnsi"/>
        </w:rPr>
        <w:lastRenderedPageBreak/>
        <w:t xml:space="preserve">We are the pillars of the world. The world will be strong and healthy as long as we are personally solvent and healthy. For those who feel guilty about being rich, I recommend reading </w:t>
      </w:r>
      <w:r w:rsidRPr="00EE0B97">
        <w:rPr>
          <w:rFonts w:asciiTheme="minorHAnsi" w:hAnsiTheme="minorHAnsi"/>
          <w:i/>
        </w:rPr>
        <w:t>The Science of Getting Rich</w:t>
      </w:r>
      <w:r w:rsidRPr="00EE0B97">
        <w:rPr>
          <w:rFonts w:asciiTheme="minorHAnsi" w:hAnsiTheme="minorHAnsi"/>
        </w:rPr>
        <w:t>, by Wallace D. Wattles</w:t>
      </w:r>
      <w:r w:rsidR="00DC4A45" w:rsidRPr="00EE0B97">
        <w:rPr>
          <w:rFonts w:asciiTheme="minorHAnsi" w:hAnsiTheme="minorHAnsi"/>
        </w:rPr>
        <w:t xml:space="preserve">. You can find useful information at </w:t>
      </w:r>
      <w:r w:rsidR="000A1F58" w:rsidRPr="00EE0B97">
        <w:rPr>
          <w:rFonts w:asciiTheme="minorHAnsi" w:hAnsiTheme="minorHAnsi"/>
        </w:rPr>
        <w:t>www.</w:t>
      </w:r>
      <w:r w:rsidR="009D34E8" w:rsidRPr="00EE0B97">
        <w:rPr>
          <w:rFonts w:asciiTheme="minorHAnsi" w:hAnsiTheme="minorHAnsi"/>
        </w:rPr>
        <w:t>S</w:t>
      </w:r>
      <w:r w:rsidR="000A1F58" w:rsidRPr="00EE0B97">
        <w:rPr>
          <w:rFonts w:asciiTheme="minorHAnsi" w:hAnsiTheme="minorHAnsi"/>
        </w:rPr>
        <w:t>cience</w:t>
      </w:r>
      <w:r w:rsidR="009D34E8" w:rsidRPr="00EE0B97">
        <w:rPr>
          <w:rFonts w:asciiTheme="minorHAnsi" w:hAnsiTheme="minorHAnsi"/>
        </w:rPr>
        <w:t>O</w:t>
      </w:r>
      <w:r w:rsidR="000A1F58" w:rsidRPr="00EE0B97">
        <w:rPr>
          <w:rFonts w:asciiTheme="minorHAnsi" w:hAnsiTheme="minorHAnsi"/>
        </w:rPr>
        <w:t>f</w:t>
      </w:r>
      <w:r w:rsidR="009D34E8" w:rsidRPr="00EE0B97">
        <w:rPr>
          <w:rFonts w:asciiTheme="minorHAnsi" w:hAnsiTheme="minorHAnsi"/>
        </w:rPr>
        <w:t>G</w:t>
      </w:r>
      <w:r w:rsidR="000A1F58" w:rsidRPr="00EE0B97">
        <w:rPr>
          <w:rFonts w:asciiTheme="minorHAnsi" w:hAnsiTheme="minorHAnsi"/>
        </w:rPr>
        <w:t>etting</w:t>
      </w:r>
      <w:r w:rsidR="009D34E8" w:rsidRPr="00EE0B97">
        <w:rPr>
          <w:rFonts w:asciiTheme="minorHAnsi" w:hAnsiTheme="minorHAnsi"/>
        </w:rPr>
        <w:t>R</w:t>
      </w:r>
      <w:r w:rsidR="000A1F58" w:rsidRPr="00EE0B97">
        <w:rPr>
          <w:rFonts w:asciiTheme="minorHAnsi" w:hAnsiTheme="minorHAnsi"/>
        </w:rPr>
        <w:t>ich.net</w:t>
      </w:r>
    </w:p>
    <w:p w:rsidR="00592F1F" w:rsidRPr="00EE0B97" w:rsidRDefault="00592F1F">
      <w:pPr>
        <w:widowControl w:val="0"/>
        <w:rPr>
          <w:rFonts w:asciiTheme="minorHAnsi" w:hAnsiTheme="minorHAnsi"/>
        </w:rPr>
      </w:pPr>
    </w:p>
    <w:p w:rsidR="00DC4A45" w:rsidRPr="00EE0B97" w:rsidRDefault="00DC4A45">
      <w:pPr>
        <w:widowControl w:val="0"/>
        <w:rPr>
          <w:rFonts w:asciiTheme="minorHAnsi" w:hAnsiTheme="minorHAnsi"/>
        </w:rPr>
      </w:pPr>
      <w:r w:rsidRPr="00EE0B97">
        <w:rPr>
          <w:rFonts w:asciiTheme="minorHAnsi" w:hAnsiTheme="minorHAnsi"/>
        </w:rPr>
        <w:t>In Wallace’s words:</w:t>
      </w:r>
    </w:p>
    <w:p w:rsidR="00DC4A45" w:rsidRPr="00EE0B97" w:rsidRDefault="00DC4A45">
      <w:pPr>
        <w:widowControl w:val="0"/>
        <w:rPr>
          <w:rFonts w:asciiTheme="minorHAnsi" w:hAnsiTheme="minorHAnsi"/>
        </w:rPr>
      </w:pPr>
    </w:p>
    <w:p w:rsidR="00500DCA" w:rsidRPr="00EE0B97" w:rsidRDefault="000A1F58" w:rsidP="00CB4245">
      <w:pPr>
        <w:pStyle w:val="quote2"/>
        <w:rPr>
          <w:rFonts w:asciiTheme="minorHAnsi" w:hAnsiTheme="minorHAnsi"/>
        </w:rPr>
      </w:pPr>
      <w:r w:rsidRPr="00EE0B97">
        <w:rPr>
          <w:rFonts w:asciiTheme="minorHAnsi" w:hAnsiTheme="minorHAnsi"/>
        </w:rPr>
        <w:t>“</w:t>
      </w:r>
      <w:r w:rsidR="00DC4A45" w:rsidRPr="00EE0B97">
        <w:rPr>
          <w:rFonts w:asciiTheme="minorHAnsi" w:hAnsiTheme="minorHAnsi"/>
        </w:rPr>
        <w:t>WHATEVER MAY BE SAID IN PRAISE OF POVERTY, the fact remains that it is not possible to live a really complete or successful life unless one is rich. No one can rise to his greatest possible height in talent or soul development unless he has plenty of money, for to unfold the soul and to develop talent he must have many things to use, and he cannot have these things unless he has money to buy them with.</w:t>
      </w:r>
      <w:r w:rsidRPr="00EE0B97">
        <w:rPr>
          <w:rFonts w:asciiTheme="minorHAnsi" w:hAnsiTheme="minorHAnsi"/>
        </w:rPr>
        <w:t>”</w:t>
      </w:r>
      <w:bookmarkStart w:id="213" w:name="Child_Rearing"/>
      <w:bookmarkStart w:id="214" w:name="_Toc146731491"/>
      <w:bookmarkStart w:id="215" w:name="_Toc146732839"/>
    </w:p>
    <w:p w:rsidR="004904FD" w:rsidRPr="00EE0B97" w:rsidRDefault="00665477">
      <w:pPr>
        <w:pStyle w:val="H3"/>
        <w:rPr>
          <w:rFonts w:asciiTheme="minorHAnsi" w:hAnsiTheme="minorHAnsi"/>
          <w:bCs w:val="0"/>
          <w:szCs w:val="24"/>
        </w:rPr>
      </w:pPr>
      <w:bookmarkStart w:id="216" w:name="_Toc383697550"/>
      <w:r w:rsidRPr="00EE0B97">
        <w:rPr>
          <w:rFonts w:asciiTheme="minorHAnsi" w:hAnsiTheme="minorHAnsi"/>
          <w:bCs w:val="0"/>
          <w:szCs w:val="24"/>
        </w:rPr>
        <w:t>Child Rearing</w:t>
      </w:r>
      <w:bookmarkEnd w:id="213"/>
      <w:bookmarkEnd w:id="214"/>
      <w:bookmarkEnd w:id="215"/>
      <w:bookmarkEnd w:id="216"/>
    </w:p>
    <w:p w:rsidR="004904FD" w:rsidRPr="00EE0B97" w:rsidRDefault="00665477">
      <w:pPr>
        <w:pStyle w:val="Quote1"/>
        <w:rPr>
          <w:rFonts w:asciiTheme="minorHAnsi" w:hAnsiTheme="minorHAnsi"/>
          <w:i/>
          <w:szCs w:val="24"/>
        </w:rPr>
      </w:pPr>
      <w:r w:rsidRPr="00EE0B97">
        <w:rPr>
          <w:rFonts w:asciiTheme="minorHAnsi" w:hAnsiTheme="minorHAnsi"/>
          <w:szCs w:val="24"/>
        </w:rPr>
        <w:t>Don't worry that children never listen to you.</w:t>
      </w:r>
      <w:r w:rsidRPr="00EE0B97">
        <w:rPr>
          <w:rFonts w:asciiTheme="minorHAnsi" w:hAnsiTheme="minorHAnsi"/>
          <w:szCs w:val="24"/>
        </w:rPr>
        <w:br/>
        <w:t>Worry that they are always watching you.</w:t>
      </w:r>
      <w:r w:rsidRPr="00EE0B97">
        <w:rPr>
          <w:rFonts w:asciiTheme="minorHAnsi" w:hAnsiTheme="minorHAnsi"/>
          <w:szCs w:val="24"/>
        </w:rPr>
        <w:br/>
        <w:t>-- Robert Fulghum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If we are to reach real peace in this world…</w:t>
      </w:r>
      <w:r w:rsidRPr="00EE0B97">
        <w:rPr>
          <w:rFonts w:asciiTheme="minorHAnsi" w:hAnsiTheme="minorHAnsi"/>
          <w:szCs w:val="24"/>
        </w:rPr>
        <w:br/>
        <w:t>we shall have to begin with the children.</w:t>
      </w:r>
      <w:r w:rsidRPr="00EE0B97">
        <w:rPr>
          <w:rFonts w:asciiTheme="minorHAnsi" w:hAnsiTheme="minorHAnsi"/>
          <w:szCs w:val="24"/>
        </w:rPr>
        <w:br/>
        <w:t xml:space="preserve">-- </w:t>
      </w:r>
      <w:r w:rsidR="007006E8" w:rsidRPr="00EE0B97">
        <w:rPr>
          <w:rFonts w:asciiTheme="minorHAnsi" w:hAnsiTheme="minorHAnsi"/>
          <w:szCs w:val="24"/>
        </w:rPr>
        <w:t>Mahatma</w:t>
      </w:r>
      <w:r w:rsidRPr="00EE0B97">
        <w:rPr>
          <w:rFonts w:asciiTheme="minorHAnsi" w:hAnsiTheme="minorHAnsi"/>
          <w:szCs w:val="24"/>
        </w:rPr>
        <w:t xml:space="preserve"> Gandhi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Children need models rather than critics.</w:t>
      </w:r>
      <w:r w:rsidRPr="00EE0B97">
        <w:rPr>
          <w:rFonts w:asciiTheme="minorHAnsi" w:hAnsiTheme="minorHAnsi"/>
          <w:szCs w:val="24"/>
        </w:rPr>
        <w:br/>
        <w:t>-- Joseph Joubert --</w:t>
      </w:r>
    </w:p>
    <w:p w:rsidR="00500DCA" w:rsidRPr="00EE0B97" w:rsidRDefault="00500DCA">
      <w:pPr>
        <w:rPr>
          <w:rFonts w:asciiTheme="minorHAnsi" w:hAnsiTheme="minorHAnsi"/>
        </w:rPr>
      </w:pPr>
    </w:p>
    <w:p w:rsidR="004904FD" w:rsidRPr="00EE0B97" w:rsidRDefault="00D0085D">
      <w:pPr>
        <w:rPr>
          <w:rFonts w:asciiTheme="minorHAnsi" w:hAnsiTheme="minorHAnsi"/>
        </w:rPr>
      </w:pPr>
      <w:r w:rsidRPr="00EE0B97">
        <w:rPr>
          <w:rFonts w:asciiTheme="minorHAnsi" w:hAnsiTheme="minorHAnsi"/>
        </w:rPr>
        <w:t>We expect p</w:t>
      </w:r>
      <w:r w:rsidR="00665477" w:rsidRPr="00EE0B97">
        <w:rPr>
          <w:rFonts w:asciiTheme="minorHAnsi" w:hAnsiTheme="minorHAnsi"/>
        </w:rPr>
        <w:t xml:space="preserve">eople to be properly educated when they go to work or do anything of importance. This </w:t>
      </w:r>
      <w:r w:rsidR="00B11BEE" w:rsidRPr="00EE0B97">
        <w:rPr>
          <w:rFonts w:asciiTheme="minorHAnsi" w:hAnsiTheme="minorHAnsi"/>
        </w:rPr>
        <w:t>isn’t</w:t>
      </w:r>
      <w:r w:rsidR="00665477" w:rsidRPr="00EE0B97">
        <w:rPr>
          <w:rFonts w:asciiTheme="minorHAnsi" w:hAnsiTheme="minorHAnsi"/>
        </w:rPr>
        <w:t xml:space="preserve"> surprising since the consequences can be disastrous. </w:t>
      </w:r>
      <w:r w:rsidR="00B11BEE" w:rsidRPr="00EE0B97">
        <w:rPr>
          <w:rFonts w:asciiTheme="minorHAnsi" w:hAnsiTheme="minorHAnsi"/>
        </w:rPr>
        <w:t>Would you go on a plane knowing</w:t>
      </w:r>
      <w:r w:rsidR="00665477" w:rsidRPr="00EE0B97">
        <w:rPr>
          <w:rFonts w:asciiTheme="minorHAnsi" w:hAnsiTheme="minorHAnsi"/>
        </w:rPr>
        <w:t xml:space="preserve"> the pilot doesn’t know how to fly? Can you imagine being operated on by a doctor who never learned medicine?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Such a thing would be unthinkable. Yet, when it comes to performing the most imp</w:t>
      </w:r>
      <w:r w:rsidR="00B11BEE" w:rsidRPr="00EE0B97">
        <w:rPr>
          <w:rFonts w:asciiTheme="minorHAnsi" w:hAnsiTheme="minorHAnsi"/>
        </w:rPr>
        <w:t>ortant</w:t>
      </w:r>
      <w:r w:rsidRPr="00EE0B97">
        <w:rPr>
          <w:rFonts w:asciiTheme="minorHAnsi" w:hAnsiTheme="minorHAnsi"/>
        </w:rPr>
        <w:t xml:space="preserve"> work in society, this doesn’t apply. </w:t>
      </w:r>
      <w:r w:rsidR="00D0085D" w:rsidRPr="00EE0B97">
        <w:rPr>
          <w:rFonts w:asciiTheme="minorHAnsi" w:hAnsiTheme="minorHAnsi"/>
        </w:rPr>
        <w:t>We expect p</w:t>
      </w:r>
      <w:r w:rsidRPr="00EE0B97">
        <w:rPr>
          <w:rFonts w:asciiTheme="minorHAnsi" w:hAnsiTheme="minorHAnsi"/>
        </w:rPr>
        <w:t xml:space="preserve">eople to know how to do it, so </w:t>
      </w:r>
      <w:r w:rsidR="00D0085D" w:rsidRPr="00EE0B97">
        <w:rPr>
          <w:rFonts w:asciiTheme="minorHAnsi" w:hAnsiTheme="minorHAnsi"/>
        </w:rPr>
        <w:t xml:space="preserve">we rarely have </w:t>
      </w:r>
      <w:r w:rsidRPr="00EE0B97">
        <w:rPr>
          <w:rFonts w:asciiTheme="minorHAnsi" w:hAnsiTheme="minorHAnsi"/>
        </w:rPr>
        <w:t xml:space="preserve">formal training. </w:t>
      </w:r>
      <w:r w:rsidR="00D0085D" w:rsidRPr="00EE0B97">
        <w:rPr>
          <w:rFonts w:asciiTheme="minorHAnsi" w:hAnsiTheme="minorHAnsi"/>
        </w:rPr>
        <w:t>So what is this important job</w:t>
      </w:r>
      <w:r w:rsidRPr="00EE0B97">
        <w:rPr>
          <w:rFonts w:asciiTheme="minorHAnsi" w:hAnsiTheme="minorHAnsi"/>
        </w:rPr>
        <w:t>? I’m referring to child rearing.</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People just assume that child rearing is as natural as breathing. If cavemen did it, how hard could it be? When some people find it difficult to raise children, they assume there’s something wrong with them. However</w:t>
      </w:r>
      <w:r w:rsidR="00DB5477" w:rsidRPr="00EE0B97">
        <w:rPr>
          <w:rFonts w:asciiTheme="minorHAnsi" w:hAnsiTheme="minorHAnsi"/>
        </w:rPr>
        <w:t>,</w:t>
      </w:r>
      <w:r w:rsidRPr="00EE0B97">
        <w:rPr>
          <w:rFonts w:asciiTheme="minorHAnsi" w:hAnsiTheme="minorHAnsi"/>
        </w:rPr>
        <w:t xml:space="preserve"> the art of child rearing is not instinctual</w:t>
      </w:r>
      <w:r w:rsidR="00DB5477" w:rsidRPr="00EE0B97">
        <w:rPr>
          <w:rFonts w:asciiTheme="minorHAnsi" w:hAnsiTheme="minorHAnsi"/>
        </w:rPr>
        <w:t>;</w:t>
      </w:r>
      <w:r w:rsidRPr="00EE0B97">
        <w:rPr>
          <w:rFonts w:asciiTheme="minorHAnsi" w:hAnsiTheme="minorHAnsi"/>
        </w:rPr>
        <w:t xml:space="preserve"> it’s learned. This applies even to animals.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Years </w:t>
      </w:r>
      <w:r w:rsidR="00E2304A" w:rsidRPr="00EE0B97">
        <w:rPr>
          <w:rFonts w:asciiTheme="minorHAnsi" w:hAnsiTheme="minorHAnsi"/>
        </w:rPr>
        <w:t>ago,</w:t>
      </w:r>
      <w:r w:rsidRPr="00EE0B97">
        <w:rPr>
          <w:rFonts w:asciiTheme="minorHAnsi" w:hAnsiTheme="minorHAnsi"/>
        </w:rPr>
        <w:t xml:space="preserve"> I watched a show about primates. A female gave birth to two babies. As is natural for the young of the species, the babies tried to climb onto their mother. This terrified the mother, and she tried to escape. The handlers had to remove the babies before they got hurt. The problem was </w:t>
      </w:r>
      <w:r w:rsidR="00D0085D" w:rsidRPr="00EE0B97">
        <w:rPr>
          <w:rFonts w:asciiTheme="minorHAnsi" w:hAnsiTheme="minorHAnsi"/>
        </w:rPr>
        <w:t xml:space="preserve">that humans raised </w:t>
      </w:r>
      <w:r w:rsidRPr="00EE0B97">
        <w:rPr>
          <w:rFonts w:asciiTheme="minorHAnsi" w:hAnsiTheme="minorHAnsi"/>
        </w:rPr>
        <w:t xml:space="preserve">the mother and </w:t>
      </w:r>
      <w:r w:rsidR="00D0085D" w:rsidRPr="00EE0B97">
        <w:rPr>
          <w:rFonts w:asciiTheme="minorHAnsi" w:hAnsiTheme="minorHAnsi"/>
        </w:rPr>
        <w:t xml:space="preserve">so she </w:t>
      </w:r>
      <w:r w:rsidRPr="00EE0B97">
        <w:rPr>
          <w:rFonts w:asciiTheme="minorHAnsi" w:hAnsiTheme="minorHAnsi"/>
        </w:rPr>
        <w:t>never saw the young of her species. She never learnt how to deal with them.</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handlers put her with others of her species. The hope was that they would teach her the social skills she never learnt when young</w:t>
      </w:r>
      <w:r w:rsidR="00B11BEE" w:rsidRPr="00EE0B97">
        <w:rPr>
          <w:rFonts w:asciiTheme="minorHAnsi" w:hAnsiTheme="minorHAnsi"/>
        </w:rPr>
        <w:t>. I</w:t>
      </w:r>
      <w:r w:rsidRPr="00EE0B97">
        <w:rPr>
          <w:rFonts w:asciiTheme="minorHAnsi" w:hAnsiTheme="minorHAnsi"/>
        </w:rPr>
        <w:t xml:space="preserve">t worked. After a </w:t>
      </w:r>
      <w:r w:rsidR="00F52104" w:rsidRPr="00EE0B97">
        <w:rPr>
          <w:rFonts w:asciiTheme="minorHAnsi" w:hAnsiTheme="minorHAnsi"/>
        </w:rPr>
        <w:t>few</w:t>
      </w:r>
      <w:r w:rsidRPr="00EE0B97">
        <w:rPr>
          <w:rFonts w:asciiTheme="minorHAnsi" w:hAnsiTheme="minorHAnsi"/>
        </w:rPr>
        <w:t xml:space="preserve"> </w:t>
      </w:r>
      <w:r w:rsidR="00E2304A" w:rsidRPr="00EE0B97">
        <w:rPr>
          <w:rFonts w:asciiTheme="minorHAnsi" w:hAnsiTheme="minorHAnsi"/>
        </w:rPr>
        <w:t>years,</w:t>
      </w:r>
      <w:r w:rsidRPr="00EE0B97">
        <w:rPr>
          <w:rFonts w:asciiTheme="minorHAnsi" w:hAnsiTheme="minorHAnsi"/>
        </w:rPr>
        <w:t xml:space="preserve"> she was able to raise new babies of her own.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Isn’t it heartening to know that parenting is learned? That means </w:t>
      </w:r>
      <w:r w:rsidR="00777D80" w:rsidRPr="00EE0B97">
        <w:rPr>
          <w:rFonts w:asciiTheme="minorHAnsi" w:hAnsiTheme="minorHAnsi"/>
        </w:rPr>
        <w:t xml:space="preserve">that we can correct </w:t>
      </w:r>
      <w:r w:rsidRPr="00EE0B97">
        <w:rPr>
          <w:rFonts w:asciiTheme="minorHAnsi" w:hAnsiTheme="minorHAnsi"/>
        </w:rPr>
        <w:t>past mistakes.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Ever see a TV show called </w:t>
      </w:r>
      <w:r w:rsidRPr="00EE0B97">
        <w:rPr>
          <w:rFonts w:asciiTheme="minorHAnsi" w:hAnsiTheme="minorHAnsi"/>
          <w:i/>
        </w:rPr>
        <w:t>The Nanny?</w:t>
      </w:r>
      <w:r w:rsidRPr="00EE0B97">
        <w:rPr>
          <w:rFonts w:asciiTheme="minorHAnsi" w:hAnsiTheme="minorHAnsi"/>
        </w:rPr>
        <w:t xml:space="preserve"> In </w:t>
      </w:r>
      <w:r w:rsidR="00777D80" w:rsidRPr="00EE0B97">
        <w:rPr>
          <w:rFonts w:asciiTheme="minorHAnsi" w:hAnsiTheme="minorHAnsi"/>
        </w:rPr>
        <w:t>it,</w:t>
      </w:r>
      <w:r w:rsidRPr="00EE0B97">
        <w:rPr>
          <w:rFonts w:asciiTheme="minorHAnsi" w:hAnsiTheme="minorHAnsi"/>
        </w:rPr>
        <w:t xml:space="preserve"> the nanny went around helping parents with their parenting problems.</w:t>
      </w:r>
    </w:p>
    <w:p w:rsidR="00F52104" w:rsidRPr="00EE0B97" w:rsidRDefault="00F52104">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As expected, parenting </w:t>
      </w:r>
      <w:r w:rsidR="00777D80" w:rsidRPr="00EE0B97">
        <w:rPr>
          <w:rFonts w:asciiTheme="minorHAnsi" w:hAnsiTheme="minorHAnsi"/>
        </w:rPr>
        <w:t>is</w:t>
      </w:r>
      <w:r w:rsidRPr="00EE0B97">
        <w:rPr>
          <w:rFonts w:asciiTheme="minorHAnsi" w:hAnsiTheme="minorHAnsi"/>
        </w:rPr>
        <w:t xml:space="preserve"> </w:t>
      </w:r>
      <w:r w:rsidR="00777D80" w:rsidRPr="00EE0B97">
        <w:rPr>
          <w:rFonts w:asciiTheme="minorHAnsi" w:hAnsiTheme="minorHAnsi"/>
        </w:rPr>
        <w:t>a</w:t>
      </w:r>
      <w:r w:rsidRPr="00EE0B97">
        <w:rPr>
          <w:rFonts w:asciiTheme="minorHAnsi" w:hAnsiTheme="minorHAnsi"/>
        </w:rPr>
        <w:t xml:space="preserve"> school</w:t>
      </w:r>
      <w:r w:rsidR="00777D80" w:rsidRPr="00EE0B97">
        <w:rPr>
          <w:rFonts w:asciiTheme="minorHAnsi" w:hAnsiTheme="minorHAnsi"/>
        </w:rPr>
        <w:t xml:space="preserve"> subject</w:t>
      </w:r>
      <w:r w:rsidRPr="00EE0B97">
        <w:rPr>
          <w:rFonts w:asciiTheme="minorHAnsi" w:hAnsiTheme="minorHAnsi"/>
        </w:rPr>
        <w:t xml:space="preserve">. This takes </w:t>
      </w:r>
      <w:r w:rsidR="00F52104" w:rsidRPr="00EE0B97">
        <w:rPr>
          <w:rFonts w:asciiTheme="minorHAnsi" w:hAnsiTheme="minorHAnsi"/>
        </w:rPr>
        <w:t xml:space="preserve">the </w:t>
      </w:r>
      <w:r w:rsidRPr="00EE0B97">
        <w:rPr>
          <w:rFonts w:asciiTheme="minorHAnsi" w:hAnsiTheme="minorHAnsi"/>
        </w:rPr>
        <w:t xml:space="preserve">guesswork out of the equation. No more trial and error. No more hoping </w:t>
      </w:r>
      <w:r w:rsidR="00F52104" w:rsidRPr="00EE0B97">
        <w:rPr>
          <w:rFonts w:asciiTheme="minorHAnsi" w:hAnsiTheme="minorHAnsi"/>
        </w:rPr>
        <w:t>you’re</w:t>
      </w:r>
      <w:r w:rsidRPr="00EE0B97">
        <w:rPr>
          <w:rFonts w:asciiTheme="minorHAnsi" w:hAnsiTheme="minorHAnsi"/>
        </w:rPr>
        <w:t xml:space="preserve"> doing the right thing.</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the senior years of schooling, </w:t>
      </w:r>
      <w:r w:rsidR="0020245B" w:rsidRPr="00EE0B97">
        <w:rPr>
          <w:rFonts w:asciiTheme="minorHAnsi" w:hAnsiTheme="minorHAnsi"/>
        </w:rPr>
        <w:t>adolescents</w:t>
      </w:r>
      <w:r w:rsidR="00777D80" w:rsidRPr="00EE0B97">
        <w:rPr>
          <w:rFonts w:asciiTheme="minorHAnsi" w:hAnsiTheme="minorHAnsi"/>
        </w:rPr>
        <w:t xml:space="preserve"> take </w:t>
      </w:r>
      <w:r w:rsidRPr="00EE0B97">
        <w:rPr>
          <w:rFonts w:asciiTheme="minorHAnsi" w:hAnsiTheme="minorHAnsi"/>
        </w:rPr>
        <w:t>classes on how to rear children. These classes</w:t>
      </w:r>
      <w:r w:rsidR="0020245B" w:rsidRPr="00EE0B97">
        <w:rPr>
          <w:rFonts w:asciiTheme="minorHAnsi" w:hAnsiTheme="minorHAnsi"/>
        </w:rPr>
        <w:t>,</w:t>
      </w:r>
      <w:r w:rsidRPr="00EE0B97">
        <w:rPr>
          <w:rFonts w:asciiTheme="minorHAnsi" w:hAnsiTheme="minorHAnsi"/>
        </w:rPr>
        <w:t xml:space="preserve"> among other things</w:t>
      </w:r>
      <w:r w:rsidR="0020245B" w:rsidRPr="00EE0B97">
        <w:rPr>
          <w:rFonts w:asciiTheme="minorHAnsi" w:hAnsiTheme="minorHAnsi"/>
        </w:rPr>
        <w:t>,</w:t>
      </w:r>
      <w:r w:rsidRPr="00EE0B97">
        <w:rPr>
          <w:rFonts w:asciiTheme="minorHAnsi" w:hAnsiTheme="minorHAnsi"/>
        </w:rPr>
        <w:t xml:space="preserve"> include lessons on nutrition, education and discipline</w:t>
      </w:r>
      <w:r w:rsidR="0020245B" w:rsidRPr="00EE0B97">
        <w:rPr>
          <w:rFonts w:asciiTheme="minorHAnsi" w:hAnsiTheme="minorHAnsi"/>
        </w:rPr>
        <w:t>.</w:t>
      </w:r>
    </w:p>
    <w:p w:rsidR="004904FD" w:rsidRPr="00EE0B97" w:rsidRDefault="004904FD">
      <w:pPr>
        <w:pStyle w:val="Header"/>
        <w:tabs>
          <w:tab w:val="clear" w:pos="4320"/>
          <w:tab w:val="clear" w:pos="8640"/>
        </w:tabs>
        <w:rPr>
          <w:rFonts w:asciiTheme="minorHAnsi" w:hAnsiTheme="minorHAnsi"/>
        </w:rPr>
      </w:pPr>
    </w:p>
    <w:p w:rsidR="004904FD" w:rsidRPr="00EE0B97" w:rsidRDefault="0020245B">
      <w:pPr>
        <w:rPr>
          <w:rFonts w:asciiTheme="minorHAnsi" w:hAnsiTheme="minorHAnsi"/>
        </w:rPr>
      </w:pPr>
      <w:r w:rsidRPr="00EE0B97">
        <w:rPr>
          <w:rFonts w:asciiTheme="minorHAnsi" w:hAnsiTheme="minorHAnsi"/>
        </w:rPr>
        <w:t>Parents take r</w:t>
      </w:r>
      <w:r w:rsidR="00665477" w:rsidRPr="00EE0B97">
        <w:rPr>
          <w:rFonts w:asciiTheme="minorHAnsi" w:hAnsiTheme="minorHAnsi"/>
        </w:rPr>
        <w:t>efresher courses when needed. This is in addition to the help parents receive from their community.</w:t>
      </w:r>
    </w:p>
    <w:p w:rsidR="00325A19" w:rsidRPr="00EE0B97" w:rsidRDefault="00325A19">
      <w:pPr>
        <w:rPr>
          <w:rFonts w:asciiTheme="minorHAnsi" w:hAnsiTheme="minorHAnsi"/>
        </w:rPr>
      </w:pPr>
    </w:p>
    <w:p w:rsidR="008651A9" w:rsidRPr="00EE0B97" w:rsidRDefault="00325A19">
      <w:pPr>
        <w:rPr>
          <w:rFonts w:asciiTheme="minorHAnsi" w:hAnsiTheme="minorHAnsi"/>
        </w:rPr>
      </w:pPr>
      <w:r w:rsidRPr="00EE0B97">
        <w:rPr>
          <w:rFonts w:asciiTheme="minorHAnsi" w:hAnsiTheme="minorHAnsi"/>
        </w:rPr>
        <w:t xml:space="preserve">Of </w:t>
      </w:r>
      <w:r w:rsidR="00E2304A" w:rsidRPr="00EE0B97">
        <w:rPr>
          <w:rFonts w:asciiTheme="minorHAnsi" w:hAnsiTheme="minorHAnsi"/>
        </w:rPr>
        <w:t>course,</w:t>
      </w:r>
      <w:r w:rsidRPr="00EE0B97">
        <w:rPr>
          <w:rFonts w:asciiTheme="minorHAnsi" w:hAnsiTheme="minorHAnsi"/>
        </w:rPr>
        <w:t xml:space="preserve"> formal training can</w:t>
      </w:r>
      <w:r w:rsidR="007006E8" w:rsidRPr="00EE0B97">
        <w:rPr>
          <w:rFonts w:asciiTheme="minorHAnsi" w:hAnsiTheme="minorHAnsi"/>
        </w:rPr>
        <w:t>’</w:t>
      </w:r>
      <w:r w:rsidRPr="00EE0B97">
        <w:rPr>
          <w:rFonts w:asciiTheme="minorHAnsi" w:hAnsiTheme="minorHAnsi"/>
        </w:rPr>
        <w:t xml:space="preserve">t take the place of a </w:t>
      </w:r>
      <w:r w:rsidR="00E2304A" w:rsidRPr="00EE0B97">
        <w:rPr>
          <w:rFonts w:asciiTheme="minorHAnsi" w:hAnsiTheme="minorHAnsi"/>
        </w:rPr>
        <w:t>closely-knit</w:t>
      </w:r>
      <w:r w:rsidRPr="00EE0B97">
        <w:rPr>
          <w:rFonts w:asciiTheme="minorHAnsi" w:hAnsiTheme="minorHAnsi"/>
        </w:rPr>
        <w:t xml:space="preserve"> community where everyone helps take care of children.</w:t>
      </w:r>
    </w:p>
    <w:p w:rsidR="004904FD" w:rsidRPr="00EE0B97" w:rsidRDefault="00665477">
      <w:pPr>
        <w:pStyle w:val="H3"/>
        <w:rPr>
          <w:rFonts w:asciiTheme="minorHAnsi" w:hAnsiTheme="minorHAnsi"/>
          <w:bCs w:val="0"/>
          <w:szCs w:val="24"/>
        </w:rPr>
      </w:pPr>
      <w:bookmarkStart w:id="217" w:name="_Toc146731492"/>
      <w:bookmarkStart w:id="218" w:name="_Toc146732840"/>
      <w:bookmarkStart w:id="219" w:name="_Toc383697551"/>
      <w:r w:rsidRPr="00EE0B97">
        <w:rPr>
          <w:rFonts w:asciiTheme="minorHAnsi" w:hAnsiTheme="minorHAnsi"/>
          <w:bCs w:val="0"/>
          <w:szCs w:val="24"/>
        </w:rPr>
        <w:lastRenderedPageBreak/>
        <w:t>School Structure</w:t>
      </w:r>
      <w:bookmarkEnd w:id="217"/>
      <w:bookmarkEnd w:id="218"/>
      <w:bookmarkEnd w:id="219"/>
    </w:p>
    <w:p w:rsidR="004904FD" w:rsidRPr="00EE0B97" w:rsidRDefault="00665477">
      <w:pPr>
        <w:pStyle w:val="Quote1"/>
        <w:rPr>
          <w:rFonts w:asciiTheme="minorHAnsi" w:hAnsiTheme="minorHAnsi"/>
          <w:szCs w:val="24"/>
        </w:rPr>
      </w:pPr>
      <w:r w:rsidRPr="00EE0B97">
        <w:rPr>
          <w:rFonts w:asciiTheme="minorHAnsi" w:hAnsiTheme="minorHAnsi"/>
          <w:szCs w:val="24"/>
        </w:rPr>
        <w:t>A wise system of education will at last</w:t>
      </w:r>
      <w:r w:rsidRPr="00EE0B97">
        <w:rPr>
          <w:rFonts w:asciiTheme="minorHAnsi" w:hAnsiTheme="minorHAnsi"/>
          <w:szCs w:val="24"/>
        </w:rPr>
        <w:br/>
        <w:t>teach us how little man yet knows,</w:t>
      </w:r>
      <w:r w:rsidRPr="00EE0B97">
        <w:rPr>
          <w:rFonts w:asciiTheme="minorHAnsi" w:hAnsiTheme="minorHAnsi"/>
          <w:szCs w:val="24"/>
        </w:rPr>
        <w:br/>
        <w:t>how much he has still to learn.</w:t>
      </w:r>
      <w:r w:rsidRPr="00EE0B97">
        <w:rPr>
          <w:rFonts w:asciiTheme="minorHAnsi" w:hAnsiTheme="minorHAnsi"/>
          <w:szCs w:val="24"/>
        </w:rPr>
        <w:br/>
        <w:t>-- John Lubbock --</w:t>
      </w:r>
    </w:p>
    <w:p w:rsidR="004904FD" w:rsidRPr="00EE0B97" w:rsidRDefault="004904FD">
      <w:pPr>
        <w:pStyle w:val="Quote1"/>
        <w:rPr>
          <w:rFonts w:asciiTheme="minorHAnsi" w:hAnsiTheme="minorHAnsi"/>
          <w:szCs w:val="24"/>
        </w:rPr>
      </w:pPr>
    </w:p>
    <w:p w:rsidR="004904FD" w:rsidRPr="00EE0B97" w:rsidRDefault="00665477">
      <w:pPr>
        <w:pStyle w:val="quote2"/>
        <w:rPr>
          <w:rFonts w:asciiTheme="minorHAnsi" w:hAnsiTheme="minorHAnsi"/>
          <w:szCs w:val="24"/>
        </w:rPr>
      </w:pPr>
      <w:r w:rsidRPr="00EE0B97">
        <w:rPr>
          <w:rFonts w:asciiTheme="minorHAnsi" w:hAnsiTheme="minorHAnsi"/>
          <w:szCs w:val="24"/>
        </w:rPr>
        <w:t>“So committed are Americans to the value of education that they will support almost anything that seems to help that endeavor.</w:t>
      </w:r>
      <w:r w:rsidRPr="00EE0B97">
        <w:rPr>
          <w:rStyle w:val="FootnoteReference"/>
          <w:rFonts w:asciiTheme="minorHAnsi" w:hAnsiTheme="minorHAnsi"/>
          <w:szCs w:val="24"/>
        </w:rPr>
        <w:footnoteReference w:id="47"/>
      </w:r>
      <w:r w:rsidRPr="00EE0B97">
        <w:rPr>
          <w:rFonts w:asciiTheme="minorHAnsi" w:hAnsiTheme="minorHAnsi"/>
          <w:szCs w:val="24"/>
        </w:rPr>
        <w:t>”</w:t>
      </w:r>
    </w:p>
    <w:p w:rsidR="004904FD" w:rsidRPr="00EE0B97" w:rsidRDefault="00665477">
      <w:pPr>
        <w:widowControl w:val="0"/>
        <w:rPr>
          <w:rFonts w:asciiTheme="minorHAnsi" w:hAnsiTheme="minorHAnsi"/>
        </w:rPr>
      </w:pPr>
      <w:r w:rsidRPr="00EE0B97">
        <w:rPr>
          <w:rFonts w:asciiTheme="minorHAnsi" w:hAnsiTheme="minorHAnsi"/>
        </w:rPr>
        <w:t xml:space="preserve">In Aipotu, there are no public schools. </w:t>
      </w:r>
      <w:r w:rsidR="00E2304A" w:rsidRPr="00EE0B97">
        <w:rPr>
          <w:rFonts w:asciiTheme="minorHAnsi" w:hAnsiTheme="minorHAnsi"/>
        </w:rPr>
        <w:t>Instead,</w:t>
      </w:r>
      <w:r w:rsidRPr="00EE0B97">
        <w:rPr>
          <w:rFonts w:asciiTheme="minorHAnsi" w:hAnsiTheme="minorHAnsi"/>
        </w:rPr>
        <w:t xml:space="preserve"> </w:t>
      </w:r>
      <w:r w:rsidR="008A5DB3" w:rsidRPr="00EE0B97">
        <w:rPr>
          <w:rFonts w:asciiTheme="minorHAnsi" w:hAnsiTheme="minorHAnsi"/>
        </w:rPr>
        <w:t>they’re</w:t>
      </w:r>
      <w:r w:rsidRPr="00EE0B97">
        <w:rPr>
          <w:rFonts w:asciiTheme="minorHAnsi" w:hAnsiTheme="minorHAnsi"/>
        </w:rPr>
        <w:t xml:space="preserve"> all business run institutions. Why? Because businesses are accountable for how well they do their work. Businesses that cannot compete go bankrupt while businesses that produce a superior product or service prosper.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Parents choose which school to send their children to</w:t>
      </w:r>
      <w:r w:rsidR="000779F1" w:rsidRPr="00EE0B97">
        <w:rPr>
          <w:rFonts w:asciiTheme="minorHAnsi" w:hAnsiTheme="minorHAnsi"/>
        </w:rPr>
        <w:t xml:space="preserve"> –</w:t>
      </w:r>
      <w:r w:rsidRPr="00EE0B97">
        <w:rPr>
          <w:rFonts w:asciiTheme="minorHAnsi" w:hAnsiTheme="minorHAnsi"/>
        </w:rPr>
        <w:t>because</w:t>
      </w:r>
      <w:r w:rsidR="000779F1" w:rsidRPr="00EE0B97">
        <w:rPr>
          <w:rFonts w:asciiTheme="minorHAnsi" w:hAnsiTheme="minorHAnsi"/>
        </w:rPr>
        <w:t xml:space="preserve"> </w:t>
      </w:r>
      <w:r w:rsidRPr="00EE0B97">
        <w:rPr>
          <w:rFonts w:asciiTheme="minorHAnsi" w:hAnsiTheme="minorHAnsi"/>
        </w:rPr>
        <w:t xml:space="preserve">Aipotu is a free country. A country, which dictates how you raise your children, </w:t>
      </w:r>
      <w:r w:rsidR="007D625F" w:rsidRPr="00EE0B97">
        <w:rPr>
          <w:rFonts w:asciiTheme="minorHAnsi" w:hAnsiTheme="minorHAnsi"/>
        </w:rPr>
        <w:t xml:space="preserve">isn’t </w:t>
      </w:r>
      <w:r w:rsidRPr="00EE0B97">
        <w:rPr>
          <w:rFonts w:asciiTheme="minorHAnsi" w:hAnsiTheme="minorHAnsi"/>
        </w:rPr>
        <w:t>truly free, even if it is a democracy.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funding a school gets </w:t>
      </w:r>
      <w:r w:rsidR="00E96E80" w:rsidRPr="00EE0B97">
        <w:rPr>
          <w:rFonts w:asciiTheme="minorHAnsi" w:hAnsiTheme="minorHAnsi"/>
        </w:rPr>
        <w:t>depends on attendance and the academic standing of the students</w:t>
      </w:r>
      <w:r w:rsidRPr="00EE0B97">
        <w:rPr>
          <w:rFonts w:asciiTheme="minorHAnsi" w:hAnsiTheme="minorHAnsi"/>
        </w:rPr>
        <w:t xml:space="preserve">. The top 10 percent of schools </w:t>
      </w:r>
      <w:r w:rsidR="00A6597E" w:rsidRPr="00EE0B97">
        <w:rPr>
          <w:rFonts w:asciiTheme="minorHAnsi" w:hAnsiTheme="minorHAnsi"/>
        </w:rPr>
        <w:t xml:space="preserve">get bonuses. </w:t>
      </w:r>
      <w:r w:rsidRPr="00EE0B97">
        <w:rPr>
          <w:rFonts w:asciiTheme="minorHAnsi" w:hAnsiTheme="minorHAnsi"/>
        </w:rPr>
        <w:t xml:space="preserve">The schools that can’t supply a quality service eventually go out of business. This is in keeping with the principle that </w:t>
      </w:r>
      <w:r w:rsidR="000779F1" w:rsidRPr="00EE0B97">
        <w:rPr>
          <w:rFonts w:asciiTheme="minorHAnsi" w:hAnsiTheme="minorHAnsi"/>
        </w:rPr>
        <w:t>each</w:t>
      </w:r>
      <w:r w:rsidRPr="00EE0B97">
        <w:rPr>
          <w:rFonts w:asciiTheme="minorHAnsi" w:hAnsiTheme="minorHAnsi"/>
        </w:rPr>
        <w:t xml:space="preserve"> </w:t>
      </w:r>
      <w:r w:rsidR="000779F1" w:rsidRPr="00EE0B97">
        <w:rPr>
          <w:rFonts w:asciiTheme="minorHAnsi" w:hAnsiTheme="minorHAnsi"/>
        </w:rPr>
        <w:t xml:space="preserve">person </w:t>
      </w:r>
      <w:r w:rsidRPr="00EE0B97">
        <w:rPr>
          <w:rFonts w:asciiTheme="minorHAnsi" w:hAnsiTheme="minorHAnsi"/>
        </w:rPr>
        <w:t xml:space="preserve">must live with the consequences of </w:t>
      </w:r>
      <w:r w:rsidR="000779F1" w:rsidRPr="00EE0B97">
        <w:rPr>
          <w:rFonts w:asciiTheme="minorHAnsi" w:hAnsiTheme="minorHAnsi"/>
        </w:rPr>
        <w:t>their</w:t>
      </w:r>
      <w:r w:rsidRPr="00EE0B97">
        <w:rPr>
          <w:rFonts w:asciiTheme="minorHAnsi" w:hAnsiTheme="minorHAnsi"/>
        </w:rPr>
        <w:t xml:space="preserve"> actions. This is the best way to make the world </w:t>
      </w:r>
      <w:r w:rsidR="000779F1" w:rsidRPr="00EE0B97">
        <w:rPr>
          <w:rFonts w:asciiTheme="minorHAnsi" w:hAnsiTheme="minorHAnsi"/>
        </w:rPr>
        <w:t xml:space="preserve">into </w:t>
      </w:r>
      <w:r w:rsidRPr="00EE0B97">
        <w:rPr>
          <w:rFonts w:asciiTheme="minorHAnsi" w:hAnsiTheme="minorHAnsi"/>
        </w:rPr>
        <w:t>a place</w:t>
      </w:r>
      <w:r w:rsidR="000779F1" w:rsidRPr="00EE0B97">
        <w:rPr>
          <w:rFonts w:asciiTheme="minorHAnsi" w:hAnsiTheme="minorHAnsi"/>
        </w:rPr>
        <w:t xml:space="preserve"> worth living</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you can guess, </w:t>
      </w:r>
      <w:r w:rsidR="0060578E" w:rsidRPr="00EE0B97">
        <w:rPr>
          <w:rFonts w:asciiTheme="minorHAnsi" w:hAnsiTheme="minorHAnsi"/>
        </w:rPr>
        <w:t>Aipotu</w:t>
      </w:r>
      <w:r w:rsidRPr="00EE0B97">
        <w:rPr>
          <w:rFonts w:asciiTheme="minorHAnsi" w:hAnsiTheme="minorHAnsi"/>
        </w:rPr>
        <w:t xml:space="preserve"> doesn’t support the tenure system. </w:t>
      </w:r>
      <w:r w:rsidR="00F73808" w:rsidRPr="00EE0B97">
        <w:rPr>
          <w:rFonts w:asciiTheme="minorHAnsi" w:hAnsiTheme="minorHAnsi"/>
        </w:rPr>
        <w:t>A p</w:t>
      </w:r>
      <w:r w:rsidRPr="00EE0B97">
        <w:rPr>
          <w:rFonts w:asciiTheme="minorHAnsi" w:hAnsiTheme="minorHAnsi"/>
        </w:rPr>
        <w:t>rofessor</w:t>
      </w:r>
      <w:r w:rsidR="00F73808" w:rsidRPr="00EE0B97">
        <w:rPr>
          <w:rFonts w:asciiTheme="minorHAnsi" w:hAnsiTheme="minorHAnsi"/>
        </w:rPr>
        <w:t>’</w:t>
      </w:r>
      <w:r w:rsidRPr="00EE0B97">
        <w:rPr>
          <w:rFonts w:asciiTheme="minorHAnsi" w:hAnsiTheme="minorHAnsi"/>
        </w:rPr>
        <w:t xml:space="preserve">s </w:t>
      </w:r>
      <w:r w:rsidR="00F73808" w:rsidRPr="00EE0B97">
        <w:rPr>
          <w:rFonts w:asciiTheme="minorHAnsi" w:hAnsiTheme="minorHAnsi"/>
        </w:rPr>
        <w:t>p</w:t>
      </w:r>
      <w:r w:rsidRPr="00EE0B97">
        <w:rPr>
          <w:rFonts w:asciiTheme="minorHAnsi" w:hAnsiTheme="minorHAnsi"/>
        </w:rPr>
        <w:t>a</w:t>
      </w:r>
      <w:r w:rsidR="00F73808" w:rsidRPr="00EE0B97">
        <w:rPr>
          <w:rFonts w:asciiTheme="minorHAnsi" w:hAnsiTheme="minorHAnsi"/>
        </w:rPr>
        <w:t>y</w:t>
      </w:r>
      <w:r w:rsidRPr="00EE0B97">
        <w:rPr>
          <w:rFonts w:asciiTheme="minorHAnsi" w:hAnsiTheme="minorHAnsi"/>
        </w:rPr>
        <w:t xml:space="preserve"> </w:t>
      </w:r>
      <w:r w:rsidR="00F73808" w:rsidRPr="00EE0B97">
        <w:rPr>
          <w:rFonts w:asciiTheme="minorHAnsi" w:hAnsiTheme="minorHAnsi"/>
        </w:rPr>
        <w:t>depends on</w:t>
      </w:r>
      <w:r w:rsidRPr="00EE0B97">
        <w:rPr>
          <w:rFonts w:asciiTheme="minorHAnsi" w:hAnsiTheme="minorHAnsi"/>
        </w:rPr>
        <w:t xml:space="preserve"> their ability to teach.</w:t>
      </w:r>
      <w:r w:rsidR="000779F1" w:rsidRPr="00EE0B97">
        <w:rPr>
          <w:rFonts w:asciiTheme="minorHAnsi" w:hAnsiTheme="minorHAnsi"/>
        </w:rPr>
        <w:t xml:space="preserve"> </w:t>
      </w:r>
      <w:r w:rsidRPr="00EE0B97">
        <w:rPr>
          <w:rFonts w:asciiTheme="minorHAnsi" w:hAnsiTheme="minorHAnsi"/>
        </w:rPr>
        <w:t xml:space="preserve">Some </w:t>
      </w:r>
      <w:r w:rsidR="000779F1" w:rsidRPr="00EE0B97">
        <w:rPr>
          <w:rFonts w:asciiTheme="minorHAnsi" w:hAnsiTheme="minorHAnsi"/>
        </w:rPr>
        <w:t xml:space="preserve">professors </w:t>
      </w:r>
      <w:r w:rsidR="00F73808" w:rsidRPr="00EE0B97">
        <w:rPr>
          <w:rFonts w:asciiTheme="minorHAnsi" w:hAnsiTheme="minorHAnsi"/>
        </w:rPr>
        <w:t xml:space="preserve">are as highly </w:t>
      </w:r>
      <w:r w:rsidRPr="00EE0B97">
        <w:rPr>
          <w:rFonts w:asciiTheme="minorHAnsi" w:hAnsiTheme="minorHAnsi"/>
        </w:rPr>
        <w:t>paid as some sports stars.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ministry of education is responsibility for ensuring a high standard of education. It’s also responsible for research in the educational field. Thirdly, the ministry is responsible for deciding how to financially compensate schools.</w:t>
      </w:r>
    </w:p>
    <w:p w:rsidR="004904FD" w:rsidRPr="00EE0B97" w:rsidRDefault="004904FD">
      <w:pPr>
        <w:widowControl w:val="0"/>
        <w:rPr>
          <w:rFonts w:asciiTheme="minorHAnsi" w:hAnsiTheme="minorHAnsi"/>
        </w:rPr>
      </w:pPr>
    </w:p>
    <w:p w:rsidR="008D62F0" w:rsidRPr="00EE0B97" w:rsidRDefault="00665477">
      <w:pPr>
        <w:widowControl w:val="0"/>
        <w:rPr>
          <w:rFonts w:asciiTheme="minorHAnsi" w:hAnsiTheme="minorHAnsi"/>
        </w:rPr>
      </w:pPr>
      <w:r w:rsidRPr="00EE0B97">
        <w:rPr>
          <w:rFonts w:asciiTheme="minorHAnsi" w:hAnsiTheme="minorHAnsi"/>
        </w:rPr>
        <w:t xml:space="preserve">In Aipotu, </w:t>
      </w:r>
      <w:r w:rsidR="007138E8" w:rsidRPr="00EE0B97">
        <w:rPr>
          <w:rFonts w:asciiTheme="minorHAnsi" w:hAnsiTheme="minorHAnsi"/>
        </w:rPr>
        <w:t>b</w:t>
      </w:r>
      <w:r w:rsidRPr="00EE0B97">
        <w:rPr>
          <w:rFonts w:asciiTheme="minorHAnsi" w:hAnsiTheme="minorHAnsi"/>
        </w:rPr>
        <w:t xml:space="preserve">usinesses have a say in </w:t>
      </w:r>
      <w:r w:rsidR="000779F1" w:rsidRPr="00EE0B97">
        <w:rPr>
          <w:rFonts w:asciiTheme="minorHAnsi" w:hAnsiTheme="minorHAnsi"/>
        </w:rPr>
        <w:t>what</w:t>
      </w:r>
      <w:r w:rsidR="007138E8" w:rsidRPr="00EE0B97">
        <w:rPr>
          <w:rFonts w:asciiTheme="minorHAnsi" w:hAnsiTheme="minorHAnsi"/>
        </w:rPr>
        <w:t xml:space="preserve"> schools</w:t>
      </w:r>
      <w:r w:rsidRPr="00EE0B97">
        <w:rPr>
          <w:rFonts w:asciiTheme="minorHAnsi" w:hAnsiTheme="minorHAnsi"/>
        </w:rPr>
        <w:t xml:space="preserve"> t</w:t>
      </w:r>
      <w:r w:rsidR="007138E8" w:rsidRPr="00EE0B97">
        <w:rPr>
          <w:rFonts w:asciiTheme="minorHAnsi" w:hAnsiTheme="minorHAnsi"/>
        </w:rPr>
        <w:t>each</w:t>
      </w:r>
      <w:r w:rsidR="000A1EF5" w:rsidRPr="00EE0B97">
        <w:rPr>
          <w:rFonts w:asciiTheme="minorHAnsi" w:hAnsiTheme="minorHAnsi"/>
        </w:rPr>
        <w:t>.</w:t>
      </w:r>
      <w:r w:rsidRPr="00EE0B97">
        <w:rPr>
          <w:rFonts w:asciiTheme="minorHAnsi" w:hAnsiTheme="minorHAnsi"/>
        </w:rPr>
        <w:t xml:space="preserve"> </w:t>
      </w:r>
      <w:r w:rsidR="000A1EF5" w:rsidRPr="00EE0B97">
        <w:rPr>
          <w:rFonts w:asciiTheme="minorHAnsi" w:hAnsiTheme="minorHAnsi"/>
        </w:rPr>
        <w:br/>
        <w:t>This is because well-trained students make for the best employees and because businesses pay for schooling.</w:t>
      </w:r>
    </w:p>
    <w:p w:rsidR="004904FD" w:rsidRPr="00EE0B97" w:rsidRDefault="00665477">
      <w:pPr>
        <w:pStyle w:val="H4"/>
        <w:rPr>
          <w:rFonts w:asciiTheme="minorHAnsi" w:hAnsiTheme="minorHAnsi"/>
        </w:rPr>
      </w:pPr>
      <w:r w:rsidRPr="00EE0B97">
        <w:rPr>
          <w:rFonts w:asciiTheme="minorHAnsi" w:hAnsiTheme="minorHAnsi"/>
        </w:rPr>
        <w:lastRenderedPageBreak/>
        <w:t>Research</w:t>
      </w:r>
    </w:p>
    <w:p w:rsidR="00472713" w:rsidRPr="00EE0B97" w:rsidRDefault="00FD38AA">
      <w:pPr>
        <w:widowControl w:val="0"/>
        <w:rPr>
          <w:rFonts w:asciiTheme="minorHAnsi" w:hAnsiTheme="minorHAnsi"/>
        </w:rPr>
      </w:pPr>
      <w:r w:rsidRPr="00EE0B97">
        <w:rPr>
          <w:rFonts w:asciiTheme="minorHAnsi" w:hAnsiTheme="minorHAnsi"/>
        </w:rPr>
        <w:t>Research is a fundamental aspect of the educational system. It ensures professors know what they are talking about since they are actually doing it. It also gives students hands-on experi</w:t>
      </w:r>
      <w:r w:rsidR="00472713" w:rsidRPr="00EE0B97">
        <w:rPr>
          <w:rFonts w:asciiTheme="minorHAnsi" w:hAnsiTheme="minorHAnsi"/>
        </w:rPr>
        <w:t>ence.</w:t>
      </w:r>
    </w:p>
    <w:p w:rsidR="00472713" w:rsidRPr="00EE0B97" w:rsidRDefault="00472713">
      <w:pPr>
        <w:widowControl w:val="0"/>
        <w:rPr>
          <w:rFonts w:asciiTheme="minorHAnsi" w:hAnsiTheme="minorHAnsi"/>
        </w:rPr>
      </w:pPr>
    </w:p>
    <w:p w:rsidR="00070E79" w:rsidRPr="00EE0B97" w:rsidRDefault="00472713">
      <w:pPr>
        <w:widowControl w:val="0"/>
        <w:rPr>
          <w:rFonts w:asciiTheme="minorHAnsi" w:hAnsiTheme="minorHAnsi"/>
        </w:rPr>
      </w:pPr>
      <w:r w:rsidRPr="00EE0B97">
        <w:rPr>
          <w:rFonts w:asciiTheme="minorHAnsi" w:hAnsiTheme="minorHAnsi"/>
        </w:rPr>
        <w:t>Industry supports research based on the business sector it supports.</w:t>
      </w:r>
    </w:p>
    <w:p w:rsidR="004904FD" w:rsidRPr="00EE0B97" w:rsidRDefault="004904FD">
      <w:pPr>
        <w:widowControl w:val="0"/>
        <w:rPr>
          <w:rFonts w:asciiTheme="minorHAnsi" w:hAnsiTheme="minorHAnsi"/>
          <w:strike/>
        </w:rPr>
      </w:pPr>
    </w:p>
    <w:p w:rsidR="004904FD" w:rsidRPr="00EE0B97" w:rsidRDefault="00665477">
      <w:pPr>
        <w:pStyle w:val="H4"/>
        <w:rPr>
          <w:rFonts w:asciiTheme="minorHAnsi" w:hAnsiTheme="minorHAnsi"/>
        </w:rPr>
      </w:pPr>
      <w:r w:rsidRPr="00EE0B97">
        <w:rPr>
          <w:rFonts w:asciiTheme="minorHAnsi" w:hAnsiTheme="minorHAnsi"/>
        </w:rPr>
        <w:t>Home Schooling</w:t>
      </w:r>
    </w:p>
    <w:p w:rsidR="004904FD" w:rsidRPr="00EE0B97" w:rsidRDefault="00665477">
      <w:pPr>
        <w:widowControl w:val="0"/>
        <w:rPr>
          <w:rFonts w:asciiTheme="minorHAnsi" w:hAnsiTheme="minorHAnsi"/>
        </w:rPr>
      </w:pPr>
      <w:r w:rsidRPr="00EE0B97">
        <w:rPr>
          <w:rFonts w:asciiTheme="minorHAnsi" w:hAnsiTheme="minorHAnsi"/>
        </w:rPr>
        <w:t>Home schooling is becoming popular around the world.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w:t>
      </w:r>
      <w:r w:rsidR="00E2304A" w:rsidRPr="00EE0B97">
        <w:rPr>
          <w:rFonts w:asciiTheme="minorHAnsi" w:hAnsiTheme="minorHAnsi"/>
        </w:rPr>
        <w:t>Aipotu,</w:t>
      </w:r>
      <w:r w:rsidRPr="00EE0B97">
        <w:rPr>
          <w:rFonts w:asciiTheme="minorHAnsi" w:hAnsiTheme="minorHAnsi"/>
        </w:rPr>
        <w:t xml:space="preserve"> home schooling is </w:t>
      </w:r>
      <w:r w:rsidR="00534572" w:rsidRPr="00EE0B97">
        <w:rPr>
          <w:rFonts w:asciiTheme="minorHAnsi" w:hAnsiTheme="minorHAnsi"/>
        </w:rPr>
        <w:t>popular</w:t>
      </w:r>
      <w:r w:rsidRPr="00EE0B97">
        <w:rPr>
          <w:rFonts w:asciiTheme="minorHAnsi" w:hAnsiTheme="minorHAnsi"/>
        </w:rPr>
        <w:t xml:space="preserve">. </w:t>
      </w:r>
      <w:r w:rsidR="00E2304A" w:rsidRPr="00EE0B97">
        <w:rPr>
          <w:rFonts w:asciiTheme="minorHAnsi" w:hAnsiTheme="minorHAnsi"/>
        </w:rPr>
        <w:t>However,</w:t>
      </w:r>
      <w:r w:rsidRPr="00EE0B97">
        <w:rPr>
          <w:rFonts w:asciiTheme="minorHAnsi" w:hAnsiTheme="minorHAnsi"/>
        </w:rPr>
        <w:t xml:space="preserve"> the children must take tests given by the ministry of education. This is to ensure that the children receive the highest possible level of education.</w:t>
      </w:r>
      <w:r w:rsidR="006F3296" w:rsidRPr="00EE0B97">
        <w:rPr>
          <w:rFonts w:asciiTheme="minorHAnsi" w:hAnsiTheme="minorHAnsi"/>
        </w:rPr>
        <w:t xml:space="preserve"> This is the same in many parts of the world.</w:t>
      </w:r>
    </w:p>
    <w:p w:rsidR="004904FD" w:rsidRPr="00EE0B97" w:rsidRDefault="00665477">
      <w:pPr>
        <w:pStyle w:val="H3"/>
        <w:rPr>
          <w:rFonts w:asciiTheme="minorHAnsi" w:hAnsiTheme="minorHAnsi"/>
          <w:bCs w:val="0"/>
          <w:szCs w:val="24"/>
        </w:rPr>
      </w:pPr>
      <w:bookmarkStart w:id="220" w:name="_Toc146731493"/>
      <w:bookmarkStart w:id="221" w:name="_Toc146732841"/>
      <w:bookmarkStart w:id="222" w:name="_Toc383697552"/>
      <w:r w:rsidRPr="00EE0B97">
        <w:rPr>
          <w:rFonts w:asciiTheme="minorHAnsi" w:hAnsiTheme="minorHAnsi"/>
          <w:bCs w:val="0"/>
          <w:szCs w:val="24"/>
        </w:rPr>
        <w:t>Libraries</w:t>
      </w:r>
      <w:bookmarkEnd w:id="220"/>
      <w:bookmarkEnd w:id="221"/>
      <w:bookmarkEnd w:id="222"/>
    </w:p>
    <w:p w:rsidR="004904FD" w:rsidRPr="00EE0B97" w:rsidRDefault="00665477">
      <w:pPr>
        <w:pStyle w:val="Quote1"/>
        <w:rPr>
          <w:rFonts w:asciiTheme="minorHAnsi" w:hAnsiTheme="minorHAnsi"/>
          <w:szCs w:val="24"/>
        </w:rPr>
      </w:pPr>
      <w:r w:rsidRPr="00EE0B97">
        <w:rPr>
          <w:rFonts w:asciiTheme="minorHAnsi" w:hAnsiTheme="minorHAnsi"/>
          <w:szCs w:val="24"/>
        </w:rPr>
        <w:t>A little learning is a dangerous thing:</w:t>
      </w:r>
      <w:r w:rsidRPr="00EE0B97">
        <w:rPr>
          <w:rFonts w:asciiTheme="minorHAnsi" w:hAnsiTheme="minorHAnsi"/>
          <w:szCs w:val="24"/>
        </w:rPr>
        <w:br/>
        <w:t>Drink deep, or taste not the Pierian Spring.</w:t>
      </w:r>
      <w:r w:rsidRPr="00EE0B97">
        <w:rPr>
          <w:rFonts w:asciiTheme="minorHAnsi" w:hAnsiTheme="minorHAnsi"/>
          <w:szCs w:val="24"/>
        </w:rPr>
        <w:br/>
        <w:t>-- Alexander Pope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Accurate knowledge is the basis</w:t>
      </w:r>
      <w:r w:rsidRPr="00EE0B97">
        <w:rPr>
          <w:rFonts w:asciiTheme="minorHAnsi" w:hAnsiTheme="minorHAnsi"/>
          <w:szCs w:val="24"/>
        </w:rPr>
        <w:br/>
        <w:t>of correct opinions; the want of it makes</w:t>
      </w:r>
      <w:r w:rsidRPr="00EE0B97">
        <w:rPr>
          <w:rFonts w:asciiTheme="minorHAnsi" w:hAnsiTheme="minorHAnsi"/>
          <w:szCs w:val="24"/>
        </w:rPr>
        <w:br/>
        <w:t>the opinions of most people of little value.</w:t>
      </w:r>
      <w:r w:rsidRPr="00EE0B97">
        <w:rPr>
          <w:rFonts w:asciiTheme="minorHAnsi" w:hAnsiTheme="minorHAnsi"/>
          <w:szCs w:val="24"/>
        </w:rPr>
        <w:br/>
        <w:t>-- Charles Simmons --</w:t>
      </w:r>
    </w:p>
    <w:p w:rsidR="004904FD" w:rsidRPr="00EE0B97" w:rsidRDefault="004904FD">
      <w:pPr>
        <w:widowControl w:val="0"/>
        <w:rPr>
          <w:rFonts w:asciiTheme="minorHAnsi" w:hAnsiTheme="minorHAnsi"/>
        </w:rPr>
      </w:pPr>
    </w:p>
    <w:p w:rsidR="00110400" w:rsidRPr="00EE0B97" w:rsidRDefault="00F9727E" w:rsidP="00110400">
      <w:pPr>
        <w:pStyle w:val="quote2"/>
        <w:rPr>
          <w:rFonts w:asciiTheme="minorHAnsi" w:hAnsiTheme="minorHAnsi"/>
        </w:rPr>
      </w:pPr>
      <w:r w:rsidRPr="00EE0B97">
        <w:rPr>
          <w:rFonts w:asciiTheme="minorHAnsi" w:hAnsiTheme="minorHAnsi"/>
        </w:rPr>
        <w:t>“</w:t>
      </w:r>
      <w:r w:rsidR="00110400" w:rsidRPr="00EE0B97">
        <w:rPr>
          <w:rFonts w:asciiTheme="minorHAnsi" w:hAnsiTheme="minorHAnsi"/>
        </w:rPr>
        <w:t>On the one hand information wants to be expensive, because it's so valuable. The right information in the right place just changes your life. On the other hand, information wants to be free, because the cost of getting it out is getting lower and lower all the time. So you have these two fighting against each other.</w:t>
      </w:r>
      <w:r w:rsidRPr="00EE0B97">
        <w:rPr>
          <w:rFonts w:asciiTheme="minorHAnsi" w:hAnsiTheme="minorHAnsi"/>
        </w:rPr>
        <w:t>”</w:t>
      </w:r>
      <w:r w:rsidR="00110400" w:rsidRPr="00EE0B97">
        <w:rPr>
          <w:rStyle w:val="FootnoteReference"/>
          <w:rFonts w:asciiTheme="minorHAnsi" w:hAnsiTheme="minorHAnsi"/>
        </w:rPr>
        <w:footnoteReference w:id="48"/>
      </w:r>
    </w:p>
    <w:p w:rsidR="004904FD" w:rsidRPr="00EE0B97" w:rsidRDefault="00665477">
      <w:pPr>
        <w:widowControl w:val="0"/>
        <w:rPr>
          <w:rFonts w:asciiTheme="minorHAnsi" w:hAnsiTheme="minorHAnsi"/>
        </w:rPr>
      </w:pPr>
      <w:r w:rsidRPr="00EE0B97">
        <w:rPr>
          <w:rFonts w:asciiTheme="minorHAnsi" w:hAnsiTheme="minorHAnsi"/>
        </w:rPr>
        <w:t xml:space="preserve">Education and knowledge is essential to any advanced culture. Aipotu is no exception and </w:t>
      </w:r>
      <w:r w:rsidR="00534572" w:rsidRPr="00EE0B97">
        <w:rPr>
          <w:rFonts w:asciiTheme="minorHAnsi" w:hAnsiTheme="minorHAnsi"/>
        </w:rPr>
        <w:t>has</w:t>
      </w:r>
      <w:r w:rsidRPr="00EE0B97">
        <w:rPr>
          <w:rFonts w:asciiTheme="minorHAnsi" w:hAnsiTheme="minorHAnsi"/>
        </w:rPr>
        <w:t xml:space="preserve"> </w:t>
      </w:r>
      <w:r w:rsidR="00534572" w:rsidRPr="00EE0B97">
        <w:rPr>
          <w:rFonts w:asciiTheme="minorHAnsi" w:hAnsiTheme="minorHAnsi"/>
        </w:rPr>
        <w:t xml:space="preserve">some of the </w:t>
      </w:r>
      <w:r w:rsidRPr="00EE0B97">
        <w:rPr>
          <w:rFonts w:asciiTheme="minorHAnsi" w:hAnsiTheme="minorHAnsi"/>
        </w:rPr>
        <w:t>most comprehensive libraries in the world.</w:t>
      </w:r>
    </w:p>
    <w:p w:rsidR="004904FD" w:rsidRPr="00EE0B97" w:rsidRDefault="00665477">
      <w:pPr>
        <w:pStyle w:val="H4"/>
        <w:rPr>
          <w:rFonts w:asciiTheme="minorHAnsi" w:hAnsiTheme="minorHAnsi"/>
        </w:rPr>
      </w:pPr>
      <w:bookmarkStart w:id="223" w:name="_Toc146732842"/>
      <w:r w:rsidRPr="00EE0B97">
        <w:rPr>
          <w:rFonts w:asciiTheme="minorHAnsi" w:hAnsiTheme="minorHAnsi"/>
        </w:rPr>
        <w:t>Gutenberg</w:t>
      </w:r>
      <w:bookmarkEnd w:id="223"/>
      <w:r w:rsidR="00534572" w:rsidRPr="00EE0B97">
        <w:rPr>
          <w:rFonts w:asciiTheme="minorHAnsi" w:hAnsiTheme="minorHAnsi"/>
        </w:rPr>
        <w:t xml:space="preserve"> Project</w:t>
      </w:r>
    </w:p>
    <w:p w:rsidR="009E4E73" w:rsidRPr="00EE0B97" w:rsidRDefault="00665477">
      <w:pPr>
        <w:widowControl w:val="0"/>
        <w:rPr>
          <w:rFonts w:asciiTheme="minorHAnsi" w:hAnsiTheme="minorHAnsi"/>
        </w:rPr>
      </w:pPr>
      <w:r w:rsidRPr="00EE0B97">
        <w:rPr>
          <w:rFonts w:asciiTheme="minorHAnsi" w:hAnsiTheme="minorHAnsi"/>
        </w:rPr>
        <w:t xml:space="preserve">Sooner or later, most published material goes out print. </w:t>
      </w:r>
      <w:r w:rsidR="009E4E73" w:rsidRPr="00EE0B97">
        <w:rPr>
          <w:rFonts w:asciiTheme="minorHAnsi" w:hAnsiTheme="minorHAnsi"/>
        </w:rPr>
        <w:t xml:space="preserve">Much of the time, copyright laws forbid you from copying the material. So what do you do if </w:t>
      </w:r>
      <w:r w:rsidR="009E4E73" w:rsidRPr="00EE0B97">
        <w:rPr>
          <w:rFonts w:asciiTheme="minorHAnsi" w:hAnsiTheme="minorHAnsi"/>
        </w:rPr>
        <w:lastRenderedPageBreak/>
        <w:t>you want a legal copy of the material?</w:t>
      </w:r>
    </w:p>
    <w:p w:rsidR="009E4E73" w:rsidRPr="00EE0B97" w:rsidRDefault="009E4E73">
      <w:pPr>
        <w:widowControl w:val="0"/>
        <w:rPr>
          <w:rFonts w:asciiTheme="minorHAnsi" w:hAnsiTheme="minorHAnsi"/>
        </w:rPr>
      </w:pPr>
    </w:p>
    <w:p w:rsidR="007F24CB" w:rsidRPr="00EE0B97" w:rsidRDefault="007F24CB" w:rsidP="007F24CB">
      <w:pPr>
        <w:widowControl w:val="0"/>
        <w:rPr>
          <w:rFonts w:asciiTheme="minorHAnsi" w:hAnsiTheme="minorHAnsi"/>
        </w:rPr>
      </w:pPr>
      <w:r w:rsidRPr="00EE0B97">
        <w:rPr>
          <w:rFonts w:asciiTheme="minorHAnsi" w:hAnsiTheme="minorHAnsi"/>
        </w:rPr>
        <w:t xml:space="preserve">Organizations such as the Gutenberg foundation (www.gutenberg.org) exist to help address this problem. The mandate of the Gutenberg foundation is to organize all non-copyrighted material into one location. </w:t>
      </w:r>
      <w:r w:rsidR="00E2304A" w:rsidRPr="00EE0B97">
        <w:rPr>
          <w:rFonts w:asciiTheme="minorHAnsi" w:hAnsiTheme="minorHAnsi"/>
        </w:rPr>
        <w:t>Unfortunately,</w:t>
      </w:r>
      <w:r w:rsidRPr="00EE0B97">
        <w:rPr>
          <w:rFonts w:asciiTheme="minorHAnsi" w:hAnsiTheme="minorHAnsi"/>
        </w:rPr>
        <w:t xml:space="preserve"> this doesn’t help us</w:t>
      </w:r>
      <w:r w:rsidR="00216A61" w:rsidRPr="00EE0B97">
        <w:rPr>
          <w:rFonts w:asciiTheme="minorHAnsi" w:hAnsiTheme="minorHAnsi"/>
        </w:rPr>
        <w:t xml:space="preserve"> when it comes to copyrighted materials.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To </w:t>
      </w:r>
      <w:r w:rsidR="00216A61" w:rsidRPr="00EE0B97">
        <w:rPr>
          <w:rFonts w:asciiTheme="minorHAnsi" w:hAnsiTheme="minorHAnsi"/>
        </w:rPr>
        <w:t>address</w:t>
      </w:r>
      <w:r w:rsidRPr="00EE0B97">
        <w:rPr>
          <w:rFonts w:asciiTheme="minorHAnsi" w:hAnsiTheme="minorHAnsi"/>
        </w:rPr>
        <w:t xml:space="preserve"> this problem, the Aipotunian library of congress makes available out-of-print material to anyone. </w:t>
      </w:r>
      <w:r w:rsidR="00216A61" w:rsidRPr="00EE0B97">
        <w:rPr>
          <w:rFonts w:asciiTheme="minorHAnsi" w:hAnsiTheme="minorHAnsi"/>
        </w:rPr>
        <w:t>A person buys a copy of the work and royalty is paid.</w:t>
      </w:r>
    </w:p>
    <w:p w:rsidR="004904FD" w:rsidRPr="00EE0B97" w:rsidRDefault="00665477">
      <w:pPr>
        <w:pStyle w:val="H3"/>
        <w:rPr>
          <w:rFonts w:asciiTheme="minorHAnsi" w:hAnsiTheme="minorHAnsi"/>
          <w:bCs w:val="0"/>
          <w:szCs w:val="24"/>
        </w:rPr>
      </w:pPr>
      <w:bookmarkStart w:id="224" w:name="_Toc383697553"/>
      <w:r w:rsidRPr="00EE0B97">
        <w:rPr>
          <w:rFonts w:asciiTheme="minorHAnsi" w:hAnsiTheme="minorHAnsi"/>
          <w:bCs w:val="0"/>
          <w:szCs w:val="24"/>
        </w:rPr>
        <w:t>Leadership Training</w:t>
      </w:r>
      <w:bookmarkEnd w:id="224"/>
    </w:p>
    <w:p w:rsidR="004904FD" w:rsidRPr="00EE0B97" w:rsidRDefault="00665477">
      <w:pPr>
        <w:pStyle w:val="Quote1"/>
        <w:rPr>
          <w:rFonts w:asciiTheme="minorHAnsi" w:hAnsiTheme="minorHAnsi"/>
          <w:szCs w:val="24"/>
        </w:rPr>
      </w:pPr>
      <w:r w:rsidRPr="00EE0B97">
        <w:rPr>
          <w:rFonts w:asciiTheme="minorHAnsi" w:hAnsiTheme="minorHAnsi"/>
          <w:szCs w:val="24"/>
        </w:rPr>
        <w:t>Some are born great,</w:t>
      </w:r>
      <w:r w:rsidRPr="00EE0B97">
        <w:rPr>
          <w:rFonts w:asciiTheme="minorHAnsi" w:hAnsiTheme="minorHAnsi"/>
          <w:szCs w:val="24"/>
        </w:rPr>
        <w:br/>
        <w:t>some achieve greatness,</w:t>
      </w:r>
      <w:r w:rsidRPr="00EE0B97">
        <w:rPr>
          <w:rFonts w:asciiTheme="minorHAnsi" w:hAnsiTheme="minorHAnsi"/>
          <w:szCs w:val="24"/>
        </w:rPr>
        <w:br/>
        <w:t>and some hire public relations officers.</w:t>
      </w:r>
      <w:r w:rsidRPr="00EE0B97">
        <w:rPr>
          <w:rFonts w:asciiTheme="minorHAnsi" w:hAnsiTheme="minorHAnsi"/>
          <w:szCs w:val="24"/>
        </w:rPr>
        <w:br/>
        <w:t>-- Daniel J. Boorstin --</w:t>
      </w:r>
    </w:p>
    <w:p w:rsidR="004904FD" w:rsidRPr="00EE0B97" w:rsidRDefault="004904FD">
      <w:pPr>
        <w:pStyle w:val="Quote1"/>
        <w:rPr>
          <w:rFonts w:asciiTheme="minorHAnsi" w:hAnsiTheme="minorHAnsi"/>
          <w:szCs w:val="24"/>
        </w:rPr>
      </w:pPr>
    </w:p>
    <w:p w:rsidR="00AD4EEB" w:rsidRPr="00EE0B97" w:rsidRDefault="00665477">
      <w:pPr>
        <w:pStyle w:val="Quote1"/>
        <w:rPr>
          <w:rFonts w:asciiTheme="minorHAnsi" w:hAnsiTheme="minorHAnsi"/>
          <w:szCs w:val="24"/>
        </w:rPr>
      </w:pPr>
      <w:r w:rsidRPr="00EE0B97">
        <w:rPr>
          <w:rFonts w:asciiTheme="minorHAnsi" w:hAnsiTheme="minorHAnsi"/>
          <w:szCs w:val="24"/>
        </w:rPr>
        <w:t>Leadership comes from years and years of sucking up.</w:t>
      </w:r>
      <w:r w:rsidRPr="00EE0B97">
        <w:rPr>
          <w:rFonts w:asciiTheme="minorHAnsi" w:hAnsiTheme="minorHAnsi"/>
          <w:szCs w:val="24"/>
        </w:rPr>
        <w:br/>
        <w:t>-- Unknown Evil Genius --</w:t>
      </w:r>
    </w:p>
    <w:p w:rsidR="004904FD" w:rsidRPr="00EE0B97" w:rsidRDefault="004904FD">
      <w:pPr>
        <w:pStyle w:val="Quote1"/>
        <w:rPr>
          <w:rFonts w:asciiTheme="minorHAnsi" w:hAnsiTheme="minorHAnsi"/>
          <w:szCs w:val="24"/>
        </w:rPr>
      </w:pPr>
    </w:p>
    <w:p w:rsidR="00E864E5" w:rsidRPr="00EE0B97" w:rsidRDefault="00E864E5">
      <w:pPr>
        <w:pStyle w:val="Quote1"/>
        <w:rPr>
          <w:rFonts w:asciiTheme="minorHAnsi" w:hAnsiTheme="minorHAnsi"/>
          <w:szCs w:val="24"/>
        </w:rPr>
      </w:pPr>
      <w:r w:rsidRPr="00EE0B97">
        <w:rPr>
          <w:rFonts w:asciiTheme="minorHAnsi" w:hAnsiTheme="minorHAnsi"/>
          <w:szCs w:val="24"/>
        </w:rPr>
        <w:t>“The decision as to weather an order has authority or not lies with the person to whom it is addressed,” not with the boss issuing the assignment… Leadership authority is only on loan from the followers, who can demand its return at any moment.</w:t>
      </w:r>
    </w:p>
    <w:p w:rsidR="00AD4EEB" w:rsidRPr="00EE0B97" w:rsidRDefault="00E864E5" w:rsidP="00E864E5">
      <w:pPr>
        <w:pStyle w:val="Quote1"/>
        <w:rPr>
          <w:rFonts w:asciiTheme="minorHAnsi" w:hAnsiTheme="minorHAnsi"/>
          <w:szCs w:val="24"/>
        </w:rPr>
      </w:pPr>
      <w:r w:rsidRPr="00EE0B97">
        <w:rPr>
          <w:rFonts w:asciiTheme="minorHAnsi" w:hAnsiTheme="minorHAnsi"/>
          <w:szCs w:val="24"/>
        </w:rPr>
        <w:t>-- Robert E.Kelley</w:t>
      </w:r>
      <w:r w:rsidRPr="00EE0B97">
        <w:rPr>
          <w:rStyle w:val="FootnoteReference"/>
          <w:rFonts w:asciiTheme="minorHAnsi" w:hAnsiTheme="minorHAnsi"/>
          <w:szCs w:val="24"/>
        </w:rPr>
        <w:footnoteReference w:id="49"/>
      </w:r>
      <w:r w:rsidR="009A0FC2" w:rsidRPr="00EE0B97">
        <w:rPr>
          <w:rFonts w:asciiTheme="minorHAnsi" w:hAnsiTheme="minorHAnsi"/>
          <w:szCs w:val="24"/>
        </w:rPr>
        <w:t xml:space="preserve"> </w:t>
      </w:r>
      <w:r w:rsidRPr="00EE0B97">
        <w:rPr>
          <w:rFonts w:asciiTheme="minorHAnsi" w:hAnsiTheme="minorHAnsi"/>
          <w:szCs w:val="24"/>
        </w:rPr>
        <w:t>--</w:t>
      </w:r>
    </w:p>
    <w:p w:rsidR="004904FD" w:rsidRPr="00EE0B97" w:rsidRDefault="004904FD">
      <w:pPr>
        <w:rPr>
          <w:rFonts w:asciiTheme="minorHAnsi" w:hAnsiTheme="minorHAnsi"/>
        </w:rPr>
      </w:pPr>
    </w:p>
    <w:p w:rsidR="00216A61" w:rsidRPr="00EE0B97" w:rsidRDefault="00665477">
      <w:pPr>
        <w:rPr>
          <w:rFonts w:asciiTheme="minorHAnsi" w:hAnsiTheme="minorHAnsi"/>
        </w:rPr>
      </w:pPr>
      <w:r w:rsidRPr="00EE0B97">
        <w:rPr>
          <w:rFonts w:asciiTheme="minorHAnsi" w:hAnsiTheme="minorHAnsi"/>
        </w:rPr>
        <w:t xml:space="preserve">We expect a certain level of competence and training from the people we hire. We expect </w:t>
      </w:r>
      <w:r w:rsidR="004E42D1" w:rsidRPr="00EE0B97">
        <w:rPr>
          <w:rFonts w:asciiTheme="minorHAnsi" w:hAnsiTheme="minorHAnsi"/>
        </w:rPr>
        <w:t>trained dentists to work on our teeth</w:t>
      </w:r>
      <w:r w:rsidRPr="00EE0B97">
        <w:rPr>
          <w:rFonts w:asciiTheme="minorHAnsi" w:hAnsiTheme="minorHAnsi"/>
        </w:rPr>
        <w:t xml:space="preserve">. We expect </w:t>
      </w:r>
      <w:r w:rsidR="004E42D1" w:rsidRPr="00EE0B97">
        <w:rPr>
          <w:rFonts w:asciiTheme="minorHAnsi" w:hAnsiTheme="minorHAnsi"/>
        </w:rPr>
        <w:t>certified pilots to fly our planes</w:t>
      </w:r>
      <w:r w:rsidRPr="00EE0B97">
        <w:rPr>
          <w:rFonts w:asciiTheme="minorHAnsi" w:hAnsiTheme="minorHAnsi"/>
        </w:rPr>
        <w:t>. We expect the plumber to know which way the water flows.</w:t>
      </w:r>
      <w:r w:rsidR="00216A61" w:rsidRPr="00EE0B97">
        <w:rPr>
          <w:rFonts w:asciiTheme="minorHAnsi" w:hAnsiTheme="minorHAnsi"/>
        </w:rPr>
        <w:t xml:space="preserve"> </w:t>
      </w:r>
      <w:r w:rsidRPr="00EE0B97">
        <w:rPr>
          <w:rFonts w:asciiTheme="minorHAnsi" w:hAnsiTheme="minorHAnsi"/>
        </w:rPr>
        <w:t>However when it comes to politics, this doesn’t seem to apply.</w:t>
      </w:r>
    </w:p>
    <w:p w:rsidR="00216A61" w:rsidRPr="00EE0B97" w:rsidRDefault="00216A61">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Would you hire</w:t>
      </w:r>
      <w:r w:rsidR="000B1059" w:rsidRPr="00EE0B97">
        <w:rPr>
          <w:rFonts w:asciiTheme="minorHAnsi" w:hAnsiTheme="minorHAnsi"/>
        </w:rPr>
        <w:t xml:space="preserve"> </w:t>
      </w:r>
      <w:r w:rsidRPr="00EE0B97">
        <w:rPr>
          <w:rFonts w:asciiTheme="minorHAnsi" w:hAnsiTheme="minorHAnsi"/>
        </w:rPr>
        <w:t xml:space="preserve">a person as president of your company, someone who doesn’t know anything about </w:t>
      </w:r>
      <w:r w:rsidR="004E42D1" w:rsidRPr="00EE0B97">
        <w:rPr>
          <w:rFonts w:asciiTheme="minorHAnsi" w:hAnsiTheme="minorHAnsi"/>
        </w:rPr>
        <w:t>your</w:t>
      </w:r>
      <w:r w:rsidRPr="00EE0B97">
        <w:rPr>
          <w:rFonts w:asciiTheme="minorHAnsi" w:hAnsiTheme="minorHAnsi"/>
        </w:rPr>
        <w:t xml:space="preserve"> business? That’s not sensible, is it? Now imagine what happens when your government reassigns jobs for political reasons. The little experience the politician gets is lost and they must relearn the new field.</w:t>
      </w:r>
    </w:p>
    <w:p w:rsidR="004904FD" w:rsidRPr="00EE0B97" w:rsidRDefault="004904FD">
      <w:pPr>
        <w:rPr>
          <w:rFonts w:asciiTheme="minorHAnsi" w:hAnsiTheme="minorHAnsi"/>
        </w:rPr>
      </w:pPr>
    </w:p>
    <w:p w:rsidR="004904FD" w:rsidRPr="00EE0B97" w:rsidRDefault="00B6238D">
      <w:pPr>
        <w:rPr>
          <w:rFonts w:asciiTheme="minorHAnsi" w:hAnsiTheme="minorHAnsi"/>
        </w:rPr>
      </w:pPr>
      <w:r w:rsidRPr="00EE0B97">
        <w:rPr>
          <w:rFonts w:asciiTheme="minorHAnsi" w:hAnsiTheme="minorHAnsi"/>
        </w:rPr>
        <w:lastRenderedPageBreak/>
        <w:t xml:space="preserve">Different types of jobs require different branches of knowledge and different kinds of experience. </w:t>
      </w:r>
      <w:r w:rsidR="00665477" w:rsidRPr="00EE0B97">
        <w:rPr>
          <w:rFonts w:asciiTheme="minorHAnsi" w:hAnsiTheme="minorHAnsi"/>
        </w:rPr>
        <w:t xml:space="preserve">People who lead the nation must understand conflict, </w:t>
      </w:r>
      <w:r w:rsidR="006F3296" w:rsidRPr="00EE0B97">
        <w:rPr>
          <w:rFonts w:asciiTheme="minorHAnsi" w:hAnsiTheme="minorHAnsi"/>
        </w:rPr>
        <w:t xml:space="preserve">the </w:t>
      </w:r>
      <w:r w:rsidR="00665477" w:rsidRPr="00EE0B97">
        <w:rPr>
          <w:rFonts w:asciiTheme="minorHAnsi" w:hAnsiTheme="minorHAnsi"/>
        </w:rPr>
        <w:t>social dynamics of countries</w:t>
      </w:r>
      <w:r w:rsidRPr="00EE0B97">
        <w:rPr>
          <w:rFonts w:asciiTheme="minorHAnsi" w:hAnsiTheme="minorHAnsi"/>
        </w:rPr>
        <w:t xml:space="preserve"> and large groups of</w:t>
      </w:r>
      <w:r w:rsidR="00665477" w:rsidRPr="00EE0B97">
        <w:rPr>
          <w:rFonts w:asciiTheme="minorHAnsi" w:hAnsiTheme="minorHAnsi"/>
        </w:rPr>
        <w:t xml:space="preserve"> people. Formal leadership training is crucial. In </w:t>
      </w:r>
      <w:r w:rsidR="00E2304A" w:rsidRPr="00EE0B97">
        <w:rPr>
          <w:rFonts w:asciiTheme="minorHAnsi" w:hAnsiTheme="minorHAnsi"/>
        </w:rPr>
        <w:t>Aipotu,</w:t>
      </w:r>
      <w:r w:rsidR="00665477" w:rsidRPr="00EE0B97">
        <w:rPr>
          <w:rFonts w:asciiTheme="minorHAnsi" w:hAnsiTheme="minorHAnsi"/>
        </w:rPr>
        <w:t xml:space="preserve"> this takes years of effortful study, as described in the next section.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People who want to head the ministry of agriculture must understand both small-scale and large-scale farming, the environment in which farms operate, and the likes and dislikes of the consumer.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minister of education must possess practical and theoretical knowledge of how to teach. They must know how schools in their districts operate. They must be up to date on the latest theories on education.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minister of foreign affairs must understand the history and </w:t>
      </w:r>
      <w:r w:rsidR="00E860B5" w:rsidRPr="00EE0B97">
        <w:rPr>
          <w:rFonts w:asciiTheme="minorHAnsi" w:hAnsiTheme="minorHAnsi"/>
        </w:rPr>
        <w:t xml:space="preserve">cultures of the world. They must know why each country is in the situation it currently is </w:t>
      </w:r>
      <w:r w:rsidRPr="00EE0B97">
        <w:rPr>
          <w:rFonts w:asciiTheme="minorHAnsi" w:hAnsiTheme="minorHAnsi"/>
        </w:rPr>
        <w:t>in. This knowledge can only come from years of training.</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Without this inside knowledge of the industry or field, one </w:t>
      </w:r>
      <w:r w:rsidR="00E860B5" w:rsidRPr="00EE0B97">
        <w:rPr>
          <w:rFonts w:asciiTheme="minorHAnsi" w:hAnsiTheme="minorHAnsi"/>
        </w:rPr>
        <w:t>becomes either</w:t>
      </w:r>
      <w:r w:rsidRPr="00EE0B97">
        <w:rPr>
          <w:rFonts w:asciiTheme="minorHAnsi" w:hAnsiTheme="minorHAnsi"/>
        </w:rPr>
        <w:t xml:space="preserve"> a figurehead or a pretender. Either way the country suffers.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Without knowledge and experience in the specific field, even a super-genius would fare no better than a </w:t>
      </w:r>
      <w:r w:rsidR="008451F8" w:rsidRPr="00EE0B97">
        <w:rPr>
          <w:rFonts w:asciiTheme="minorHAnsi" w:hAnsiTheme="minorHAnsi"/>
        </w:rPr>
        <w:t>fool would</w:t>
      </w:r>
      <w:r w:rsidRPr="00EE0B97">
        <w:rPr>
          <w:rFonts w:asciiTheme="minorHAnsi" w:hAnsiTheme="minorHAnsi"/>
        </w:rPr>
        <w:t xml:space="preserve">. </w:t>
      </w:r>
      <w:r w:rsidR="00F9727E" w:rsidRPr="00EE0B97">
        <w:rPr>
          <w:rFonts w:asciiTheme="minorHAnsi" w:hAnsiTheme="minorHAnsi"/>
        </w:rPr>
        <w:t xml:space="preserve">Sir Isaac </w:t>
      </w:r>
      <w:r w:rsidRPr="00EE0B97">
        <w:rPr>
          <w:rFonts w:asciiTheme="minorHAnsi" w:hAnsiTheme="minorHAnsi"/>
        </w:rPr>
        <w:t xml:space="preserve">Newton built </w:t>
      </w:r>
      <w:r w:rsidR="00F9727E" w:rsidRPr="00EE0B97">
        <w:rPr>
          <w:rFonts w:asciiTheme="minorHAnsi" w:hAnsiTheme="minorHAnsi"/>
        </w:rPr>
        <w:t xml:space="preserve">his theories </w:t>
      </w:r>
      <w:r w:rsidRPr="00EE0B97">
        <w:rPr>
          <w:rFonts w:asciiTheme="minorHAnsi" w:hAnsiTheme="minorHAnsi"/>
        </w:rPr>
        <w:t xml:space="preserve">on the knowledge </w:t>
      </w:r>
      <w:r w:rsidR="00F9727E" w:rsidRPr="00EE0B97">
        <w:rPr>
          <w:rFonts w:asciiTheme="minorHAnsi" w:hAnsiTheme="minorHAnsi"/>
        </w:rPr>
        <w:t>left by</w:t>
      </w:r>
      <w:r w:rsidRPr="00EE0B97">
        <w:rPr>
          <w:rFonts w:asciiTheme="minorHAnsi" w:hAnsiTheme="minorHAnsi"/>
        </w:rPr>
        <w:t xml:space="preserve"> the scientists before him</w:t>
      </w:r>
      <w:r w:rsidR="008D42C1" w:rsidRPr="00EE0B97">
        <w:rPr>
          <w:rFonts w:asciiTheme="minorHAnsi" w:hAnsiTheme="minorHAnsi"/>
        </w:rPr>
        <w:t>.</w:t>
      </w:r>
      <w:r w:rsidRPr="00EE0B97">
        <w:rPr>
          <w:rFonts w:asciiTheme="minorHAnsi" w:hAnsiTheme="minorHAnsi"/>
        </w:rPr>
        <w:t xml:space="preserve"> The same holds true </w:t>
      </w:r>
      <w:r w:rsidR="008D42C1" w:rsidRPr="00EE0B97">
        <w:rPr>
          <w:rFonts w:asciiTheme="minorHAnsi" w:hAnsiTheme="minorHAnsi"/>
        </w:rPr>
        <w:t>for</w:t>
      </w:r>
      <w:r w:rsidRPr="00EE0B97">
        <w:rPr>
          <w:rFonts w:asciiTheme="minorHAnsi" w:hAnsiTheme="minorHAnsi"/>
        </w:rPr>
        <w:t xml:space="preserve"> people in any field. Intelligence without knowledge is like a potter without clay. Nothing useful can come out of it. </w:t>
      </w:r>
      <w:r w:rsidR="008D42C1" w:rsidRPr="00EE0B97">
        <w:rPr>
          <w:rFonts w:asciiTheme="minorHAnsi" w:hAnsiTheme="minorHAnsi"/>
        </w:rPr>
        <w:t>What’s</w:t>
      </w:r>
      <w:r w:rsidRPr="00EE0B97">
        <w:rPr>
          <w:rFonts w:asciiTheme="minorHAnsi" w:hAnsiTheme="minorHAnsi"/>
        </w:rPr>
        <w:t xml:space="preserve"> more, </w:t>
      </w:r>
      <w:r w:rsidR="00E860B5" w:rsidRPr="00EE0B97">
        <w:rPr>
          <w:rFonts w:asciiTheme="minorHAnsi" w:hAnsiTheme="minorHAnsi"/>
        </w:rPr>
        <w:t xml:space="preserve">we can’t transfer </w:t>
      </w:r>
      <w:r w:rsidRPr="00EE0B97">
        <w:rPr>
          <w:rFonts w:asciiTheme="minorHAnsi" w:hAnsiTheme="minorHAnsi"/>
        </w:rPr>
        <w:t xml:space="preserve">knowledge </w:t>
      </w:r>
      <w:r w:rsidR="00E860B5" w:rsidRPr="00EE0B97">
        <w:rPr>
          <w:rFonts w:asciiTheme="minorHAnsi" w:hAnsiTheme="minorHAnsi"/>
        </w:rPr>
        <w:t>from one field to another</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8D42C1">
      <w:pPr>
        <w:rPr>
          <w:rFonts w:asciiTheme="minorHAnsi" w:hAnsiTheme="minorHAnsi"/>
        </w:rPr>
      </w:pPr>
      <w:r w:rsidRPr="00EE0B97">
        <w:rPr>
          <w:rFonts w:asciiTheme="minorHAnsi" w:hAnsiTheme="minorHAnsi"/>
        </w:rPr>
        <w:t>The</w:t>
      </w:r>
      <w:r w:rsidR="00665477" w:rsidRPr="00EE0B97">
        <w:rPr>
          <w:rFonts w:asciiTheme="minorHAnsi" w:hAnsiTheme="minorHAnsi"/>
        </w:rPr>
        <w:t xml:space="preserve"> universities of Aipotu offer special leadership courses for people seeking public office</w:t>
      </w:r>
      <w:r w:rsidRPr="00EE0B97">
        <w:rPr>
          <w:rFonts w:asciiTheme="minorHAnsi" w:hAnsiTheme="minorHAnsi"/>
        </w:rPr>
        <w:t xml:space="preserve"> or any leadership position</w:t>
      </w:r>
      <w:r w:rsidR="00665477" w:rsidRPr="00EE0B97">
        <w:rPr>
          <w:rFonts w:asciiTheme="minorHAnsi" w:hAnsiTheme="minorHAnsi"/>
        </w:rPr>
        <w:t xml:space="preserve">. This is in addition to the specific training needed </w:t>
      </w:r>
      <w:r w:rsidR="003E5F52" w:rsidRPr="00EE0B97">
        <w:rPr>
          <w:rFonts w:asciiTheme="minorHAnsi" w:hAnsiTheme="minorHAnsi"/>
        </w:rPr>
        <w:t xml:space="preserve">for the leadership position </w:t>
      </w:r>
      <w:r w:rsidR="008A5DB3" w:rsidRPr="00EE0B97">
        <w:rPr>
          <w:rFonts w:asciiTheme="minorHAnsi" w:hAnsiTheme="minorHAnsi"/>
        </w:rPr>
        <w:t>they’re</w:t>
      </w:r>
      <w:r w:rsidR="00665477" w:rsidRPr="00EE0B97">
        <w:rPr>
          <w:rFonts w:asciiTheme="minorHAnsi" w:hAnsiTheme="minorHAnsi"/>
        </w:rPr>
        <w:t xml:space="preserve"> interested in.</w:t>
      </w:r>
    </w:p>
    <w:p w:rsidR="004904FD" w:rsidRPr="00EE0B97" w:rsidRDefault="004904FD">
      <w:pPr>
        <w:rPr>
          <w:rFonts w:asciiTheme="minorHAnsi" w:hAnsiTheme="minorHAnsi"/>
        </w:rPr>
      </w:pPr>
    </w:p>
    <w:p w:rsidR="00500DCA" w:rsidRPr="00EE0B97" w:rsidRDefault="00665477" w:rsidP="00500DCA">
      <w:pPr>
        <w:rPr>
          <w:rFonts w:asciiTheme="minorHAnsi" w:hAnsiTheme="minorHAnsi"/>
        </w:rPr>
      </w:pPr>
      <w:r w:rsidRPr="00EE0B97">
        <w:rPr>
          <w:rFonts w:asciiTheme="minorHAnsi" w:hAnsiTheme="minorHAnsi"/>
        </w:rPr>
        <w:t>Election rules demand that each candidate have formal training and expertise befor</w:t>
      </w:r>
      <w:r w:rsidR="003E5F52" w:rsidRPr="00EE0B97">
        <w:rPr>
          <w:rFonts w:asciiTheme="minorHAnsi" w:hAnsiTheme="minorHAnsi"/>
        </w:rPr>
        <w:t>e becoming eligible for office.</w:t>
      </w:r>
    </w:p>
    <w:p w:rsidR="00500DCA" w:rsidRPr="00EE0B97" w:rsidRDefault="00500DCA" w:rsidP="00500DCA">
      <w:pPr>
        <w:pStyle w:val="H3"/>
        <w:rPr>
          <w:rFonts w:asciiTheme="minorHAnsi" w:hAnsiTheme="minorHAnsi"/>
        </w:rPr>
      </w:pPr>
      <w:bookmarkStart w:id="225" w:name="_Toc383697554"/>
      <w:r w:rsidRPr="00EE0B97">
        <w:rPr>
          <w:rFonts w:asciiTheme="minorHAnsi" w:hAnsiTheme="minorHAnsi"/>
        </w:rPr>
        <w:t>Know Thyself</w:t>
      </w:r>
      <w:bookmarkEnd w:id="225"/>
    </w:p>
    <w:p w:rsidR="00500DCA" w:rsidRPr="00EE0B97" w:rsidRDefault="00500DCA" w:rsidP="00500DCA">
      <w:pPr>
        <w:pStyle w:val="quote2"/>
        <w:rPr>
          <w:rFonts w:asciiTheme="minorHAnsi" w:hAnsiTheme="minorHAnsi"/>
        </w:rPr>
      </w:pPr>
      <w:r w:rsidRPr="00EE0B97">
        <w:rPr>
          <w:rFonts w:asciiTheme="minorHAnsi" w:hAnsiTheme="minorHAnsi"/>
        </w:rPr>
        <w:t>Most people in the world walk through like in a walking daze. They don’t know what their values are. They do not have a concept of their own values. They do not have a concept of who they are. They don’t know what they want out of life. And they are being tinkered with by other people who do. -- Tyler Durden, Real Social Dynamics</w:t>
      </w:r>
    </w:p>
    <w:p w:rsidR="00293BD9" w:rsidRPr="00EE0B97" w:rsidRDefault="00293BD9" w:rsidP="00293BD9">
      <w:pPr>
        <w:pStyle w:val="quote2"/>
        <w:rPr>
          <w:rFonts w:asciiTheme="minorHAnsi" w:hAnsiTheme="minorHAnsi"/>
        </w:rPr>
      </w:pPr>
      <w:r w:rsidRPr="00EE0B97">
        <w:rPr>
          <w:rFonts w:asciiTheme="minorHAnsi" w:hAnsiTheme="minorHAnsi"/>
        </w:rPr>
        <w:lastRenderedPageBreak/>
        <w:t>I know of no safe depository of the ultimate powers of society but the people themselves, and if we think them not enlightened enough to exercise their control with a wholesome discretion, the remedy is not to take it from them, but to inform their discretion by education.</w:t>
      </w:r>
      <w:r w:rsidRPr="00EE0B97">
        <w:rPr>
          <w:rFonts w:asciiTheme="minorHAnsi" w:hAnsiTheme="minorHAnsi"/>
        </w:rPr>
        <w:br/>
        <w:t>-- Thomas Jefferson</w:t>
      </w:r>
    </w:p>
    <w:p w:rsidR="00A26750" w:rsidRPr="00EE0B97" w:rsidRDefault="00A26750" w:rsidP="00A26750">
      <w:pPr>
        <w:pStyle w:val="Quote1"/>
        <w:rPr>
          <w:rFonts w:asciiTheme="minorHAnsi" w:hAnsiTheme="minorHAnsi"/>
        </w:rPr>
      </w:pPr>
      <w:r w:rsidRPr="00EE0B97">
        <w:rPr>
          <w:rFonts w:asciiTheme="minorHAnsi" w:hAnsiTheme="minorHAnsi"/>
        </w:rPr>
        <w:t>One of the things advertising has successfully done to our society</w:t>
      </w:r>
    </w:p>
    <w:p w:rsidR="009C17BE" w:rsidRPr="00EE0B97" w:rsidRDefault="00A26750" w:rsidP="00A26750">
      <w:pPr>
        <w:pStyle w:val="Quote1"/>
        <w:rPr>
          <w:rFonts w:asciiTheme="minorHAnsi" w:hAnsiTheme="minorHAnsi"/>
        </w:rPr>
      </w:pPr>
      <w:r w:rsidRPr="00EE0B97">
        <w:rPr>
          <w:rFonts w:asciiTheme="minorHAnsi" w:hAnsiTheme="minorHAnsi"/>
        </w:rPr>
        <w:t>is to tear away the self esteem of a huge portion of our population.</w:t>
      </w:r>
      <w:r w:rsidRPr="00EE0B97">
        <w:rPr>
          <w:rFonts w:asciiTheme="minorHAnsi" w:hAnsiTheme="minorHAnsi"/>
        </w:rPr>
        <w:br/>
        <w:t xml:space="preserve">-- </w:t>
      </w:r>
      <w:r w:rsidR="009C17BE" w:rsidRPr="00EE0B97">
        <w:rPr>
          <w:rFonts w:asciiTheme="minorHAnsi" w:hAnsiTheme="minorHAnsi"/>
        </w:rPr>
        <w:t>http://www.youtube.com/watch?v=1c5Dw8rNbQk</w:t>
      </w:r>
      <w:r w:rsidRPr="00EE0B97">
        <w:rPr>
          <w:rFonts w:asciiTheme="minorHAnsi" w:hAnsiTheme="minorHAnsi"/>
        </w:rPr>
        <w:t xml:space="preserve"> --</w:t>
      </w:r>
    </w:p>
    <w:p w:rsidR="009C17BE" w:rsidRPr="00EE0B97" w:rsidRDefault="009C17BE" w:rsidP="00564C4A">
      <w:pPr>
        <w:pStyle w:val="Quote1"/>
        <w:rPr>
          <w:rFonts w:asciiTheme="minorHAnsi" w:hAnsiTheme="minorHAnsi"/>
        </w:rPr>
      </w:pPr>
    </w:p>
    <w:p w:rsidR="00564C4A" w:rsidRPr="00EE0B97" w:rsidRDefault="00564C4A" w:rsidP="00564C4A">
      <w:pPr>
        <w:pStyle w:val="Quote1"/>
        <w:rPr>
          <w:rFonts w:asciiTheme="minorHAnsi" w:hAnsiTheme="minorHAnsi"/>
        </w:rPr>
      </w:pPr>
      <w:r w:rsidRPr="00EE0B97">
        <w:rPr>
          <w:rFonts w:asciiTheme="minorHAnsi" w:hAnsiTheme="minorHAnsi"/>
        </w:rPr>
        <w:t>The self is always coming through.</w:t>
      </w:r>
      <w:r w:rsidRPr="00EE0B97">
        <w:rPr>
          <w:rFonts w:asciiTheme="minorHAnsi" w:hAnsiTheme="minorHAnsi"/>
        </w:rPr>
        <w:br/>
        <w:t>-- Tyler Durden --</w:t>
      </w:r>
    </w:p>
    <w:p w:rsidR="00564C4A" w:rsidRPr="00EE0B97" w:rsidRDefault="00564C4A" w:rsidP="00500DCA">
      <w:pPr>
        <w:rPr>
          <w:rFonts w:asciiTheme="minorHAnsi" w:hAnsiTheme="minorHAnsi"/>
        </w:rPr>
      </w:pPr>
    </w:p>
    <w:p w:rsidR="00841E18" w:rsidRPr="00EE0B97" w:rsidRDefault="00841E18" w:rsidP="00500DCA">
      <w:pPr>
        <w:rPr>
          <w:rFonts w:asciiTheme="minorHAnsi" w:hAnsiTheme="minorHAnsi"/>
        </w:rPr>
      </w:pPr>
      <w:r w:rsidRPr="00EE0B97">
        <w:rPr>
          <w:rFonts w:asciiTheme="minorHAnsi" w:hAnsiTheme="minorHAnsi"/>
        </w:rPr>
        <w:t>How do people think? How do we represent thought, memories and ideas? How do we experience the world?</w:t>
      </w:r>
    </w:p>
    <w:p w:rsidR="00841E18" w:rsidRPr="00EE0B97" w:rsidRDefault="00841E18" w:rsidP="00500DCA">
      <w:pPr>
        <w:rPr>
          <w:rFonts w:asciiTheme="minorHAnsi" w:hAnsiTheme="minorHAnsi"/>
        </w:rPr>
      </w:pPr>
    </w:p>
    <w:p w:rsidR="00841E18" w:rsidRPr="00EE0B97" w:rsidRDefault="00841E18" w:rsidP="00500DCA">
      <w:pPr>
        <w:rPr>
          <w:rFonts w:asciiTheme="minorHAnsi" w:hAnsiTheme="minorHAnsi"/>
        </w:rPr>
      </w:pPr>
      <w:r w:rsidRPr="00EE0B97">
        <w:rPr>
          <w:rFonts w:asciiTheme="minorHAnsi" w:hAnsiTheme="minorHAnsi"/>
        </w:rPr>
        <w:t>Why do people make the choices that they do? What is the root cause of self-deception? What is the cause of superstitious behavior?</w:t>
      </w:r>
    </w:p>
    <w:p w:rsidR="00841E18" w:rsidRPr="00EE0B97" w:rsidRDefault="00841E18" w:rsidP="00500DCA">
      <w:pPr>
        <w:rPr>
          <w:rFonts w:asciiTheme="minorHAnsi" w:hAnsiTheme="minorHAnsi"/>
        </w:rPr>
      </w:pPr>
    </w:p>
    <w:p w:rsidR="00841E18" w:rsidRPr="00EE0B97" w:rsidRDefault="00841E18" w:rsidP="00500DCA">
      <w:pPr>
        <w:rPr>
          <w:rFonts w:asciiTheme="minorHAnsi" w:hAnsiTheme="minorHAnsi"/>
        </w:rPr>
      </w:pPr>
      <w:r w:rsidRPr="00EE0B97">
        <w:rPr>
          <w:rFonts w:asciiTheme="minorHAnsi" w:hAnsiTheme="minorHAnsi"/>
        </w:rPr>
        <w:t xml:space="preserve">What are the causes of war, fanaticism, bigotry, and other unproductive </w:t>
      </w:r>
      <w:r w:rsidR="00027940" w:rsidRPr="00EE0B97">
        <w:rPr>
          <w:rFonts w:asciiTheme="minorHAnsi" w:hAnsiTheme="minorHAnsi"/>
        </w:rPr>
        <w:t xml:space="preserve">social </w:t>
      </w:r>
      <w:r w:rsidRPr="00EE0B97">
        <w:rPr>
          <w:rFonts w:asciiTheme="minorHAnsi" w:hAnsiTheme="minorHAnsi"/>
        </w:rPr>
        <w:t>behaviors?</w:t>
      </w:r>
    </w:p>
    <w:p w:rsidR="00841E18" w:rsidRPr="00EE0B97" w:rsidRDefault="00841E18" w:rsidP="00500DCA">
      <w:pPr>
        <w:rPr>
          <w:rFonts w:asciiTheme="minorHAnsi" w:hAnsiTheme="minorHAnsi"/>
        </w:rPr>
      </w:pPr>
    </w:p>
    <w:p w:rsidR="00841E18" w:rsidRPr="00EE0B97" w:rsidRDefault="00841E18" w:rsidP="00500DCA">
      <w:pPr>
        <w:rPr>
          <w:rFonts w:asciiTheme="minorHAnsi" w:hAnsiTheme="minorHAnsi"/>
        </w:rPr>
      </w:pPr>
      <w:r w:rsidRPr="00EE0B97">
        <w:rPr>
          <w:rFonts w:asciiTheme="minorHAnsi" w:hAnsiTheme="minorHAnsi"/>
        </w:rPr>
        <w:t>What is the power that evangelists yield? How do con artists do their thing?</w:t>
      </w:r>
      <w:r w:rsidR="00027940" w:rsidRPr="00EE0B97">
        <w:rPr>
          <w:rFonts w:asciiTheme="minorHAnsi" w:hAnsiTheme="minorHAnsi"/>
        </w:rPr>
        <w:t xml:space="preserve"> Why do people give up their power so easily?</w:t>
      </w:r>
    </w:p>
    <w:p w:rsidR="00841E18" w:rsidRPr="00EE0B97" w:rsidRDefault="00841E18" w:rsidP="00500DCA">
      <w:pPr>
        <w:rPr>
          <w:rFonts w:asciiTheme="minorHAnsi" w:hAnsiTheme="minorHAnsi"/>
        </w:rPr>
      </w:pPr>
    </w:p>
    <w:p w:rsidR="00D24280" w:rsidRPr="00EE0B97" w:rsidRDefault="00D24280" w:rsidP="00500DCA">
      <w:pPr>
        <w:rPr>
          <w:rFonts w:asciiTheme="minorHAnsi" w:hAnsiTheme="minorHAnsi"/>
        </w:rPr>
      </w:pPr>
      <w:r w:rsidRPr="00EE0B97">
        <w:rPr>
          <w:rFonts w:asciiTheme="minorHAnsi" w:hAnsiTheme="minorHAnsi"/>
        </w:rPr>
        <w:t>Economists and others believed so fully in the power of the markets and the supposed rationality of people</w:t>
      </w:r>
      <w:r w:rsidR="00A11C9F" w:rsidRPr="00EE0B97">
        <w:rPr>
          <w:rFonts w:asciiTheme="minorHAnsi" w:hAnsiTheme="minorHAnsi"/>
        </w:rPr>
        <w:t xml:space="preserve"> </w:t>
      </w:r>
      <w:r w:rsidRPr="00EE0B97">
        <w:rPr>
          <w:rFonts w:asciiTheme="minorHAnsi" w:hAnsiTheme="minorHAnsi"/>
        </w:rPr>
        <w:t>that it took the 2007 recession to change their minds. This was in spite of all the evidence stacked against their worldview. What’s the cause of this blindness?</w:t>
      </w:r>
    </w:p>
    <w:p w:rsidR="00AF341B" w:rsidRPr="00EE0B97" w:rsidRDefault="00AF341B" w:rsidP="00500DCA">
      <w:pPr>
        <w:rPr>
          <w:rFonts w:asciiTheme="minorHAnsi" w:hAnsiTheme="minorHAnsi"/>
        </w:rPr>
      </w:pPr>
    </w:p>
    <w:p w:rsidR="00E93292" w:rsidRPr="00EE0B97" w:rsidRDefault="00841E18" w:rsidP="00841E18">
      <w:pPr>
        <w:rPr>
          <w:rFonts w:asciiTheme="minorHAnsi" w:hAnsiTheme="minorHAnsi"/>
        </w:rPr>
      </w:pPr>
      <w:r w:rsidRPr="00EE0B97">
        <w:rPr>
          <w:rFonts w:asciiTheme="minorHAnsi" w:hAnsiTheme="minorHAnsi"/>
        </w:rPr>
        <w:t xml:space="preserve">Psychology is the science of the mind. </w:t>
      </w:r>
      <w:r w:rsidR="00E93292" w:rsidRPr="00EE0B97">
        <w:rPr>
          <w:rFonts w:asciiTheme="minorHAnsi" w:hAnsiTheme="minorHAnsi"/>
        </w:rPr>
        <w:t xml:space="preserve">It tries to explain these and other questions. </w:t>
      </w:r>
      <w:r w:rsidR="004B6BEE" w:rsidRPr="00EE0B97">
        <w:rPr>
          <w:rFonts w:asciiTheme="minorHAnsi" w:hAnsiTheme="minorHAnsi"/>
        </w:rPr>
        <w:t xml:space="preserve">Psychiatry is the traditional tool used to help </w:t>
      </w:r>
      <w:r w:rsidR="00E93292" w:rsidRPr="00EE0B97">
        <w:rPr>
          <w:rFonts w:asciiTheme="minorHAnsi" w:hAnsiTheme="minorHAnsi"/>
        </w:rPr>
        <w:t>people</w:t>
      </w:r>
      <w:r w:rsidR="004B6BEE" w:rsidRPr="00EE0B97">
        <w:rPr>
          <w:rFonts w:asciiTheme="minorHAnsi" w:hAnsiTheme="minorHAnsi"/>
        </w:rPr>
        <w:t xml:space="preserve">. Dr. Sigmund Freud is the father of </w:t>
      </w:r>
      <w:r w:rsidR="00AF437E" w:rsidRPr="00EE0B97">
        <w:rPr>
          <w:rFonts w:asciiTheme="minorHAnsi" w:hAnsiTheme="minorHAnsi"/>
        </w:rPr>
        <w:t>traditional psychiatry</w:t>
      </w:r>
      <w:r w:rsidR="004B6BEE" w:rsidRPr="00EE0B97">
        <w:rPr>
          <w:rFonts w:asciiTheme="minorHAnsi" w:hAnsiTheme="minorHAnsi"/>
        </w:rPr>
        <w:t>.</w:t>
      </w:r>
    </w:p>
    <w:p w:rsidR="00E93292" w:rsidRPr="00EE0B97" w:rsidRDefault="00E93292" w:rsidP="00841E18">
      <w:pPr>
        <w:rPr>
          <w:rFonts w:asciiTheme="minorHAnsi" w:hAnsiTheme="minorHAnsi"/>
        </w:rPr>
      </w:pPr>
    </w:p>
    <w:p w:rsidR="004B6BEE" w:rsidRPr="00EE0B97" w:rsidRDefault="004B6BEE" w:rsidP="00841E18">
      <w:pPr>
        <w:rPr>
          <w:rFonts w:asciiTheme="minorHAnsi" w:hAnsiTheme="minorHAnsi"/>
        </w:rPr>
      </w:pPr>
      <w:r w:rsidRPr="00EE0B97">
        <w:rPr>
          <w:rFonts w:asciiTheme="minorHAnsi" w:hAnsiTheme="minorHAnsi"/>
        </w:rPr>
        <w:t xml:space="preserve">In my opinion, </w:t>
      </w:r>
      <w:r w:rsidR="007F2806" w:rsidRPr="00EE0B97">
        <w:rPr>
          <w:rFonts w:asciiTheme="minorHAnsi" w:hAnsiTheme="minorHAnsi"/>
        </w:rPr>
        <w:t xml:space="preserve">Freudian psychology </w:t>
      </w:r>
      <w:r w:rsidRPr="00EE0B97">
        <w:rPr>
          <w:rFonts w:asciiTheme="minorHAnsi" w:hAnsiTheme="minorHAnsi"/>
        </w:rPr>
        <w:t>is completely useless since it takes years to bring about change. If something takes years to change, then how do you know these methods are the cause of the changes? It also can’t be used in everyday life but must be done in a formal setting.</w:t>
      </w:r>
      <w:r w:rsidR="00937B73" w:rsidRPr="00EE0B97">
        <w:rPr>
          <w:rFonts w:asciiTheme="minorHAnsi" w:hAnsiTheme="minorHAnsi"/>
        </w:rPr>
        <w:t xml:space="preserve"> I’m not sure how well it can answer the questions raised at the beginning of this section</w:t>
      </w:r>
      <w:r w:rsidR="007F2806" w:rsidRPr="00EE0B97">
        <w:rPr>
          <w:rFonts w:asciiTheme="minorHAnsi" w:hAnsiTheme="minorHAnsi"/>
        </w:rPr>
        <w:t>.</w:t>
      </w:r>
    </w:p>
    <w:p w:rsidR="00937B73" w:rsidRPr="00EE0B97" w:rsidRDefault="00937B73" w:rsidP="00841E18">
      <w:pPr>
        <w:rPr>
          <w:rFonts w:asciiTheme="minorHAnsi" w:hAnsiTheme="minorHAnsi"/>
        </w:rPr>
      </w:pPr>
    </w:p>
    <w:p w:rsidR="00D327E7" w:rsidRPr="00EE0B97" w:rsidRDefault="00D327E7" w:rsidP="00841E18">
      <w:pPr>
        <w:rPr>
          <w:rFonts w:asciiTheme="minorHAnsi" w:hAnsiTheme="minorHAnsi"/>
        </w:rPr>
      </w:pPr>
      <w:r w:rsidRPr="00EE0B97">
        <w:rPr>
          <w:rFonts w:asciiTheme="minorHAnsi" w:hAnsiTheme="minorHAnsi"/>
        </w:rPr>
        <w:t>There is so much that traditional psychology can’t explain about human behavior that it’s not funny. What is needed is a new model of the mind and new tools to bring about change.</w:t>
      </w:r>
    </w:p>
    <w:p w:rsidR="00841E18" w:rsidRPr="00EE0B97" w:rsidRDefault="00841E18" w:rsidP="00500DCA">
      <w:pPr>
        <w:rPr>
          <w:rFonts w:asciiTheme="minorHAnsi" w:hAnsiTheme="minorHAnsi"/>
        </w:rPr>
      </w:pPr>
    </w:p>
    <w:p w:rsidR="00841E18" w:rsidRPr="00EE0B97" w:rsidRDefault="00D327E7" w:rsidP="00500DCA">
      <w:pPr>
        <w:rPr>
          <w:rFonts w:asciiTheme="minorHAnsi" w:hAnsiTheme="minorHAnsi"/>
        </w:rPr>
      </w:pPr>
      <w:r w:rsidRPr="00EE0B97">
        <w:rPr>
          <w:rFonts w:asciiTheme="minorHAnsi" w:hAnsiTheme="minorHAnsi"/>
        </w:rPr>
        <w:lastRenderedPageBreak/>
        <w:t>New sciences of the mind do exist, along with new t</w:t>
      </w:r>
      <w:r w:rsidR="000646EA" w:rsidRPr="00EE0B97">
        <w:rPr>
          <w:rFonts w:asciiTheme="minorHAnsi" w:hAnsiTheme="minorHAnsi"/>
        </w:rPr>
        <w:t>echnologies, but they are controversial in nature.</w:t>
      </w:r>
    </w:p>
    <w:p w:rsidR="00AF341B" w:rsidRPr="00EE0B97" w:rsidRDefault="00AF341B" w:rsidP="00500DCA">
      <w:pPr>
        <w:rPr>
          <w:rFonts w:asciiTheme="minorHAnsi" w:hAnsiTheme="minorHAnsi"/>
        </w:rPr>
      </w:pPr>
    </w:p>
    <w:p w:rsidR="00AF341B" w:rsidRPr="00EE0B97" w:rsidRDefault="00AF341B" w:rsidP="00AF341B">
      <w:pPr>
        <w:rPr>
          <w:rFonts w:asciiTheme="minorHAnsi" w:hAnsiTheme="minorHAnsi"/>
        </w:rPr>
      </w:pPr>
      <w:r w:rsidRPr="00EE0B97">
        <w:rPr>
          <w:rFonts w:asciiTheme="minorHAnsi" w:hAnsiTheme="minorHAnsi"/>
        </w:rPr>
        <w:t>To begin with, mind control is a reality. It happens all the time.</w:t>
      </w:r>
      <w:r w:rsidR="004F3324" w:rsidRPr="00EE0B97">
        <w:rPr>
          <w:rFonts w:asciiTheme="minorHAnsi" w:hAnsiTheme="minorHAnsi"/>
        </w:rPr>
        <w:t xml:space="preserve"> </w:t>
      </w:r>
      <w:r w:rsidR="009A41F9" w:rsidRPr="00EE0B97">
        <w:rPr>
          <w:rFonts w:asciiTheme="minorHAnsi" w:hAnsiTheme="minorHAnsi"/>
        </w:rPr>
        <w:t xml:space="preserve">Just like computer hackers, brain hackers exploit weaknesses within us to do that with is harmful to </w:t>
      </w:r>
      <w:r w:rsidR="00BB1A4A" w:rsidRPr="00EE0B97">
        <w:rPr>
          <w:rFonts w:asciiTheme="minorHAnsi" w:hAnsiTheme="minorHAnsi"/>
        </w:rPr>
        <w:t>u</w:t>
      </w:r>
      <w:r w:rsidR="009A41F9" w:rsidRPr="00EE0B97">
        <w:rPr>
          <w:rFonts w:asciiTheme="minorHAnsi" w:hAnsiTheme="minorHAnsi"/>
        </w:rPr>
        <w:t xml:space="preserve">s. </w:t>
      </w:r>
      <w:r w:rsidR="00B65859" w:rsidRPr="00EE0B97">
        <w:rPr>
          <w:rFonts w:asciiTheme="minorHAnsi" w:hAnsiTheme="minorHAnsi"/>
        </w:rPr>
        <w:t xml:space="preserve">Sometimes it’s as easy as telling a person what to do (peer pressure, blind obedience to authority, etc.) </w:t>
      </w:r>
      <w:r w:rsidR="009A41F9" w:rsidRPr="00EE0B97">
        <w:rPr>
          <w:rFonts w:asciiTheme="minorHAnsi" w:hAnsiTheme="minorHAnsi"/>
        </w:rPr>
        <w:t>Knowledge is the only took we have for defending ourselves.</w:t>
      </w:r>
    </w:p>
    <w:p w:rsidR="00513BC2" w:rsidRPr="00EE0B97" w:rsidRDefault="00513BC2" w:rsidP="00AF341B">
      <w:pPr>
        <w:rPr>
          <w:rFonts w:asciiTheme="minorHAnsi" w:hAnsiTheme="minorHAnsi"/>
        </w:rPr>
      </w:pPr>
    </w:p>
    <w:p w:rsidR="00513BC2" w:rsidRPr="00EE0B97" w:rsidRDefault="00513BC2" w:rsidP="00AF341B">
      <w:pPr>
        <w:rPr>
          <w:rFonts w:asciiTheme="minorHAnsi" w:hAnsiTheme="minorHAnsi"/>
        </w:rPr>
      </w:pPr>
      <w:r w:rsidRPr="00EE0B97">
        <w:rPr>
          <w:rFonts w:asciiTheme="minorHAnsi" w:hAnsiTheme="minorHAnsi"/>
        </w:rPr>
        <w:t xml:space="preserve">The following are some </w:t>
      </w:r>
      <w:r w:rsidR="00BB1A4A" w:rsidRPr="00EE0B97">
        <w:rPr>
          <w:rFonts w:asciiTheme="minorHAnsi" w:hAnsiTheme="minorHAnsi"/>
        </w:rPr>
        <w:t>fields of knowledge</w:t>
      </w:r>
      <w:r w:rsidRPr="00EE0B97">
        <w:rPr>
          <w:rFonts w:asciiTheme="minorHAnsi" w:hAnsiTheme="minorHAnsi"/>
        </w:rPr>
        <w:t xml:space="preserve"> worth knowing</w:t>
      </w:r>
      <w:r w:rsidR="00A85E73" w:rsidRPr="00EE0B97">
        <w:rPr>
          <w:rFonts w:asciiTheme="minorHAnsi" w:hAnsiTheme="minorHAnsi"/>
        </w:rPr>
        <w:t>.</w:t>
      </w:r>
    </w:p>
    <w:p w:rsidR="00841E18" w:rsidRPr="00EE0B97" w:rsidRDefault="00D327E7" w:rsidP="00D327E7">
      <w:pPr>
        <w:pStyle w:val="H4"/>
        <w:rPr>
          <w:rFonts w:asciiTheme="minorHAnsi" w:hAnsiTheme="minorHAnsi"/>
        </w:rPr>
      </w:pPr>
      <w:r w:rsidRPr="00EE0B97">
        <w:rPr>
          <w:rFonts w:asciiTheme="minorHAnsi" w:hAnsiTheme="minorHAnsi"/>
        </w:rPr>
        <w:t>Neuro-Linguistic Programming</w:t>
      </w:r>
    </w:p>
    <w:p w:rsidR="000646EA" w:rsidRPr="00EE0B97" w:rsidRDefault="000646EA" w:rsidP="00500DCA">
      <w:pPr>
        <w:rPr>
          <w:rFonts w:asciiTheme="minorHAnsi" w:hAnsiTheme="minorHAnsi"/>
        </w:rPr>
      </w:pPr>
      <w:r w:rsidRPr="00EE0B97">
        <w:rPr>
          <w:rFonts w:asciiTheme="minorHAnsi" w:hAnsiTheme="minorHAnsi"/>
        </w:rPr>
        <w:t xml:space="preserve">One such field of study is </w:t>
      </w:r>
      <w:r w:rsidRPr="00EE0B97">
        <w:rPr>
          <w:rFonts w:asciiTheme="minorHAnsi" w:hAnsiTheme="minorHAnsi"/>
          <w:i/>
        </w:rPr>
        <w:t>Neuro-Linguistic Programming</w:t>
      </w:r>
      <w:r w:rsidRPr="00EE0B97">
        <w:rPr>
          <w:rFonts w:asciiTheme="minorHAnsi" w:hAnsiTheme="minorHAnsi"/>
        </w:rPr>
        <w:t xml:space="preserve"> (NLP). The basic principle of NLP is that we create models of our worlds in our minds and then we act on the model as if </w:t>
      </w:r>
      <w:r w:rsidR="00AF437E" w:rsidRPr="00EE0B97">
        <w:rPr>
          <w:rFonts w:asciiTheme="minorHAnsi" w:hAnsiTheme="minorHAnsi"/>
        </w:rPr>
        <w:t>they</w:t>
      </w:r>
      <w:r w:rsidRPr="00EE0B97">
        <w:rPr>
          <w:rFonts w:asciiTheme="minorHAnsi" w:hAnsiTheme="minorHAnsi"/>
        </w:rPr>
        <w:t xml:space="preserve"> were the real world. NLP as a field of study was introduced by Richard Bandler and John Grinder.</w:t>
      </w:r>
    </w:p>
    <w:p w:rsidR="000646EA" w:rsidRPr="00EE0B97" w:rsidRDefault="000646EA" w:rsidP="00500DCA">
      <w:pPr>
        <w:rPr>
          <w:rFonts w:asciiTheme="minorHAnsi" w:hAnsiTheme="minorHAnsi"/>
        </w:rPr>
      </w:pPr>
    </w:p>
    <w:p w:rsidR="000646EA" w:rsidRPr="00EE0B97" w:rsidRDefault="00AF437E" w:rsidP="00500DCA">
      <w:pPr>
        <w:rPr>
          <w:rFonts w:asciiTheme="minorHAnsi" w:hAnsiTheme="minorHAnsi"/>
        </w:rPr>
      </w:pPr>
      <w:r w:rsidRPr="00EE0B97">
        <w:rPr>
          <w:rFonts w:asciiTheme="minorHAnsi" w:hAnsiTheme="minorHAnsi"/>
        </w:rPr>
        <w:t xml:space="preserve">The principle of NLP is that </w:t>
      </w:r>
      <w:r w:rsidR="00E75F0A" w:rsidRPr="00EE0B97">
        <w:rPr>
          <w:rFonts w:asciiTheme="minorHAnsi" w:hAnsiTheme="minorHAnsi"/>
        </w:rPr>
        <w:t xml:space="preserve">no one is evil or crazy. Instead, </w:t>
      </w:r>
      <w:r w:rsidRPr="00EE0B97">
        <w:rPr>
          <w:rFonts w:asciiTheme="minorHAnsi" w:hAnsiTheme="minorHAnsi"/>
        </w:rPr>
        <w:t>people make the best choice based on their current view of the world.</w:t>
      </w:r>
      <w:r w:rsidR="00E75F0A" w:rsidRPr="00EE0B97">
        <w:rPr>
          <w:rFonts w:asciiTheme="minorHAnsi" w:hAnsiTheme="minorHAnsi"/>
        </w:rPr>
        <w:t xml:space="preserve"> Unacceptable behaviors automatically drop away when the person’s worldview is expanded to include more choices.</w:t>
      </w:r>
    </w:p>
    <w:p w:rsidR="00AF437E" w:rsidRPr="00EE0B97" w:rsidRDefault="00AF437E" w:rsidP="00AF437E">
      <w:pPr>
        <w:pStyle w:val="H4"/>
        <w:rPr>
          <w:rFonts w:asciiTheme="minorHAnsi" w:hAnsiTheme="minorHAnsi"/>
        </w:rPr>
      </w:pPr>
      <w:r w:rsidRPr="00EE0B97">
        <w:rPr>
          <w:rFonts w:asciiTheme="minorHAnsi" w:hAnsiTheme="minorHAnsi"/>
        </w:rPr>
        <w:t>The Sub/Super Conscious Mind</w:t>
      </w:r>
    </w:p>
    <w:p w:rsidR="00697566" w:rsidRPr="00EE0B97" w:rsidRDefault="007F2806" w:rsidP="007E35F6">
      <w:pPr>
        <w:rPr>
          <w:rFonts w:asciiTheme="minorHAnsi" w:hAnsiTheme="minorHAnsi"/>
        </w:rPr>
      </w:pPr>
      <w:r w:rsidRPr="00EE0B97">
        <w:rPr>
          <w:rFonts w:asciiTheme="minorHAnsi" w:hAnsiTheme="minorHAnsi"/>
        </w:rPr>
        <w:t xml:space="preserve">Dr. Stanislav Grof </w:t>
      </w:r>
      <w:r w:rsidR="00513BC2" w:rsidRPr="00EE0B97">
        <w:rPr>
          <w:rFonts w:asciiTheme="minorHAnsi" w:hAnsiTheme="minorHAnsi"/>
        </w:rPr>
        <w:t xml:space="preserve">has spent decades studying altered states of consciousness. His research highlights just how </w:t>
      </w:r>
      <w:r w:rsidR="001E0F47" w:rsidRPr="00EE0B97">
        <w:rPr>
          <w:rFonts w:asciiTheme="minorHAnsi" w:hAnsiTheme="minorHAnsi"/>
        </w:rPr>
        <w:t>inadequate</w:t>
      </w:r>
      <w:r w:rsidR="00513BC2" w:rsidRPr="00EE0B97">
        <w:rPr>
          <w:rFonts w:asciiTheme="minorHAnsi" w:hAnsiTheme="minorHAnsi"/>
        </w:rPr>
        <w:t xml:space="preserve"> our understanding of the mind is.</w:t>
      </w:r>
      <w:r w:rsidRPr="00EE0B97">
        <w:rPr>
          <w:rFonts w:asciiTheme="minorHAnsi" w:hAnsiTheme="minorHAnsi"/>
        </w:rPr>
        <w:t xml:space="preserve"> His methods are unorthodox but his results are impressive.</w:t>
      </w:r>
      <w:r w:rsidR="00513BC2" w:rsidRPr="00EE0B97">
        <w:rPr>
          <w:rFonts w:asciiTheme="minorHAnsi" w:hAnsiTheme="minorHAnsi"/>
        </w:rPr>
        <w:t xml:space="preserve"> He has helped many people the orthodox community considered incurable.</w:t>
      </w:r>
      <w:r w:rsidR="00F47C52" w:rsidRPr="00EE0B97">
        <w:rPr>
          <w:rFonts w:asciiTheme="minorHAnsi" w:hAnsiTheme="minorHAnsi"/>
        </w:rPr>
        <w:t xml:space="preserve"> One of his books is </w:t>
      </w:r>
      <w:r w:rsidR="00F47C52" w:rsidRPr="00EE0B97">
        <w:rPr>
          <w:rFonts w:asciiTheme="minorHAnsi" w:hAnsiTheme="minorHAnsi"/>
          <w:i/>
        </w:rPr>
        <w:t>The Adventure of Self-Consciousness.</w:t>
      </w:r>
    </w:p>
    <w:p w:rsidR="00073CC3" w:rsidRPr="00EE0B97" w:rsidRDefault="00073CC3" w:rsidP="00073CC3">
      <w:pPr>
        <w:pStyle w:val="H4"/>
        <w:rPr>
          <w:rFonts w:asciiTheme="minorHAnsi" w:hAnsiTheme="minorHAnsi"/>
        </w:rPr>
      </w:pPr>
      <w:r w:rsidRPr="00EE0B97">
        <w:rPr>
          <w:rFonts w:asciiTheme="minorHAnsi" w:hAnsiTheme="minorHAnsi"/>
        </w:rPr>
        <w:t>Hypnotic Past Life Regression</w:t>
      </w:r>
    </w:p>
    <w:p w:rsidR="00073CC3" w:rsidRPr="00EE0B97" w:rsidRDefault="00073CC3" w:rsidP="00073CC3">
      <w:pPr>
        <w:rPr>
          <w:rFonts w:asciiTheme="minorHAnsi" w:hAnsiTheme="minorHAnsi"/>
        </w:rPr>
      </w:pPr>
      <w:r w:rsidRPr="00EE0B97">
        <w:rPr>
          <w:rFonts w:asciiTheme="minorHAnsi" w:hAnsiTheme="minorHAnsi"/>
        </w:rPr>
        <w:t>Hypnosis is a controversial tool used to uncover memories. The problem with memories is that they change every time you remember something. This is bad if you just want to obtain factual data. However</w:t>
      </w:r>
      <w:r w:rsidR="00451371" w:rsidRPr="00EE0B97">
        <w:rPr>
          <w:rFonts w:asciiTheme="minorHAnsi" w:hAnsiTheme="minorHAnsi"/>
        </w:rPr>
        <w:t>,</w:t>
      </w:r>
      <w:r w:rsidRPr="00EE0B97">
        <w:rPr>
          <w:rFonts w:asciiTheme="minorHAnsi" w:hAnsiTheme="minorHAnsi"/>
        </w:rPr>
        <w:t xml:space="preserve"> this is good if you want to erase past life traumas.</w:t>
      </w:r>
    </w:p>
    <w:p w:rsidR="007E35F6" w:rsidRPr="00EE0B97" w:rsidRDefault="007E35F6" w:rsidP="00073CC3">
      <w:pPr>
        <w:rPr>
          <w:rFonts w:asciiTheme="minorHAnsi" w:hAnsiTheme="minorHAnsi"/>
        </w:rPr>
      </w:pPr>
    </w:p>
    <w:p w:rsidR="000912C8" w:rsidRPr="00EE0B97" w:rsidRDefault="007E35F6" w:rsidP="00073CC3">
      <w:pPr>
        <w:rPr>
          <w:rFonts w:asciiTheme="minorHAnsi" w:hAnsiTheme="minorHAnsi"/>
        </w:rPr>
      </w:pPr>
      <w:r w:rsidRPr="00EE0B97">
        <w:rPr>
          <w:rFonts w:asciiTheme="minorHAnsi" w:hAnsiTheme="minorHAnsi"/>
        </w:rPr>
        <w:t xml:space="preserve">Some </w:t>
      </w:r>
      <w:r w:rsidR="00451371" w:rsidRPr="00EE0B97">
        <w:rPr>
          <w:rFonts w:asciiTheme="minorHAnsi" w:hAnsiTheme="minorHAnsi"/>
        </w:rPr>
        <w:t xml:space="preserve">therapists use hypnosis to </w:t>
      </w:r>
      <w:r w:rsidR="000912C8" w:rsidRPr="00EE0B97">
        <w:rPr>
          <w:rFonts w:asciiTheme="minorHAnsi" w:hAnsiTheme="minorHAnsi"/>
        </w:rPr>
        <w:t>help people find out about their past lives.</w:t>
      </w:r>
      <w:r w:rsidR="007C06A5" w:rsidRPr="00EE0B97">
        <w:rPr>
          <w:rFonts w:asciiTheme="minorHAnsi" w:hAnsiTheme="minorHAnsi"/>
        </w:rPr>
        <w:t xml:space="preserve"> They have used this to great effect to help </w:t>
      </w:r>
      <w:r w:rsidR="001311DE" w:rsidRPr="00EE0B97">
        <w:rPr>
          <w:rFonts w:asciiTheme="minorHAnsi" w:hAnsiTheme="minorHAnsi"/>
        </w:rPr>
        <w:t xml:space="preserve">people </w:t>
      </w:r>
      <w:r w:rsidR="007C06A5" w:rsidRPr="00EE0B97">
        <w:rPr>
          <w:rFonts w:asciiTheme="minorHAnsi" w:hAnsiTheme="minorHAnsi"/>
        </w:rPr>
        <w:t>live productive lives.</w:t>
      </w:r>
      <w:r w:rsidR="000912C8" w:rsidRPr="00EE0B97">
        <w:rPr>
          <w:rFonts w:asciiTheme="minorHAnsi" w:hAnsiTheme="minorHAnsi"/>
        </w:rPr>
        <w:t xml:space="preserve"> There are many quality books on this subject.</w:t>
      </w:r>
    </w:p>
    <w:p w:rsidR="000912C8" w:rsidRPr="00EE0B97" w:rsidRDefault="000912C8" w:rsidP="00073CC3">
      <w:pPr>
        <w:rPr>
          <w:rFonts w:asciiTheme="minorHAnsi" w:hAnsiTheme="minorHAnsi"/>
        </w:rPr>
      </w:pPr>
    </w:p>
    <w:p w:rsidR="007E35F6" w:rsidRPr="00EE0B97" w:rsidRDefault="007E35F6" w:rsidP="00073CC3">
      <w:pPr>
        <w:rPr>
          <w:rFonts w:asciiTheme="minorHAnsi" w:hAnsiTheme="minorHAnsi"/>
        </w:rPr>
      </w:pPr>
      <w:r w:rsidRPr="00EE0B97">
        <w:rPr>
          <w:rFonts w:asciiTheme="minorHAnsi" w:hAnsiTheme="minorHAnsi"/>
        </w:rPr>
        <w:t xml:space="preserve">Dr. </w:t>
      </w:r>
      <w:r w:rsidR="007C06A5" w:rsidRPr="00EE0B97">
        <w:rPr>
          <w:rFonts w:asciiTheme="minorHAnsi" w:hAnsiTheme="minorHAnsi"/>
        </w:rPr>
        <w:t xml:space="preserve">Michael Newton </w:t>
      </w:r>
      <w:r w:rsidR="00A85E73" w:rsidRPr="00EE0B97">
        <w:rPr>
          <w:rFonts w:asciiTheme="minorHAnsi" w:hAnsiTheme="minorHAnsi"/>
        </w:rPr>
        <w:t xml:space="preserve">has pioneered a way </w:t>
      </w:r>
      <w:r w:rsidR="007C06A5" w:rsidRPr="00EE0B97">
        <w:rPr>
          <w:rFonts w:asciiTheme="minorHAnsi" w:hAnsiTheme="minorHAnsi"/>
        </w:rPr>
        <w:t>to</w:t>
      </w:r>
      <w:r w:rsidR="00A85E73" w:rsidRPr="00EE0B97">
        <w:rPr>
          <w:rFonts w:asciiTheme="minorHAnsi" w:hAnsiTheme="minorHAnsi"/>
        </w:rPr>
        <w:t xml:space="preserve"> take people to a place between lives. </w:t>
      </w:r>
      <w:r w:rsidR="00A85E73" w:rsidRPr="00EE0B97">
        <w:rPr>
          <w:rFonts w:asciiTheme="minorHAnsi" w:hAnsiTheme="minorHAnsi"/>
          <w:i/>
        </w:rPr>
        <w:t>Journey of Souls</w:t>
      </w:r>
      <w:r w:rsidR="00A85E73" w:rsidRPr="00EE0B97">
        <w:rPr>
          <w:rFonts w:asciiTheme="minorHAnsi" w:hAnsiTheme="minorHAnsi"/>
        </w:rPr>
        <w:t xml:space="preserve"> and </w:t>
      </w:r>
      <w:r w:rsidR="00A85E73" w:rsidRPr="00EE0B97">
        <w:rPr>
          <w:rFonts w:asciiTheme="minorHAnsi" w:hAnsiTheme="minorHAnsi"/>
          <w:i/>
        </w:rPr>
        <w:t>Destiny of Souls</w:t>
      </w:r>
      <w:r w:rsidR="00A85E73" w:rsidRPr="00EE0B97">
        <w:rPr>
          <w:rFonts w:asciiTheme="minorHAnsi" w:hAnsiTheme="minorHAnsi"/>
        </w:rPr>
        <w:t xml:space="preserve"> document his research.</w:t>
      </w:r>
    </w:p>
    <w:p w:rsidR="007C06A5" w:rsidRPr="00EE0B97" w:rsidRDefault="007C06A5" w:rsidP="00073CC3">
      <w:pPr>
        <w:rPr>
          <w:rFonts w:asciiTheme="minorHAnsi" w:hAnsiTheme="minorHAnsi"/>
        </w:rPr>
      </w:pPr>
    </w:p>
    <w:p w:rsidR="007E35F6" w:rsidRPr="00EE0B97" w:rsidRDefault="007C06A5" w:rsidP="00073CC3">
      <w:pPr>
        <w:rPr>
          <w:rFonts w:asciiTheme="minorHAnsi" w:hAnsiTheme="minorHAnsi"/>
        </w:rPr>
      </w:pPr>
      <w:r w:rsidRPr="00EE0B97">
        <w:rPr>
          <w:rFonts w:asciiTheme="minorHAnsi" w:hAnsiTheme="minorHAnsi"/>
        </w:rPr>
        <w:t>To those who don’t believe in souls, I ask you this, “Does it really matter</w:t>
      </w:r>
      <w:r w:rsidR="00504770" w:rsidRPr="00EE0B97">
        <w:rPr>
          <w:rFonts w:asciiTheme="minorHAnsi" w:hAnsiTheme="minorHAnsi"/>
        </w:rPr>
        <w:t xml:space="preserve"> whether souls exist,</w:t>
      </w:r>
      <w:r w:rsidRPr="00EE0B97">
        <w:rPr>
          <w:rFonts w:asciiTheme="minorHAnsi" w:hAnsiTheme="minorHAnsi"/>
        </w:rPr>
        <w:t xml:space="preserve"> if it frees you from a lifetime of torment and allows you to live a rich and fulfilling life?”</w:t>
      </w:r>
      <w:r w:rsidR="00A85E73" w:rsidRPr="00EE0B97">
        <w:rPr>
          <w:rFonts w:asciiTheme="minorHAnsi" w:hAnsiTheme="minorHAnsi"/>
        </w:rPr>
        <w:t xml:space="preserve"> However, each person must make up their </w:t>
      </w:r>
      <w:r w:rsidR="00504770" w:rsidRPr="00EE0B97">
        <w:rPr>
          <w:rFonts w:asciiTheme="minorHAnsi" w:hAnsiTheme="minorHAnsi"/>
        </w:rPr>
        <w:t xml:space="preserve">own </w:t>
      </w:r>
      <w:r w:rsidR="00A85E73" w:rsidRPr="00EE0B97">
        <w:rPr>
          <w:rFonts w:asciiTheme="minorHAnsi" w:hAnsiTheme="minorHAnsi"/>
        </w:rPr>
        <w:t>mind on the subject, and n</w:t>
      </w:r>
      <w:r w:rsidR="00504770" w:rsidRPr="00EE0B97">
        <w:rPr>
          <w:rFonts w:asciiTheme="minorHAnsi" w:hAnsiTheme="minorHAnsi"/>
        </w:rPr>
        <w:t>o</w:t>
      </w:r>
      <w:r w:rsidR="00A85E73" w:rsidRPr="00EE0B97">
        <w:rPr>
          <w:rFonts w:asciiTheme="minorHAnsi" w:hAnsiTheme="minorHAnsi"/>
        </w:rPr>
        <w:t xml:space="preserve"> one has the right to dictate what </w:t>
      </w:r>
      <w:r w:rsidR="00504770" w:rsidRPr="00EE0B97">
        <w:rPr>
          <w:rFonts w:asciiTheme="minorHAnsi" w:hAnsiTheme="minorHAnsi"/>
        </w:rPr>
        <w:t>another thinks</w:t>
      </w:r>
      <w:r w:rsidR="00A85E73" w:rsidRPr="00EE0B97">
        <w:rPr>
          <w:rFonts w:asciiTheme="minorHAnsi" w:hAnsiTheme="minorHAnsi"/>
        </w:rPr>
        <w:t>.</w:t>
      </w:r>
    </w:p>
    <w:p w:rsidR="00AF437E" w:rsidRPr="00EE0B97" w:rsidRDefault="00AF437E" w:rsidP="00E75F0A">
      <w:pPr>
        <w:pStyle w:val="H4"/>
        <w:rPr>
          <w:rFonts w:asciiTheme="minorHAnsi" w:hAnsiTheme="minorHAnsi"/>
        </w:rPr>
      </w:pPr>
      <w:r w:rsidRPr="00EE0B97">
        <w:rPr>
          <w:rFonts w:asciiTheme="minorHAnsi" w:hAnsiTheme="minorHAnsi"/>
        </w:rPr>
        <w:t xml:space="preserve">Ericksonian Hypnosys, </w:t>
      </w:r>
      <w:r w:rsidR="00073CC3" w:rsidRPr="00EE0B97">
        <w:rPr>
          <w:rFonts w:asciiTheme="minorHAnsi" w:hAnsiTheme="minorHAnsi"/>
        </w:rPr>
        <w:t xml:space="preserve">Black-Ops, </w:t>
      </w:r>
      <w:r w:rsidRPr="00EE0B97">
        <w:rPr>
          <w:rFonts w:asciiTheme="minorHAnsi" w:hAnsiTheme="minorHAnsi"/>
        </w:rPr>
        <w:t>Seduction</w:t>
      </w:r>
    </w:p>
    <w:p w:rsidR="00AF437E" w:rsidRPr="00EE0B97" w:rsidRDefault="00073CC3" w:rsidP="00500DCA">
      <w:pPr>
        <w:rPr>
          <w:rFonts w:asciiTheme="minorHAnsi" w:hAnsiTheme="minorHAnsi"/>
        </w:rPr>
      </w:pPr>
      <w:r w:rsidRPr="00EE0B97">
        <w:rPr>
          <w:rFonts w:asciiTheme="minorHAnsi" w:hAnsiTheme="minorHAnsi"/>
        </w:rPr>
        <w:t>Is it possible to control people and make them do what you what you want them to do? Many people think that it is not only possible but happening now. This would be very dangerous if true. This is why you should know and find out for yourself.</w:t>
      </w:r>
    </w:p>
    <w:p w:rsidR="00697566" w:rsidRPr="00EE0B97" w:rsidRDefault="00697566" w:rsidP="00500DCA">
      <w:pPr>
        <w:rPr>
          <w:rFonts w:asciiTheme="minorHAnsi" w:hAnsiTheme="minorHAnsi"/>
        </w:rPr>
      </w:pPr>
    </w:p>
    <w:p w:rsidR="00697566" w:rsidRPr="00EE0B97" w:rsidRDefault="00073CC3" w:rsidP="00500DCA">
      <w:pPr>
        <w:rPr>
          <w:rFonts w:asciiTheme="minorHAnsi" w:hAnsiTheme="minorHAnsi"/>
        </w:rPr>
      </w:pPr>
      <w:r w:rsidRPr="00EE0B97">
        <w:rPr>
          <w:rFonts w:asciiTheme="minorHAnsi" w:hAnsiTheme="minorHAnsi"/>
        </w:rPr>
        <w:t>With standard hypnosis, you need to lie down on a bed and relax. Being overt, it is nearly impossible for someone to do something to you without your consensus. However, it is possible to put someone into a hypnotic trance, just by talking to them. The great therapist Milton Erickson</w:t>
      </w:r>
      <w:r w:rsidR="00A76E53" w:rsidRPr="00EE0B97">
        <w:rPr>
          <w:rFonts w:asciiTheme="minorHAnsi" w:hAnsiTheme="minorHAnsi"/>
        </w:rPr>
        <w:t xml:space="preserve"> invented this form of hypnosis. He used it with great success to help patients other therapists considered untreatable. </w:t>
      </w:r>
      <w:r w:rsidR="00834883" w:rsidRPr="00EE0B97">
        <w:rPr>
          <w:rFonts w:asciiTheme="minorHAnsi" w:hAnsiTheme="minorHAnsi"/>
        </w:rPr>
        <w:t>He was a very ethical person, but not everyone is</w:t>
      </w:r>
      <w:r w:rsidR="00003491" w:rsidRPr="00EE0B97">
        <w:rPr>
          <w:rFonts w:asciiTheme="minorHAnsi" w:hAnsiTheme="minorHAnsi"/>
        </w:rPr>
        <w:t xml:space="preserve"> so ethical</w:t>
      </w:r>
      <w:r w:rsidR="00834883" w:rsidRPr="00EE0B97">
        <w:rPr>
          <w:rFonts w:asciiTheme="minorHAnsi" w:hAnsiTheme="minorHAnsi"/>
        </w:rPr>
        <w:t>.</w:t>
      </w:r>
    </w:p>
    <w:p w:rsidR="00697566" w:rsidRPr="00EE0B97" w:rsidRDefault="00697566" w:rsidP="00500DCA">
      <w:pPr>
        <w:rPr>
          <w:rFonts w:asciiTheme="minorHAnsi" w:hAnsiTheme="minorHAnsi"/>
        </w:rPr>
      </w:pPr>
    </w:p>
    <w:p w:rsidR="00697566" w:rsidRPr="00EE0B97" w:rsidRDefault="0002547C" w:rsidP="00500DCA">
      <w:pPr>
        <w:rPr>
          <w:rFonts w:asciiTheme="minorHAnsi" w:hAnsiTheme="minorHAnsi"/>
        </w:rPr>
      </w:pPr>
      <w:r w:rsidRPr="00EE0B97">
        <w:rPr>
          <w:rFonts w:asciiTheme="minorHAnsi" w:hAnsiTheme="minorHAnsi"/>
        </w:rPr>
        <w:t>T</w:t>
      </w:r>
      <w:r w:rsidR="00834883" w:rsidRPr="00EE0B97">
        <w:rPr>
          <w:rFonts w:asciiTheme="minorHAnsi" w:hAnsiTheme="minorHAnsi"/>
        </w:rPr>
        <w:t xml:space="preserve">he purpose of Black-Ops is to control others for personal </w:t>
      </w:r>
      <w:r w:rsidRPr="00EE0B97">
        <w:rPr>
          <w:rFonts w:asciiTheme="minorHAnsi" w:hAnsiTheme="minorHAnsi"/>
        </w:rPr>
        <w:t>gain, even if it means harming the other person</w:t>
      </w:r>
      <w:r w:rsidR="00834883" w:rsidRPr="00EE0B97">
        <w:rPr>
          <w:rFonts w:asciiTheme="minorHAnsi" w:hAnsiTheme="minorHAnsi"/>
        </w:rPr>
        <w:t xml:space="preserve">. However, it is commonly believed in the hypnosis community that all hypnosis is self hypnosis, and that no one can make you do anything that </w:t>
      </w:r>
      <w:r w:rsidRPr="00EE0B97">
        <w:rPr>
          <w:rFonts w:asciiTheme="minorHAnsi" w:hAnsiTheme="minorHAnsi"/>
        </w:rPr>
        <w:t>you don’t want to do. On the other hand, people do destructive and self-destructive things all the time, making this an effective way to control others.</w:t>
      </w:r>
    </w:p>
    <w:p w:rsidR="00697566" w:rsidRPr="00EE0B97" w:rsidRDefault="00697566" w:rsidP="00500DCA">
      <w:pPr>
        <w:rPr>
          <w:rFonts w:asciiTheme="minorHAnsi" w:hAnsiTheme="minorHAnsi"/>
        </w:rPr>
      </w:pPr>
    </w:p>
    <w:p w:rsidR="00697566" w:rsidRPr="00EE0B97" w:rsidRDefault="0002547C" w:rsidP="00500DCA">
      <w:pPr>
        <w:rPr>
          <w:rFonts w:asciiTheme="minorHAnsi" w:hAnsiTheme="minorHAnsi"/>
        </w:rPr>
      </w:pPr>
      <w:r w:rsidRPr="00EE0B97">
        <w:rPr>
          <w:rFonts w:asciiTheme="minorHAnsi" w:hAnsiTheme="minorHAnsi"/>
        </w:rPr>
        <w:t xml:space="preserve">Just as its name suggests, people use Seduction to seduce </w:t>
      </w:r>
      <w:r w:rsidR="00003491" w:rsidRPr="00EE0B97">
        <w:rPr>
          <w:rFonts w:asciiTheme="minorHAnsi" w:hAnsiTheme="minorHAnsi"/>
        </w:rPr>
        <w:t>others</w:t>
      </w:r>
      <w:r w:rsidRPr="00EE0B97">
        <w:rPr>
          <w:rFonts w:asciiTheme="minorHAnsi" w:hAnsiTheme="minorHAnsi"/>
        </w:rPr>
        <w:t>.</w:t>
      </w:r>
    </w:p>
    <w:p w:rsidR="00E93292" w:rsidRPr="00EE0B97" w:rsidRDefault="007C06A5" w:rsidP="007C06A5">
      <w:pPr>
        <w:pStyle w:val="H4"/>
        <w:rPr>
          <w:rFonts w:asciiTheme="minorHAnsi" w:hAnsiTheme="minorHAnsi"/>
        </w:rPr>
      </w:pPr>
      <w:r w:rsidRPr="00EE0B97">
        <w:rPr>
          <w:rFonts w:asciiTheme="minorHAnsi" w:hAnsiTheme="minorHAnsi"/>
        </w:rPr>
        <w:t>The Sound of One Hand Clapping</w:t>
      </w:r>
    </w:p>
    <w:p w:rsidR="00E93292" w:rsidRPr="00EE0B97" w:rsidRDefault="00003491" w:rsidP="00500DCA">
      <w:pPr>
        <w:rPr>
          <w:rFonts w:asciiTheme="minorHAnsi" w:hAnsiTheme="minorHAnsi"/>
        </w:rPr>
      </w:pPr>
      <w:r w:rsidRPr="00EE0B97">
        <w:rPr>
          <w:rFonts w:asciiTheme="minorHAnsi" w:hAnsiTheme="minorHAnsi"/>
        </w:rPr>
        <w:t>There are many ways of exploring our spiritual selves. One way is meditation. Another way is yoga. However, you don’t need to follow formal way</w:t>
      </w:r>
      <w:r w:rsidR="001D27C2" w:rsidRPr="00EE0B97">
        <w:rPr>
          <w:rFonts w:asciiTheme="minorHAnsi" w:hAnsiTheme="minorHAnsi"/>
        </w:rPr>
        <w:t>s of self exploration to grow spiritually. All you need is some quiet time alone. Some people get this by going fishing by themselves.</w:t>
      </w:r>
    </w:p>
    <w:p w:rsidR="00E93292" w:rsidRPr="00EE0B97" w:rsidRDefault="00E93292" w:rsidP="00500DCA">
      <w:pPr>
        <w:rPr>
          <w:rFonts w:asciiTheme="minorHAnsi" w:hAnsiTheme="minorHAnsi"/>
        </w:rPr>
      </w:pPr>
    </w:p>
    <w:p w:rsidR="00E93292" w:rsidRPr="00EE0B97" w:rsidRDefault="001D27C2" w:rsidP="00500DCA">
      <w:pPr>
        <w:rPr>
          <w:rFonts w:asciiTheme="minorHAnsi" w:hAnsiTheme="minorHAnsi"/>
        </w:rPr>
      </w:pPr>
      <w:r w:rsidRPr="00EE0B97">
        <w:rPr>
          <w:rFonts w:asciiTheme="minorHAnsi" w:hAnsiTheme="minorHAnsi"/>
        </w:rPr>
        <w:t xml:space="preserve">I do this by reading science and spiritual books and contemplating what </w:t>
      </w:r>
      <w:r w:rsidR="00286192" w:rsidRPr="00EE0B97">
        <w:rPr>
          <w:rFonts w:asciiTheme="minorHAnsi" w:hAnsiTheme="minorHAnsi"/>
        </w:rPr>
        <w:t xml:space="preserve">I </w:t>
      </w:r>
      <w:r w:rsidRPr="00EE0B97">
        <w:rPr>
          <w:rFonts w:asciiTheme="minorHAnsi" w:hAnsiTheme="minorHAnsi"/>
        </w:rPr>
        <w:t>have read.</w:t>
      </w:r>
      <w:r w:rsidR="001B6FFD" w:rsidRPr="00EE0B97">
        <w:rPr>
          <w:rFonts w:asciiTheme="minorHAnsi" w:hAnsiTheme="minorHAnsi"/>
        </w:rPr>
        <w:t xml:space="preserve"> </w:t>
      </w:r>
      <w:r w:rsidR="001B1BC1" w:rsidRPr="00EE0B97">
        <w:rPr>
          <w:rFonts w:asciiTheme="minorHAnsi" w:hAnsiTheme="minorHAnsi"/>
        </w:rPr>
        <w:t>I also like reading about soul quests, where the hero is lost and then finds their way to their heart’s desire.</w:t>
      </w:r>
    </w:p>
    <w:p w:rsidR="001D27C2" w:rsidRPr="00EE0B97" w:rsidRDefault="001D27C2" w:rsidP="00500DCA">
      <w:pPr>
        <w:rPr>
          <w:rFonts w:asciiTheme="minorHAnsi" w:hAnsiTheme="minorHAnsi"/>
        </w:rPr>
      </w:pPr>
    </w:p>
    <w:p w:rsidR="001D27C2" w:rsidRPr="00EE0B97" w:rsidRDefault="001D27C2" w:rsidP="00500DCA">
      <w:pPr>
        <w:rPr>
          <w:rFonts w:asciiTheme="minorHAnsi" w:hAnsiTheme="minorHAnsi"/>
        </w:rPr>
      </w:pPr>
      <w:r w:rsidRPr="00EE0B97">
        <w:rPr>
          <w:rFonts w:asciiTheme="minorHAnsi" w:hAnsiTheme="minorHAnsi"/>
        </w:rPr>
        <w:t xml:space="preserve">I also like studying Zen and </w:t>
      </w:r>
      <w:proofErr w:type="spellStart"/>
      <w:r w:rsidRPr="00EE0B97">
        <w:rPr>
          <w:rFonts w:asciiTheme="minorHAnsi" w:hAnsiTheme="minorHAnsi"/>
        </w:rPr>
        <w:t>kōans</w:t>
      </w:r>
      <w:proofErr w:type="spellEnd"/>
      <w:r w:rsidRPr="00EE0B97">
        <w:rPr>
          <w:rFonts w:asciiTheme="minorHAnsi" w:hAnsiTheme="minorHAnsi"/>
        </w:rPr>
        <w:t xml:space="preserve"> such as “What is the sound of one hand clapping?” </w:t>
      </w:r>
      <w:r w:rsidR="00286192" w:rsidRPr="00EE0B97">
        <w:rPr>
          <w:rFonts w:asciiTheme="minorHAnsi" w:hAnsiTheme="minorHAnsi"/>
        </w:rPr>
        <w:t xml:space="preserve">I consider Zen as a spiritual practice </w:t>
      </w:r>
      <w:r w:rsidR="00842415" w:rsidRPr="00EE0B97">
        <w:rPr>
          <w:rFonts w:asciiTheme="minorHAnsi" w:hAnsiTheme="minorHAnsi"/>
        </w:rPr>
        <w:t>to be</w:t>
      </w:r>
      <w:r w:rsidR="00286192" w:rsidRPr="00EE0B97">
        <w:rPr>
          <w:rFonts w:asciiTheme="minorHAnsi" w:hAnsiTheme="minorHAnsi"/>
        </w:rPr>
        <w:t xml:space="preserve"> separate from </w:t>
      </w:r>
      <w:r w:rsidR="00286192" w:rsidRPr="00EE0B97">
        <w:rPr>
          <w:rFonts w:asciiTheme="minorHAnsi" w:hAnsiTheme="minorHAnsi"/>
        </w:rPr>
        <w:lastRenderedPageBreak/>
        <w:t xml:space="preserve">Buddhism, even though Buddhists </w:t>
      </w:r>
      <w:r w:rsidR="00842415" w:rsidRPr="00EE0B97">
        <w:rPr>
          <w:rFonts w:asciiTheme="minorHAnsi" w:hAnsiTheme="minorHAnsi"/>
        </w:rPr>
        <w:t xml:space="preserve">tend to </w:t>
      </w:r>
      <w:r w:rsidR="00286192" w:rsidRPr="00EE0B97">
        <w:rPr>
          <w:rFonts w:asciiTheme="minorHAnsi" w:hAnsiTheme="minorHAnsi"/>
        </w:rPr>
        <w:t>practice it</w:t>
      </w:r>
      <w:r w:rsidR="00842415" w:rsidRPr="00EE0B97">
        <w:rPr>
          <w:rFonts w:asciiTheme="minorHAnsi" w:hAnsiTheme="minorHAnsi"/>
        </w:rPr>
        <w:t xml:space="preserve"> the most</w:t>
      </w:r>
      <w:r w:rsidR="00286192" w:rsidRPr="00EE0B97">
        <w:rPr>
          <w:rFonts w:asciiTheme="minorHAnsi" w:hAnsiTheme="minorHAnsi"/>
        </w:rPr>
        <w:t>. You don’t need to be a Buddhist to benefit from it.</w:t>
      </w:r>
    </w:p>
    <w:p w:rsidR="001D27C2" w:rsidRPr="00EE0B97" w:rsidRDefault="001D27C2" w:rsidP="00500DCA">
      <w:pPr>
        <w:rPr>
          <w:rFonts w:asciiTheme="minorHAnsi" w:hAnsiTheme="minorHAnsi"/>
        </w:rPr>
      </w:pPr>
    </w:p>
    <w:p w:rsidR="001D27C2" w:rsidRPr="00EE0B97" w:rsidRDefault="001B6FFD" w:rsidP="00500DCA">
      <w:pPr>
        <w:rPr>
          <w:rFonts w:asciiTheme="minorHAnsi" w:hAnsiTheme="minorHAnsi"/>
        </w:rPr>
      </w:pPr>
      <w:r w:rsidRPr="00EE0B97">
        <w:rPr>
          <w:rFonts w:asciiTheme="minorHAnsi" w:hAnsiTheme="minorHAnsi"/>
        </w:rPr>
        <w:t>Most religions have a mystical aspect to them that most people don’t know about or participate in.</w:t>
      </w:r>
    </w:p>
    <w:p w:rsidR="001B6FFD" w:rsidRPr="00EE0B97" w:rsidRDefault="001B6FFD" w:rsidP="00500DCA">
      <w:pPr>
        <w:rPr>
          <w:rFonts w:asciiTheme="minorHAnsi" w:hAnsiTheme="minorHAnsi"/>
        </w:rPr>
      </w:pPr>
    </w:p>
    <w:p w:rsidR="00E93292" w:rsidRPr="00EE0B97" w:rsidRDefault="001B6FFD" w:rsidP="00500DCA">
      <w:pPr>
        <w:rPr>
          <w:rFonts w:asciiTheme="minorHAnsi" w:hAnsiTheme="minorHAnsi"/>
        </w:rPr>
      </w:pPr>
      <w:r w:rsidRPr="00EE0B97">
        <w:rPr>
          <w:rFonts w:asciiTheme="minorHAnsi" w:hAnsiTheme="minorHAnsi"/>
        </w:rPr>
        <w:t>Why am I mentioning all this here? It’s because this allows us to fulfill our destinies and become the men and woman we were destined to be.</w:t>
      </w:r>
    </w:p>
    <w:p w:rsidR="00E75F0A" w:rsidRPr="00EE0B97" w:rsidRDefault="00E75F0A" w:rsidP="00500DCA">
      <w:pPr>
        <w:rPr>
          <w:rFonts w:asciiTheme="minorHAnsi" w:hAnsiTheme="minorHAnsi"/>
        </w:rPr>
      </w:pPr>
    </w:p>
    <w:p w:rsidR="0002547C" w:rsidRPr="00EE0B97" w:rsidRDefault="0002547C">
      <w:pPr>
        <w:rPr>
          <w:rFonts w:asciiTheme="minorHAnsi" w:hAnsiTheme="minorHAnsi"/>
        </w:rPr>
      </w:pPr>
      <w:r w:rsidRPr="00EE0B97">
        <w:rPr>
          <w:rFonts w:asciiTheme="minorHAnsi" w:hAnsiTheme="minorHAnsi"/>
        </w:rPr>
        <w:t>Only by correct knowledge can we be safe. Only you have the power to protect yourself and your loved ones.</w:t>
      </w:r>
    </w:p>
    <w:p w:rsidR="004904FD" w:rsidRPr="00EE0B97" w:rsidRDefault="00665477">
      <w:pPr>
        <w:pStyle w:val="H3"/>
        <w:rPr>
          <w:rFonts w:asciiTheme="minorHAnsi" w:hAnsiTheme="minorHAnsi"/>
          <w:bCs w:val="0"/>
          <w:szCs w:val="24"/>
        </w:rPr>
      </w:pPr>
      <w:bookmarkStart w:id="226" w:name="_Toc383697555"/>
      <w:r w:rsidRPr="00EE0B97">
        <w:rPr>
          <w:rFonts w:asciiTheme="minorHAnsi" w:hAnsiTheme="minorHAnsi"/>
          <w:bCs w:val="0"/>
          <w:szCs w:val="24"/>
        </w:rPr>
        <w:t>Effortful Study</w:t>
      </w:r>
      <w:bookmarkEnd w:id="226"/>
    </w:p>
    <w:p w:rsidR="004904FD" w:rsidRPr="00EE0B97" w:rsidRDefault="00665477">
      <w:pPr>
        <w:pStyle w:val="Quote1"/>
        <w:rPr>
          <w:rFonts w:asciiTheme="minorHAnsi" w:hAnsiTheme="minorHAnsi"/>
          <w:szCs w:val="24"/>
        </w:rPr>
      </w:pPr>
      <w:r w:rsidRPr="00EE0B97">
        <w:rPr>
          <w:rFonts w:asciiTheme="minorHAnsi" w:hAnsiTheme="minorHAnsi"/>
          <w:szCs w:val="24"/>
        </w:rPr>
        <w:t>The 10-year rule states that it takes approximately</w:t>
      </w:r>
      <w:r w:rsidRPr="00EE0B97">
        <w:rPr>
          <w:rFonts w:asciiTheme="minorHAnsi" w:hAnsiTheme="minorHAnsi"/>
          <w:szCs w:val="24"/>
        </w:rPr>
        <w:br/>
        <w:t>a decade of heavy labor to master any field.</w:t>
      </w:r>
      <w:r w:rsidRPr="00EE0B97">
        <w:rPr>
          <w:rFonts w:asciiTheme="minorHAnsi" w:hAnsiTheme="minorHAnsi"/>
          <w:szCs w:val="24"/>
        </w:rPr>
        <w:br/>
        <w:t>-- Herbert A. Simon --</w:t>
      </w:r>
    </w:p>
    <w:p w:rsidR="00791EBA" w:rsidRPr="00EE0B97" w:rsidRDefault="00791EBA">
      <w:pPr>
        <w:pStyle w:val="Quote1"/>
        <w:rPr>
          <w:rFonts w:asciiTheme="minorHAnsi" w:hAnsiTheme="minorHAnsi"/>
          <w:szCs w:val="24"/>
        </w:rPr>
      </w:pPr>
    </w:p>
    <w:p w:rsidR="00791EBA" w:rsidRPr="00EE0B97" w:rsidRDefault="00791EBA">
      <w:pPr>
        <w:pStyle w:val="Quote1"/>
        <w:rPr>
          <w:rFonts w:asciiTheme="minorHAnsi" w:hAnsiTheme="minorHAnsi"/>
          <w:szCs w:val="24"/>
        </w:rPr>
      </w:pPr>
      <w:r w:rsidRPr="00EE0B97">
        <w:rPr>
          <w:rFonts w:asciiTheme="minorHAnsi" w:hAnsiTheme="minorHAnsi"/>
        </w:rPr>
        <w:t>Crave criticism, accept it and know that it’s a gift.</w:t>
      </w:r>
      <w:r w:rsidRPr="00EE0B97">
        <w:rPr>
          <w:rFonts w:asciiTheme="minorHAnsi" w:hAnsiTheme="minorHAnsi"/>
        </w:rPr>
        <w:br/>
      </w:r>
      <w:r w:rsidRPr="00EE0B97">
        <w:rPr>
          <w:rFonts w:asciiTheme="minorHAnsi" w:hAnsiTheme="minorHAnsi"/>
          <w:szCs w:val="24"/>
        </w:rPr>
        <w:t>-- Nora Denzel</w:t>
      </w:r>
      <w:r w:rsidRPr="00EE0B97">
        <w:rPr>
          <w:rStyle w:val="FootnoteReference"/>
          <w:rFonts w:asciiTheme="minorHAnsi" w:hAnsiTheme="minorHAnsi"/>
          <w:szCs w:val="24"/>
        </w:rPr>
        <w:footnoteReference w:id="50"/>
      </w:r>
      <w:r w:rsidRPr="00EE0B97">
        <w:rPr>
          <w:rFonts w:asciiTheme="minorHAnsi" w:hAnsiTheme="minorHAnsi"/>
          <w:szCs w:val="24"/>
        </w:rPr>
        <w:t xml:space="preserve"> --</w:t>
      </w:r>
    </w:p>
    <w:p w:rsidR="00AF799A" w:rsidRPr="00EE0B97" w:rsidRDefault="00AF799A">
      <w:pPr>
        <w:pStyle w:val="Quote1"/>
        <w:rPr>
          <w:rFonts w:asciiTheme="minorHAnsi" w:hAnsiTheme="minorHAnsi"/>
          <w:szCs w:val="24"/>
        </w:rPr>
      </w:pPr>
    </w:p>
    <w:p w:rsidR="00AF799A" w:rsidRPr="00EE0B97" w:rsidRDefault="00AF799A" w:rsidP="00AF799A">
      <w:pPr>
        <w:pStyle w:val="Quote1"/>
        <w:rPr>
          <w:rFonts w:asciiTheme="minorHAnsi" w:hAnsiTheme="minorHAnsi"/>
          <w:szCs w:val="24"/>
        </w:rPr>
      </w:pPr>
      <w:r w:rsidRPr="00EE0B97">
        <w:rPr>
          <w:rFonts w:asciiTheme="minorHAnsi" w:hAnsiTheme="minorHAnsi"/>
          <w:szCs w:val="24"/>
        </w:rPr>
        <w:t>Try, try, try, and keep on trying</w:t>
      </w:r>
    </w:p>
    <w:p w:rsidR="00AF799A" w:rsidRPr="00EE0B97" w:rsidRDefault="00AF799A" w:rsidP="00AF799A">
      <w:pPr>
        <w:pStyle w:val="Quote1"/>
        <w:rPr>
          <w:rFonts w:asciiTheme="minorHAnsi" w:hAnsiTheme="minorHAnsi"/>
          <w:szCs w:val="24"/>
        </w:rPr>
      </w:pPr>
      <w:r w:rsidRPr="00EE0B97">
        <w:rPr>
          <w:rFonts w:asciiTheme="minorHAnsi" w:hAnsiTheme="minorHAnsi"/>
          <w:szCs w:val="24"/>
        </w:rPr>
        <w:t xml:space="preserve">is the rule that must be followed </w:t>
      </w:r>
      <w:r w:rsidRPr="00EE0B97">
        <w:rPr>
          <w:rFonts w:asciiTheme="minorHAnsi" w:hAnsiTheme="minorHAnsi"/>
          <w:szCs w:val="24"/>
        </w:rPr>
        <w:br/>
        <w:t xml:space="preserve">to become an expert in anything. </w:t>
      </w:r>
    </w:p>
    <w:p w:rsidR="00AF799A" w:rsidRPr="00EE0B97" w:rsidRDefault="00AF799A" w:rsidP="00AF799A">
      <w:pPr>
        <w:pStyle w:val="Quote1"/>
        <w:rPr>
          <w:rFonts w:asciiTheme="minorHAnsi" w:hAnsiTheme="minorHAnsi"/>
          <w:szCs w:val="24"/>
        </w:rPr>
      </w:pPr>
      <w:r w:rsidRPr="00EE0B97">
        <w:rPr>
          <w:rFonts w:asciiTheme="minorHAnsi" w:hAnsiTheme="minorHAnsi"/>
          <w:szCs w:val="24"/>
        </w:rPr>
        <w:t>-- W. Clement Stone --</w:t>
      </w:r>
    </w:p>
    <w:p w:rsidR="00791EBA" w:rsidRPr="00EE0B97" w:rsidRDefault="00791EBA" w:rsidP="00472713">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 would like to finish this section from an article written by Philip. E. Ross:</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“THE ONE THING that all expertise theorists agree on is that it takes enormous effort to build these structures in the mind…Even child prodigies, such as Gauss in mathematics, Mozart in music and Bobby Fisher in chess, must have made an equivalent effort, perhaps by starting earlier and working harder than others.</w:t>
      </w:r>
    </w:p>
    <w:p w:rsidR="004904FD" w:rsidRPr="00EE0B97" w:rsidRDefault="00665477">
      <w:pPr>
        <w:pStyle w:val="quote2"/>
        <w:rPr>
          <w:rFonts w:asciiTheme="minorHAnsi" w:hAnsiTheme="minorHAnsi"/>
          <w:szCs w:val="24"/>
        </w:rPr>
      </w:pPr>
      <w:r w:rsidRPr="00EE0B97">
        <w:rPr>
          <w:rFonts w:asciiTheme="minorHAnsi" w:hAnsiTheme="minorHAnsi"/>
          <w:szCs w:val="24"/>
        </w:rPr>
        <w:t>“According to this view, the proliferation of chess prodigies in recent years merely reflects the advent of computer-based training methods that let children study far more master games and to play far more frequently against master-strength programs than their forerunners could typically manage…</w:t>
      </w:r>
    </w:p>
    <w:p w:rsidR="004904FD" w:rsidRPr="00EE0B97" w:rsidRDefault="00665477">
      <w:pPr>
        <w:pStyle w:val="quote2"/>
        <w:rPr>
          <w:rFonts w:asciiTheme="minorHAnsi" w:hAnsiTheme="minorHAnsi"/>
          <w:szCs w:val="24"/>
        </w:rPr>
      </w:pPr>
      <w:r w:rsidRPr="00EE0B97">
        <w:rPr>
          <w:rFonts w:asciiTheme="minorHAnsi" w:hAnsiTheme="minorHAnsi"/>
          <w:szCs w:val="24"/>
        </w:rPr>
        <w:lastRenderedPageBreak/>
        <w:t>“Ericsson argues that what matters is not experience per se but “effortful study”, which entails continually tackling challenges that lie just beyond one’s competence. That is why it is possible for enthusiasts to spend tens of thousands of hours playing chess or golf or a musical instrument without ever advancing beyond the amateur level and why a properly trained student can overtake them in a relatively short time…</w:t>
      </w:r>
    </w:p>
    <w:p w:rsidR="004904FD" w:rsidRPr="00EE0B97" w:rsidRDefault="00665477">
      <w:pPr>
        <w:pStyle w:val="quote2"/>
        <w:rPr>
          <w:rFonts w:asciiTheme="minorHAnsi" w:hAnsiTheme="minorHAnsi"/>
          <w:szCs w:val="24"/>
        </w:rPr>
      </w:pPr>
      <w:r w:rsidRPr="00EE0B97">
        <w:rPr>
          <w:rFonts w:asciiTheme="minorHAnsi" w:hAnsiTheme="minorHAnsi"/>
          <w:szCs w:val="24"/>
        </w:rPr>
        <w:t>“Instead of perpetually pondering the question, “Why can’t Johnny read?” perhaps educators should ask, “Why should there be anything in the world he can’t learn to do?”</w:t>
      </w:r>
      <w:r w:rsidRPr="00EE0B97">
        <w:rPr>
          <w:rStyle w:val="FootnoteReference"/>
          <w:rFonts w:asciiTheme="minorHAnsi" w:hAnsiTheme="minorHAnsi"/>
          <w:szCs w:val="24"/>
        </w:rPr>
        <w:footnoteReference w:id="51"/>
      </w:r>
    </w:p>
    <w:p w:rsidR="004904FD" w:rsidRPr="00EE0B97" w:rsidRDefault="00665477">
      <w:pPr>
        <w:widowControl w:val="0"/>
        <w:rPr>
          <w:rFonts w:asciiTheme="minorHAnsi" w:hAnsiTheme="minorHAnsi"/>
        </w:rPr>
      </w:pPr>
      <w:r w:rsidRPr="00EE0B97">
        <w:rPr>
          <w:rFonts w:asciiTheme="minorHAnsi" w:hAnsiTheme="minorHAnsi"/>
        </w:rPr>
        <w:t>According to the article, mental ability isn’t innate. Everyone starts off on a level playing field. Those who go further than others do so because of the greater effort put into mastering their field of study.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All this has inspired the axiom:</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Axiom A6:</w:t>
      </w:r>
      <w:r w:rsidR="00B94B5C" w:rsidRPr="00EE0B97">
        <w:rPr>
          <w:b/>
        </w:rPr>
        <w:tab/>
      </w:r>
      <w:r w:rsidRPr="00EE0B97">
        <w:t>Correct your mistakes, welcome criticism, tackle challenges slightly beyond your abilities, and there’s nothing you can’t do.</w:t>
      </w:r>
    </w:p>
    <w:p w:rsidR="00F04C4C" w:rsidRPr="00EE0B97" w:rsidRDefault="00F04C4C" w:rsidP="00F04C4C">
      <w:pPr>
        <w:pStyle w:val="H4"/>
        <w:rPr>
          <w:rFonts w:asciiTheme="minorHAnsi" w:hAnsiTheme="minorHAnsi"/>
        </w:rPr>
      </w:pPr>
      <w:r w:rsidRPr="00EE0B97">
        <w:rPr>
          <w:rFonts w:asciiTheme="minorHAnsi" w:hAnsiTheme="minorHAnsi"/>
        </w:rPr>
        <w:t>Savants</w:t>
      </w:r>
      <w:r w:rsidR="00EC581B" w:rsidRPr="00EE0B97">
        <w:rPr>
          <w:rFonts w:asciiTheme="minorHAnsi" w:hAnsiTheme="minorHAnsi"/>
        </w:rPr>
        <w:t>, Autism, And</w:t>
      </w:r>
      <w:r w:rsidRPr="00EE0B97">
        <w:rPr>
          <w:rFonts w:asciiTheme="minorHAnsi" w:hAnsiTheme="minorHAnsi"/>
        </w:rPr>
        <w:t xml:space="preserve"> The </w:t>
      </w:r>
      <w:r w:rsidR="00EC581B" w:rsidRPr="00EE0B97">
        <w:rPr>
          <w:rFonts w:asciiTheme="minorHAnsi" w:hAnsiTheme="minorHAnsi"/>
        </w:rPr>
        <w:t>S</w:t>
      </w:r>
      <w:r w:rsidRPr="00EE0B97">
        <w:rPr>
          <w:rFonts w:asciiTheme="minorHAnsi" w:hAnsiTheme="minorHAnsi"/>
        </w:rPr>
        <w:t xml:space="preserve">ecret </w:t>
      </w:r>
      <w:r w:rsidR="00EC581B" w:rsidRPr="00EE0B97">
        <w:rPr>
          <w:rFonts w:asciiTheme="minorHAnsi" w:hAnsiTheme="minorHAnsi"/>
        </w:rPr>
        <w:t>To</w:t>
      </w:r>
      <w:r w:rsidRPr="00EE0B97">
        <w:rPr>
          <w:rFonts w:asciiTheme="minorHAnsi" w:hAnsiTheme="minorHAnsi"/>
        </w:rPr>
        <w:t xml:space="preserve"> </w:t>
      </w:r>
      <w:r w:rsidR="00EC581B" w:rsidRPr="00EE0B97">
        <w:rPr>
          <w:rFonts w:asciiTheme="minorHAnsi" w:hAnsiTheme="minorHAnsi"/>
        </w:rPr>
        <w:t>L</w:t>
      </w:r>
      <w:r w:rsidRPr="00EE0B97">
        <w:rPr>
          <w:rFonts w:asciiTheme="minorHAnsi" w:hAnsiTheme="minorHAnsi"/>
        </w:rPr>
        <w:t>earning</w:t>
      </w:r>
    </w:p>
    <w:p w:rsidR="00AF799A" w:rsidRPr="00EE0B97" w:rsidRDefault="00AF799A" w:rsidP="00F04C4C">
      <w:pPr>
        <w:rPr>
          <w:rFonts w:asciiTheme="minorHAnsi" w:hAnsiTheme="minorHAnsi"/>
        </w:rPr>
      </w:pPr>
      <w:r w:rsidRPr="00EE0B97">
        <w:rPr>
          <w:rFonts w:asciiTheme="minorHAnsi" w:hAnsiTheme="minorHAnsi"/>
        </w:rPr>
        <w:t xml:space="preserve">An article in New Scientist seems to indicate that </w:t>
      </w:r>
      <w:r w:rsidRPr="00EE0B97">
        <w:rPr>
          <w:rFonts w:asciiTheme="minorHAnsi" w:hAnsiTheme="minorHAnsi"/>
          <w:i/>
        </w:rPr>
        <w:t>attention to detail</w:t>
      </w:r>
      <w:r w:rsidRPr="00EE0B97">
        <w:rPr>
          <w:rFonts w:asciiTheme="minorHAnsi" w:hAnsiTheme="minorHAnsi"/>
        </w:rPr>
        <w:t xml:space="preserve"> is the key to extraordinary skills.</w:t>
      </w:r>
    </w:p>
    <w:p w:rsidR="00AF799A" w:rsidRPr="00EE0B97" w:rsidRDefault="00AF799A" w:rsidP="00F04C4C">
      <w:pPr>
        <w:rPr>
          <w:rFonts w:asciiTheme="minorHAnsi" w:hAnsiTheme="minorHAnsi"/>
        </w:rPr>
      </w:pPr>
    </w:p>
    <w:p w:rsidR="00EC581B" w:rsidRPr="00EE0B97" w:rsidRDefault="00EC581B" w:rsidP="00EC581B">
      <w:pPr>
        <w:pStyle w:val="quote2"/>
        <w:rPr>
          <w:rFonts w:asciiTheme="minorHAnsi" w:hAnsiTheme="minorHAnsi"/>
        </w:rPr>
      </w:pPr>
      <w:r w:rsidRPr="00EE0B97">
        <w:rPr>
          <w:rFonts w:asciiTheme="minorHAnsi" w:hAnsiTheme="minorHAnsi"/>
        </w:rPr>
        <w:t>On analysing the results, one RRBI trait in particular emerged as the biggest indicator of talent. Children who "notice details that other people miss", or "remember details that other people miss" were twice as likely to have a special gift than those without these attributes (Journal of Child Psychology and Psychiatry, DOI: 10.1111/j.1469-7610.2009.02076.x).</w:t>
      </w:r>
    </w:p>
    <w:p w:rsidR="00AF799A" w:rsidRPr="00EE0B97" w:rsidRDefault="00EC581B" w:rsidP="00EC581B">
      <w:pPr>
        <w:pStyle w:val="quote2"/>
        <w:rPr>
          <w:rFonts w:asciiTheme="minorHAnsi" w:hAnsiTheme="minorHAnsi"/>
        </w:rPr>
      </w:pPr>
      <w:r w:rsidRPr="00EE0B97">
        <w:rPr>
          <w:rFonts w:asciiTheme="minorHAnsi" w:hAnsiTheme="minorHAnsi"/>
        </w:rPr>
        <w:t>Happé has concluded that this one aspect of autism rather than the whole "package", may turn out to be the "starting engine" for talent in savants. "An eye for detail is a cognitive style that runs through the normal population, and it is that quality that gives you the foothold into talent," she says.</w:t>
      </w:r>
      <w:r w:rsidRPr="00EE0B97">
        <w:rPr>
          <w:rStyle w:val="FootnoteReference"/>
          <w:rFonts w:asciiTheme="minorHAnsi" w:hAnsiTheme="minorHAnsi"/>
        </w:rPr>
        <w:t xml:space="preserve"> </w:t>
      </w:r>
      <w:r w:rsidRPr="00EE0B97">
        <w:rPr>
          <w:rStyle w:val="FootnoteReference"/>
          <w:rFonts w:asciiTheme="minorHAnsi" w:hAnsiTheme="minorHAnsi"/>
        </w:rPr>
        <w:footnoteReference w:id="52"/>
      </w:r>
    </w:p>
    <w:p w:rsidR="00AF799A" w:rsidRPr="00EE0B97" w:rsidRDefault="00AF799A" w:rsidP="00AF799A">
      <w:pPr>
        <w:rPr>
          <w:rFonts w:asciiTheme="minorHAnsi" w:hAnsiTheme="minorHAnsi"/>
        </w:rPr>
      </w:pPr>
      <w:r w:rsidRPr="00EE0B97">
        <w:rPr>
          <w:rFonts w:asciiTheme="minorHAnsi" w:hAnsiTheme="minorHAnsi"/>
        </w:rPr>
        <w:lastRenderedPageBreak/>
        <w:t>This stands to reason. The more you pay attention to details, the more you learn and the more fine tuned you perceptions become.</w:t>
      </w:r>
      <w:r w:rsidR="00EC581B" w:rsidRPr="00EE0B97">
        <w:rPr>
          <w:rFonts w:asciiTheme="minorHAnsi" w:hAnsiTheme="minorHAnsi"/>
        </w:rPr>
        <w:t xml:space="preserve"> As a result, </w:t>
      </w:r>
      <w:r w:rsidRPr="00EE0B97">
        <w:rPr>
          <w:rFonts w:asciiTheme="minorHAnsi" w:hAnsiTheme="minorHAnsi"/>
        </w:rPr>
        <w:t>the Aipotunian schools train their students to do this.</w:t>
      </w:r>
    </w:p>
    <w:p w:rsidR="00AF799A" w:rsidRPr="00EE0B97" w:rsidRDefault="00AF799A" w:rsidP="00F04C4C">
      <w:pPr>
        <w:rPr>
          <w:rFonts w:asciiTheme="minorHAnsi" w:hAnsiTheme="minorHAnsi"/>
        </w:rPr>
      </w:pPr>
    </w:p>
    <w:p w:rsidR="004904FD" w:rsidRPr="00EE0B97" w:rsidRDefault="00AF799A" w:rsidP="00EC581B">
      <w:pPr>
        <w:rPr>
          <w:rFonts w:asciiTheme="minorHAnsi" w:hAnsiTheme="minorHAnsi"/>
        </w:rPr>
      </w:pPr>
      <w:r w:rsidRPr="00EE0B97">
        <w:rPr>
          <w:rFonts w:asciiTheme="minorHAnsi" w:hAnsiTheme="minorHAnsi"/>
        </w:rPr>
        <w:t>Of course, you can’t master anything without extraordinary motivation</w:t>
      </w:r>
      <w:r w:rsidR="005D231A" w:rsidRPr="00EE0B97">
        <w:rPr>
          <w:rFonts w:asciiTheme="minorHAnsi" w:hAnsiTheme="minorHAnsi"/>
        </w:rPr>
        <w:t>, as the article later points out</w:t>
      </w:r>
      <w:r w:rsidRPr="00EE0B97">
        <w:rPr>
          <w:rFonts w:asciiTheme="minorHAnsi" w:hAnsiTheme="minorHAnsi"/>
        </w:rPr>
        <w:t>.</w:t>
      </w:r>
      <w:r w:rsidR="004C452B" w:rsidRPr="00EE0B97">
        <w:rPr>
          <w:rFonts w:asciiTheme="minorHAnsi" w:hAnsiTheme="minorHAnsi"/>
        </w:rPr>
        <w:t xml:space="preserve"> This can best be summed up by Einstein: "It's not that I'm so smart, it's just that I stay with problems longer." T</w:t>
      </w:r>
      <w:r w:rsidRPr="00EE0B97">
        <w:rPr>
          <w:rFonts w:asciiTheme="minorHAnsi" w:hAnsiTheme="minorHAnsi"/>
        </w:rPr>
        <w:t xml:space="preserve">his </w:t>
      </w:r>
      <w:r w:rsidR="005D231A" w:rsidRPr="00EE0B97">
        <w:rPr>
          <w:rFonts w:asciiTheme="minorHAnsi" w:hAnsiTheme="minorHAnsi"/>
        </w:rPr>
        <w:t xml:space="preserve">is something </w:t>
      </w:r>
      <w:r w:rsidRPr="00EE0B97">
        <w:rPr>
          <w:rFonts w:asciiTheme="minorHAnsi" w:hAnsiTheme="minorHAnsi"/>
        </w:rPr>
        <w:t>no teacher or parent can give to their student.</w:t>
      </w:r>
      <w:r w:rsidR="004C452B" w:rsidRPr="00EE0B97">
        <w:rPr>
          <w:rFonts w:asciiTheme="minorHAnsi" w:hAnsiTheme="minorHAnsi"/>
        </w:rPr>
        <w:t xml:space="preserve"> It must come from within.</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even" r:id="rId89"/>
          <w:headerReference w:type="default" r:id="rId90"/>
          <w:footerReference w:type="even" r:id="rId91"/>
          <w:footerReference w:type="default" r:id="rId92"/>
          <w:headerReference w:type="first" r:id="rId93"/>
          <w:footerReference w:type="first" r:id="rId94"/>
          <w:type w:val="continuous"/>
          <w:pgSz w:w="8640" w:h="12960" w:code="1"/>
          <w:pgMar w:top="720" w:right="720" w:bottom="720" w:left="720" w:header="288" w:footer="288" w:gutter="360"/>
          <w:cols w:space="709"/>
          <w:noEndnote/>
          <w:titlePg/>
          <w:docGrid w:linePitch="326"/>
        </w:sectPr>
      </w:pPr>
      <w:bookmarkStart w:id="227" w:name="_Toc477965023"/>
      <w:bookmarkStart w:id="228" w:name="_Toc18412359"/>
      <w:bookmarkStart w:id="229" w:name="Health_And_Welfare"/>
    </w:p>
    <w:p w:rsidR="004904FD" w:rsidRPr="00EE0B97" w:rsidRDefault="00665477">
      <w:pPr>
        <w:pStyle w:val="H2"/>
        <w:rPr>
          <w:rFonts w:asciiTheme="minorHAnsi" w:hAnsiTheme="minorHAnsi"/>
          <w:bCs w:val="0"/>
          <w:szCs w:val="24"/>
        </w:rPr>
      </w:pPr>
      <w:bookmarkStart w:id="230" w:name="_Toc146731257"/>
      <w:bookmarkStart w:id="231" w:name="_Toc146731349"/>
      <w:bookmarkStart w:id="232" w:name="_Toc146731494"/>
      <w:bookmarkStart w:id="233" w:name="_Toc146732843"/>
      <w:bookmarkStart w:id="234" w:name="_Toc290215052"/>
      <w:bookmarkStart w:id="235" w:name="_Toc383697556"/>
      <w:r w:rsidRPr="00EE0B97">
        <w:rPr>
          <w:rFonts w:asciiTheme="minorHAnsi" w:hAnsiTheme="minorHAnsi"/>
          <w:bCs w:val="0"/>
          <w:szCs w:val="24"/>
        </w:rPr>
        <w:lastRenderedPageBreak/>
        <w:t>Research And Development</w:t>
      </w:r>
      <w:bookmarkEnd w:id="230"/>
      <w:bookmarkEnd w:id="231"/>
      <w:bookmarkEnd w:id="232"/>
      <w:bookmarkEnd w:id="233"/>
      <w:bookmarkEnd w:id="234"/>
      <w:bookmarkEnd w:id="235"/>
    </w:p>
    <w:p w:rsidR="004904FD" w:rsidRPr="00EE0B97" w:rsidRDefault="00665477">
      <w:pPr>
        <w:pStyle w:val="Quote1"/>
        <w:rPr>
          <w:rFonts w:asciiTheme="minorHAnsi" w:hAnsiTheme="minorHAnsi"/>
          <w:szCs w:val="24"/>
        </w:rPr>
      </w:pPr>
      <w:r w:rsidRPr="00EE0B97">
        <w:rPr>
          <w:rFonts w:asciiTheme="minorHAnsi" w:hAnsiTheme="minorHAnsi"/>
          <w:szCs w:val="24"/>
        </w:rPr>
        <w:t>Every great advance in natural knowledge</w:t>
      </w:r>
      <w:r w:rsidRPr="00EE0B97">
        <w:rPr>
          <w:rFonts w:asciiTheme="minorHAnsi" w:hAnsiTheme="minorHAnsi"/>
          <w:szCs w:val="24"/>
        </w:rPr>
        <w:br/>
        <w:t>has involved the absolute rejection of authority.</w:t>
      </w:r>
      <w:r w:rsidRPr="00EE0B97">
        <w:rPr>
          <w:rFonts w:asciiTheme="minorHAnsi" w:hAnsiTheme="minorHAnsi"/>
          <w:szCs w:val="24"/>
        </w:rPr>
        <w:br/>
        <w:t>-- Thomas Henry Huxley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[Technology] is merely the multiplication</w:t>
      </w:r>
      <w:r w:rsidRPr="00EE0B97">
        <w:rPr>
          <w:rFonts w:asciiTheme="minorHAnsi" w:hAnsiTheme="minorHAnsi"/>
          <w:szCs w:val="24"/>
        </w:rPr>
        <w:br/>
        <w:t>of human effort by artificial means.</w:t>
      </w:r>
      <w:r w:rsidRPr="00EE0B97">
        <w:rPr>
          <w:rFonts w:asciiTheme="minorHAnsi" w:hAnsiTheme="minorHAnsi"/>
          <w:szCs w:val="24"/>
        </w:rPr>
        <w:br/>
        <w:t>-- Boston T. Party</w:t>
      </w:r>
      <w:r w:rsidRPr="00EE0B97">
        <w:rPr>
          <w:rStyle w:val="FootnoteReference"/>
          <w:rFonts w:asciiTheme="minorHAnsi" w:hAnsiTheme="minorHAnsi"/>
          <w:szCs w:val="24"/>
        </w:rPr>
        <w:t xml:space="preserve"> </w:t>
      </w:r>
      <w:r w:rsidRPr="00EE0B97">
        <w:rPr>
          <w:rStyle w:val="FootnoteReference"/>
          <w:rFonts w:asciiTheme="minorHAnsi" w:hAnsiTheme="minorHAnsi"/>
          <w:szCs w:val="24"/>
        </w:rPr>
        <w:footnoteReference w:id="53"/>
      </w:r>
      <w:r w:rsidRPr="00EE0B97">
        <w:rPr>
          <w:rFonts w:asciiTheme="minorHAnsi" w:hAnsiTheme="minorHAnsi"/>
          <w:szCs w:val="24"/>
        </w:rPr>
        <w:t xml:space="preserve"> --</w:t>
      </w:r>
    </w:p>
    <w:p w:rsidR="004904FD" w:rsidRPr="00EE0B97" w:rsidRDefault="004904FD" w:rsidP="00D9404E">
      <w:pPr>
        <w:pStyle w:val="Quote1"/>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“Today Big Bang theorists see a universe much like that envisioned by the medieval scholars -- a finite cosmos created </w:t>
      </w:r>
      <w:r w:rsidRPr="00EE0B97">
        <w:rPr>
          <w:rFonts w:asciiTheme="minorHAnsi" w:hAnsiTheme="minorHAnsi"/>
          <w:i/>
          <w:szCs w:val="24"/>
        </w:rPr>
        <w:t>ex nihilo</w:t>
      </w:r>
      <w:r w:rsidRPr="00EE0B97">
        <w:rPr>
          <w:rFonts w:asciiTheme="minorHAnsi" w:hAnsiTheme="minorHAnsi"/>
          <w:szCs w:val="24"/>
        </w:rPr>
        <w:t xml:space="preserve">, from nothing, whose perfection is in </w:t>
      </w:r>
      <w:r w:rsidRPr="00EE0B97">
        <w:rPr>
          <w:rFonts w:asciiTheme="minorHAnsi" w:hAnsiTheme="minorHAnsi"/>
          <w:i/>
          <w:szCs w:val="24"/>
        </w:rPr>
        <w:t>the past</w:t>
      </w:r>
      <w:r w:rsidRPr="00EE0B97">
        <w:rPr>
          <w:rFonts w:asciiTheme="minorHAnsi" w:hAnsiTheme="minorHAnsi"/>
          <w:szCs w:val="24"/>
        </w:rPr>
        <w:t>, which is degenerating to a final end. The perfect principles used to form this universe can only be known by pure reason, guided by authority, independent of observation. Such a cosmic myth arises in periods of social crisis or retreat, and reinforces the separation of thought and action, ruler and ruled. It breeds a fatalistic pessimism that paralyses society.</w:t>
      </w:r>
    </w:p>
    <w:p w:rsidR="004904FD" w:rsidRPr="00EE0B97" w:rsidRDefault="00FE4705">
      <w:pPr>
        <w:pStyle w:val="quote2"/>
        <w:rPr>
          <w:rFonts w:asciiTheme="minorHAnsi" w:hAnsiTheme="minorHAnsi"/>
          <w:szCs w:val="24"/>
        </w:rPr>
      </w:pPr>
      <w:r w:rsidRPr="00FE4705">
        <w:rPr>
          <w:rFonts w:asciiTheme="minorHAnsi" w:hAnsiTheme="minorHAnsi"/>
        </w:rPr>
        <w:pict>
          <v:shape id="_x0000_s3161" type="#_x0000_t202" style="position:absolute;left:0;text-align:left;margin-left:14.05pt;margin-top:.35pt;width:38.65pt;height:29.95pt;z-index:-251509248;mso-wrap-edited:f;mso-wrap-distance-left:0;mso-wrap-distance-right:0" wrapcoords="-1350 0 -1350 21600 22950 21600 22950 0 -1350 0" stroked="f">
            <v:textbox style="mso-next-textbox:#_x0000_s3161" inset="0,0,0,0">
              <w:txbxContent>
                <w:p w:rsidR="00A154F0" w:rsidRPr="002773A9" w:rsidRDefault="00A154F0" w:rsidP="00B94B5C">
                  <w:pPr>
                    <w:jc w:val="right"/>
                    <w:rPr>
                      <w:rFonts w:ascii="Aharoni" w:hAnsi="Aharoni" w:cs="Aharoni"/>
                      <w:sz w:val="76"/>
                      <w:szCs w:val="76"/>
                    </w:rPr>
                  </w:pPr>
                  <w:r>
                    <w:rPr>
                      <w:rFonts w:ascii="Aharoni" w:hAnsi="Aharoni" w:cs="Aharoni"/>
                      <w:sz w:val="76"/>
                      <w:szCs w:val="76"/>
                    </w:rPr>
                    <w:t>A</w:t>
                  </w:r>
                </w:p>
              </w:txbxContent>
            </v:textbox>
            <w10:wrap type="tight"/>
          </v:shape>
        </w:pict>
      </w:r>
      <w:r w:rsidR="00665477" w:rsidRPr="00EE0B97">
        <w:rPr>
          <w:rFonts w:asciiTheme="minorHAnsi" w:hAnsiTheme="minorHAnsi"/>
          <w:szCs w:val="24"/>
        </w:rPr>
        <w:t>“By contrast, the opposing view, plasma cosmology, is empirical, a product of the scientific method of Galileo and Kepler. Its proponents see an infinite universe evolving over infinite time. The universe can be studied only by observation -- there is no final answer in science and no final authority. This approach, binding together thought and action, theory and observation, has proved, over the ages, to be a weapon of social change. The idea of progress in the universe has always been linked with the idea of social progress on earth.”</w:t>
      </w:r>
      <w:r w:rsidR="00665477" w:rsidRPr="00EE0B97">
        <w:rPr>
          <w:rStyle w:val="FootnoteReference"/>
          <w:rFonts w:asciiTheme="minorHAnsi" w:hAnsiTheme="minorHAnsi"/>
          <w:szCs w:val="24"/>
        </w:rPr>
        <w:footnoteReference w:id="54"/>
      </w:r>
    </w:p>
    <w:p w:rsidR="004904FD" w:rsidRPr="00EE0B97" w:rsidRDefault="004904FD">
      <w:pPr>
        <w:widowControl w:val="0"/>
        <w:rPr>
          <w:rFonts w:asciiTheme="minorHAnsi" w:hAnsiTheme="minorHAnsi"/>
          <w:vanish/>
        </w:rPr>
      </w:pPr>
    </w:p>
    <w:p w:rsidR="004904FD" w:rsidRPr="00EE0B97" w:rsidRDefault="00382826" w:rsidP="00755E7F">
      <w:pPr>
        <w:pStyle w:val="Subtitle1"/>
      </w:pPr>
      <w:r w:rsidRPr="00EE0B97">
        <w:drawing>
          <wp:inline distT="0" distB="0" distL="0" distR="0">
            <wp:extent cx="3119302" cy="968828"/>
            <wp:effectExtent l="19050" t="0" r="4898" b="0"/>
            <wp:docPr id="129" name="Picture 128" descr="14 Dilbert - Debunking Psysics (1998-01-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 Dilbert - Debunking Psysics (1998-01-14).gif"/>
                    <pic:cNvPicPr/>
                  </pic:nvPicPr>
                  <pic:blipFill>
                    <a:blip r:embed="rId95" cstate="print"/>
                    <a:stretch>
                      <a:fillRect/>
                    </a:stretch>
                  </pic:blipFill>
                  <pic:spPr>
                    <a:xfrm>
                      <a:off x="0" y="0"/>
                      <a:ext cx="3142411" cy="976005"/>
                    </a:xfrm>
                    <a:prstGeom prst="rect">
                      <a:avLst/>
                    </a:prstGeom>
                  </pic:spPr>
                </pic:pic>
              </a:graphicData>
            </a:graphic>
          </wp:inline>
        </w:drawing>
      </w:r>
      <w:r w:rsidR="00665477" w:rsidRPr="00EE0B97">
        <w:br/>
        <w:t>Courtesy United Feature Syndicate</w:t>
      </w:r>
      <w:r w:rsidR="00665477" w:rsidRPr="00EE0B97">
        <w:br/>
        <w:t>1-14-1998</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noProof/>
        </w:rPr>
        <w:t xml:space="preserve">lmost every time a </w:t>
      </w:r>
      <w:r w:rsidR="00D62D34" w:rsidRPr="00EE0B97">
        <w:rPr>
          <w:rFonts w:asciiTheme="minorHAnsi" w:hAnsiTheme="minorHAnsi"/>
          <w:noProof/>
        </w:rPr>
        <w:t>discovery</w:t>
      </w:r>
      <w:r w:rsidRPr="00EE0B97">
        <w:rPr>
          <w:rFonts w:asciiTheme="minorHAnsi" w:hAnsiTheme="minorHAnsi"/>
          <w:noProof/>
        </w:rPr>
        <w:t xml:space="preserve"> </w:t>
      </w:r>
      <w:r w:rsidR="00510608" w:rsidRPr="00EE0B97">
        <w:rPr>
          <w:rFonts w:asciiTheme="minorHAnsi" w:hAnsiTheme="minorHAnsi"/>
          <w:noProof/>
        </w:rPr>
        <w:t xml:space="preserve">appears </w:t>
      </w:r>
      <w:r w:rsidRPr="00EE0B97">
        <w:rPr>
          <w:rFonts w:asciiTheme="minorHAnsi" w:hAnsiTheme="minorHAnsi"/>
          <w:noProof/>
        </w:rPr>
        <w:t xml:space="preserve">that contradicts present </w:t>
      </w:r>
      <w:r w:rsidR="00D62D34" w:rsidRPr="00EE0B97">
        <w:rPr>
          <w:rFonts w:asciiTheme="minorHAnsi" w:hAnsiTheme="minorHAnsi"/>
          <w:noProof/>
        </w:rPr>
        <w:t xml:space="preserve">scientific </w:t>
      </w:r>
      <w:r w:rsidRPr="00EE0B97">
        <w:rPr>
          <w:rFonts w:asciiTheme="minorHAnsi" w:hAnsiTheme="minorHAnsi"/>
          <w:noProof/>
        </w:rPr>
        <w:t xml:space="preserve">understanding, it is </w:t>
      </w:r>
      <w:r w:rsidR="00510608" w:rsidRPr="00EE0B97">
        <w:rPr>
          <w:rFonts w:asciiTheme="minorHAnsi" w:hAnsiTheme="minorHAnsi"/>
          <w:noProof/>
        </w:rPr>
        <w:t>ignored</w:t>
      </w:r>
      <w:r w:rsidR="00D62D34" w:rsidRPr="00EE0B97">
        <w:rPr>
          <w:rFonts w:asciiTheme="minorHAnsi" w:hAnsiTheme="minorHAnsi"/>
          <w:noProof/>
        </w:rPr>
        <w:t xml:space="preserve"> or </w:t>
      </w:r>
      <w:r w:rsidR="00510608" w:rsidRPr="00EE0B97">
        <w:rPr>
          <w:rFonts w:asciiTheme="minorHAnsi" w:hAnsiTheme="minorHAnsi"/>
          <w:noProof/>
        </w:rPr>
        <w:t>supressed</w:t>
      </w:r>
      <w:r w:rsidRPr="00EE0B97">
        <w:rPr>
          <w:rFonts w:asciiTheme="minorHAnsi" w:hAnsiTheme="minorHAnsi"/>
        </w:rPr>
        <w:t xml:space="preserve">. The theory’s formulator is ridiculed and sometimes </w:t>
      </w:r>
      <w:r w:rsidR="00D62D34" w:rsidRPr="00EE0B97">
        <w:rPr>
          <w:rFonts w:asciiTheme="minorHAnsi" w:hAnsiTheme="minorHAnsi"/>
        </w:rPr>
        <w:t xml:space="preserve">even </w:t>
      </w:r>
      <w:r w:rsidRPr="00EE0B97">
        <w:rPr>
          <w:rFonts w:asciiTheme="minorHAnsi" w:hAnsiTheme="minorHAnsi"/>
        </w:rPr>
        <w:t>threatened.</w:t>
      </w:r>
    </w:p>
    <w:p w:rsidR="00510608" w:rsidRPr="00EE0B97" w:rsidRDefault="00510608">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Wright brothers understood this well:</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“Experts were so convinced, on purely scientific grounds, that powered </w:t>
      </w:r>
      <w:r w:rsidR="00D62D34" w:rsidRPr="00EE0B97">
        <w:rPr>
          <w:rFonts w:asciiTheme="minorHAnsi" w:hAnsiTheme="minorHAnsi"/>
          <w:szCs w:val="24"/>
        </w:rPr>
        <w:t>heavier</w:t>
      </w:r>
      <w:r w:rsidRPr="00EE0B97">
        <w:rPr>
          <w:rFonts w:asciiTheme="minorHAnsi" w:hAnsiTheme="minorHAnsi"/>
          <w:szCs w:val="24"/>
        </w:rPr>
        <w:t xml:space="preserve">-than-air flight was impossible that they rejected the Wright brothers’ claims without troubling to examine the evidence. It was not until President Theodore Roosevelt ordered public trials at Fort Meyers in </w:t>
      </w:r>
      <w:r w:rsidRPr="00EE0B97">
        <w:rPr>
          <w:rFonts w:asciiTheme="minorHAnsi" w:hAnsiTheme="minorHAnsi"/>
          <w:szCs w:val="24"/>
        </w:rPr>
        <w:lastRenderedPageBreak/>
        <w:t>1908 that the Wrights were able to prove conclusively their claim and the Army and scientific press were compelled to accept their flying machine as a reality.</w:t>
      </w: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“In one of those delightful quirks of fate that somehow haunt the history of science, only weeks before the Wrights first flew at Kitty Hawk, North Carolina, the professor of mathematics and astronomy at Johns Hopkins University, Simon Newcomb, had published an article in </w:t>
      </w:r>
      <w:r w:rsidRPr="00EE0B97">
        <w:rPr>
          <w:rFonts w:asciiTheme="minorHAnsi" w:hAnsiTheme="minorHAnsi"/>
          <w:i/>
          <w:szCs w:val="24"/>
        </w:rPr>
        <w:t>The Independent</w:t>
      </w:r>
      <w:r w:rsidRPr="00EE0B97">
        <w:rPr>
          <w:rFonts w:asciiTheme="minorHAnsi" w:hAnsiTheme="minorHAnsi"/>
          <w:szCs w:val="24"/>
        </w:rPr>
        <w:t xml:space="preserve"> which showed scientifically that powered human flight was ‘utterly impossible’.”</w:t>
      </w:r>
      <w:r w:rsidRPr="00EE0B97">
        <w:rPr>
          <w:rStyle w:val="FootnoteReference"/>
          <w:rFonts w:asciiTheme="minorHAnsi" w:hAnsiTheme="minorHAnsi"/>
          <w:szCs w:val="24"/>
        </w:rPr>
        <w:footnoteReference w:id="55"/>
      </w:r>
    </w:p>
    <w:p w:rsidR="004904FD" w:rsidRPr="00EE0B97" w:rsidRDefault="00665477">
      <w:pPr>
        <w:widowControl w:val="0"/>
        <w:rPr>
          <w:rFonts w:asciiTheme="minorHAnsi" w:hAnsiTheme="minorHAnsi"/>
        </w:rPr>
      </w:pPr>
      <w:r w:rsidRPr="00EE0B97">
        <w:rPr>
          <w:rFonts w:asciiTheme="minorHAnsi" w:hAnsiTheme="minorHAnsi"/>
        </w:rPr>
        <w:t xml:space="preserve">Why didn’t these so-called experts just go out and see for themselves? Why did they </w:t>
      </w:r>
      <w:r w:rsidR="00C72AB4" w:rsidRPr="00EE0B97">
        <w:rPr>
          <w:rFonts w:asciiTheme="minorHAnsi" w:hAnsiTheme="minorHAnsi"/>
        </w:rPr>
        <w:t>refuse to see the evidence</w:t>
      </w:r>
      <w:r w:rsidRPr="00EE0B97">
        <w:rPr>
          <w:rFonts w:asciiTheme="minorHAnsi" w:hAnsiTheme="minorHAnsi"/>
        </w:rPr>
        <w:t xml:space="preserve">? </w:t>
      </w:r>
      <w:r w:rsidR="00D62D34" w:rsidRPr="00EE0B97">
        <w:rPr>
          <w:rFonts w:asciiTheme="minorHAnsi" w:hAnsiTheme="minorHAnsi"/>
        </w:rPr>
        <w:t>I’ll</w:t>
      </w:r>
      <w:r w:rsidRPr="00EE0B97">
        <w:rPr>
          <w:rFonts w:asciiTheme="minorHAnsi" w:hAnsiTheme="minorHAnsi"/>
        </w:rPr>
        <w:t xml:space="preserve"> let Richard Milton explain.</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“One way of explaining this odd reluctance to come to terms with the new, even when there is plenty of concrete evidence available, is to appeal to the natural human tendency not to believe things that sound impossible unless we see them with our own eyes – a healthy skepticism. But there is a good deal more to this phenomenon than healthy skepticism. It is a refusal even to open our eyes to examine the evidence that is plainly on view. And it is a phenomenon that occurs so regularly in the history of science and technology as to be almost an integral part of the process.”</w:t>
      </w:r>
      <w:r w:rsidRPr="00EE0B97">
        <w:rPr>
          <w:rStyle w:val="FootnoteReference"/>
          <w:rFonts w:asciiTheme="minorHAnsi" w:hAnsiTheme="minorHAnsi"/>
          <w:szCs w:val="24"/>
        </w:rPr>
        <w:footnoteReference w:id="56"/>
      </w:r>
    </w:p>
    <w:p w:rsidR="004904FD" w:rsidRPr="00EE0B97" w:rsidRDefault="00665477">
      <w:pPr>
        <w:widowControl w:val="0"/>
        <w:rPr>
          <w:rFonts w:asciiTheme="minorHAnsi" w:hAnsiTheme="minorHAnsi"/>
        </w:rPr>
      </w:pPr>
      <w:r w:rsidRPr="00EE0B97">
        <w:rPr>
          <w:rFonts w:asciiTheme="minorHAnsi" w:hAnsiTheme="minorHAnsi"/>
        </w:rPr>
        <w:t xml:space="preserve">Based on the above quotes, </w:t>
      </w:r>
      <w:r w:rsidR="0066207C" w:rsidRPr="00EE0B97">
        <w:rPr>
          <w:rFonts w:asciiTheme="minorHAnsi" w:hAnsiTheme="minorHAnsi"/>
        </w:rPr>
        <w:t>it’s</w:t>
      </w:r>
      <w:r w:rsidRPr="00EE0B97">
        <w:rPr>
          <w:rFonts w:asciiTheme="minorHAnsi" w:hAnsiTheme="minorHAnsi"/>
        </w:rPr>
        <w:t xml:space="preserve"> possible that incredible scientific discoveries are being suppressed</w:t>
      </w:r>
      <w:r w:rsidR="00E71376" w:rsidRPr="00EE0B97">
        <w:rPr>
          <w:rFonts w:asciiTheme="minorHAnsi" w:hAnsiTheme="minorHAnsi"/>
        </w:rPr>
        <w:t>,</w:t>
      </w:r>
      <w:r w:rsidRPr="00EE0B97">
        <w:rPr>
          <w:rFonts w:asciiTheme="minorHAnsi" w:hAnsiTheme="minorHAnsi"/>
        </w:rPr>
        <w:t xml:space="preserve"> not just for </w:t>
      </w:r>
      <w:r w:rsidR="0066207C" w:rsidRPr="00EE0B97">
        <w:rPr>
          <w:rFonts w:asciiTheme="minorHAnsi" w:hAnsiTheme="minorHAnsi"/>
        </w:rPr>
        <w:t>military</w:t>
      </w:r>
      <w:r w:rsidRPr="00EE0B97">
        <w:rPr>
          <w:rFonts w:asciiTheme="minorHAnsi" w:hAnsiTheme="minorHAnsi"/>
        </w:rPr>
        <w:t xml:space="preserve"> or national security reasons</w:t>
      </w:r>
      <w:r w:rsidR="00E71376" w:rsidRPr="00EE0B97">
        <w:rPr>
          <w:rFonts w:asciiTheme="minorHAnsi" w:hAnsiTheme="minorHAnsi"/>
        </w:rPr>
        <w:t>,</w:t>
      </w:r>
      <w:r w:rsidRPr="00EE0B97">
        <w:rPr>
          <w:rFonts w:asciiTheme="minorHAnsi" w:hAnsiTheme="minorHAnsi"/>
        </w:rPr>
        <w:t xml:space="preserve"> </w:t>
      </w:r>
      <w:r w:rsidR="00360D94" w:rsidRPr="00EE0B97">
        <w:rPr>
          <w:rFonts w:asciiTheme="minorHAnsi" w:hAnsiTheme="minorHAnsi"/>
        </w:rPr>
        <w:t>but also</w:t>
      </w:r>
      <w:r w:rsidRPr="00EE0B97">
        <w:rPr>
          <w:rFonts w:asciiTheme="minorHAnsi" w:hAnsiTheme="minorHAnsi"/>
        </w:rPr>
        <w:t xml:space="preserve"> merely </w:t>
      </w:r>
      <w:r w:rsidR="0066207C" w:rsidRPr="00EE0B97">
        <w:rPr>
          <w:rFonts w:asciiTheme="minorHAnsi" w:hAnsiTheme="minorHAnsi"/>
        </w:rPr>
        <w:t>because of human nature</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360D94">
      <w:pPr>
        <w:widowControl w:val="0"/>
        <w:rPr>
          <w:rFonts w:asciiTheme="minorHAnsi" w:hAnsiTheme="minorHAnsi"/>
        </w:rPr>
      </w:pPr>
      <w:r w:rsidRPr="00EE0B97">
        <w:rPr>
          <w:rFonts w:asciiTheme="minorHAnsi" w:hAnsiTheme="minorHAnsi"/>
        </w:rPr>
        <w:t>Consider this</w:t>
      </w:r>
      <w:r w:rsidR="00665477" w:rsidRPr="00EE0B97">
        <w:rPr>
          <w:rFonts w:asciiTheme="minorHAnsi" w:hAnsiTheme="minorHAnsi"/>
        </w:rPr>
        <w:t>:</w:t>
      </w:r>
    </w:p>
    <w:p w:rsidR="00722CCC" w:rsidRPr="00EE0B97" w:rsidRDefault="00722CCC">
      <w:pPr>
        <w:widowControl w:val="0"/>
        <w:rPr>
          <w:rFonts w:asciiTheme="minorHAnsi" w:hAnsiTheme="minorHAnsi"/>
        </w:rPr>
      </w:pPr>
    </w:p>
    <w:p w:rsidR="004904FD" w:rsidRPr="00EE0B97" w:rsidRDefault="00665477">
      <w:pPr>
        <w:pStyle w:val="quote2"/>
        <w:rPr>
          <w:rFonts w:asciiTheme="minorHAnsi" w:hAnsiTheme="minorHAnsi"/>
        </w:rPr>
      </w:pPr>
      <w:r w:rsidRPr="00EE0B97">
        <w:rPr>
          <w:rFonts w:asciiTheme="minorHAnsi" w:hAnsiTheme="minorHAnsi"/>
        </w:rPr>
        <w:t>“TIME was when all scientists were outsiders. Self-funded or backed by a rich benefactor, they pursued their often wild ideas in home-built labs with no one to answer to but themselves. From Nicolaus Copernicus to Charles Darwin, they were so successful that it’s hard to imagine what modern science would be like without them.</w:t>
      </w:r>
    </w:p>
    <w:p w:rsidR="004904FD" w:rsidRPr="00EE0B97" w:rsidRDefault="00665477">
      <w:pPr>
        <w:pStyle w:val="quote2"/>
        <w:rPr>
          <w:rFonts w:asciiTheme="minorHAnsi" w:hAnsiTheme="minorHAnsi"/>
        </w:rPr>
      </w:pPr>
      <w:r w:rsidRPr="00EE0B97">
        <w:rPr>
          <w:rFonts w:asciiTheme="minorHAnsi" w:hAnsiTheme="minorHAnsi"/>
        </w:rPr>
        <w:t xml:space="preserve">“Their isolated, largely unaccountable ways now seem the antithesis of modern science, with consensus and peer review at its very heart. Yet the “outsider” tradition persists. Think of Alfred Wegner, the father of plate </w:t>
      </w:r>
      <w:r w:rsidRPr="00EE0B97">
        <w:rPr>
          <w:rFonts w:asciiTheme="minorHAnsi" w:hAnsiTheme="minorHAnsi"/>
        </w:rPr>
        <w:lastRenderedPageBreak/>
        <w:t>tectonics and, more controversially, of Gaia theorist James Lovelock. Both pursued their theories in the face of strong opposition from their peers.</w:t>
      </w:r>
    </w:p>
    <w:p w:rsidR="004904FD" w:rsidRPr="00EE0B97" w:rsidRDefault="00665477">
      <w:pPr>
        <w:pStyle w:val="quote2"/>
        <w:rPr>
          <w:rFonts w:asciiTheme="minorHAnsi" w:hAnsiTheme="minorHAnsi"/>
        </w:rPr>
      </w:pPr>
      <w:r w:rsidRPr="00EE0B97">
        <w:rPr>
          <w:rFonts w:asciiTheme="minorHAnsi" w:hAnsiTheme="minorHAnsi"/>
        </w:rPr>
        <w:t>“Such mavericks can be crucial to progress, but are they a dying breed? Beyond young disciplines such as neurobiology, where the territory is largely uncharted, or esoteric areas like quantum theory, where it is hard to prove anything, the consensual nature of science can make it hard for lone voices to thrive.</w:t>
      </w:r>
    </w:p>
    <w:p w:rsidR="004904FD" w:rsidRPr="00EE0B97" w:rsidRDefault="00665477">
      <w:pPr>
        <w:pStyle w:val="quote2"/>
        <w:rPr>
          <w:rFonts w:asciiTheme="minorHAnsi" w:hAnsiTheme="minorHAnsi"/>
        </w:rPr>
      </w:pPr>
      <w:r w:rsidRPr="00EE0B97">
        <w:rPr>
          <w:rFonts w:asciiTheme="minorHAnsi" w:hAnsiTheme="minorHAnsi"/>
        </w:rPr>
        <w:t>“This may be inevitable. Peer review is inherently conservative, and increasingly only proposals that fit the research framework get funding. The sheer number of ideas in circulation means we need tough, sometimes crude ways of sorting geniuses from crackpots.</w:t>
      </w:r>
    </w:p>
    <w:p w:rsidR="004904FD" w:rsidRPr="00EE0B97" w:rsidRDefault="00665477">
      <w:pPr>
        <w:pStyle w:val="quote2"/>
        <w:rPr>
          <w:rFonts w:asciiTheme="minorHAnsi" w:hAnsiTheme="minorHAnsi"/>
        </w:rPr>
      </w:pPr>
      <w:r w:rsidRPr="00EE0B97">
        <w:rPr>
          <w:rFonts w:asciiTheme="minorHAnsi" w:hAnsiTheme="minorHAnsi"/>
        </w:rPr>
        <w:t>“The principle that new ideas should be verified and reinforced by an intellectual community is one of the pillars of scientific endeavour, but it comes at a cost.</w:t>
      </w:r>
    </w:p>
    <w:p w:rsidR="004904FD" w:rsidRPr="00EE0B97" w:rsidRDefault="00665477">
      <w:pPr>
        <w:pStyle w:val="quote2"/>
        <w:rPr>
          <w:rFonts w:asciiTheme="minorHAnsi" w:hAnsiTheme="minorHAnsi"/>
        </w:rPr>
      </w:pPr>
      <w:r w:rsidRPr="00EE0B97">
        <w:rPr>
          <w:rFonts w:asciiTheme="minorHAnsi" w:hAnsiTheme="minorHAnsi"/>
        </w:rPr>
        <w:t>“We shouldn’t allow it to freeze out individuals who are courageous, brilliant or foolhardy enough to go it alone.</w:t>
      </w:r>
      <w:r w:rsidRPr="00EE0B97">
        <w:rPr>
          <w:rStyle w:val="FootnoteReference"/>
          <w:rFonts w:asciiTheme="minorHAnsi" w:hAnsiTheme="minorHAnsi"/>
        </w:rPr>
        <w:footnoteReference w:id="57"/>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236" w:name="_Toc146731495"/>
      <w:bookmarkStart w:id="237" w:name="_Toc146732844"/>
      <w:bookmarkStart w:id="238" w:name="_Toc383697557"/>
      <w:r w:rsidRPr="00EE0B97">
        <w:rPr>
          <w:rFonts w:asciiTheme="minorHAnsi" w:hAnsiTheme="minorHAnsi"/>
          <w:bCs w:val="0"/>
          <w:szCs w:val="24"/>
        </w:rPr>
        <w:t xml:space="preserve">Department Of Science </w:t>
      </w:r>
      <w:r w:rsidR="00FF1C21" w:rsidRPr="00EE0B97">
        <w:rPr>
          <w:rFonts w:asciiTheme="minorHAnsi" w:hAnsiTheme="minorHAnsi"/>
          <w:bCs w:val="0"/>
          <w:szCs w:val="24"/>
        </w:rPr>
        <w:t>and</w:t>
      </w:r>
      <w:r w:rsidRPr="00EE0B97">
        <w:rPr>
          <w:rFonts w:asciiTheme="minorHAnsi" w:hAnsiTheme="minorHAnsi"/>
          <w:bCs w:val="0"/>
          <w:szCs w:val="24"/>
        </w:rPr>
        <w:t xml:space="preserve"> Technology</w:t>
      </w:r>
      <w:bookmarkEnd w:id="236"/>
      <w:bookmarkEnd w:id="237"/>
      <w:bookmarkEnd w:id="238"/>
    </w:p>
    <w:p w:rsidR="004904FD" w:rsidRPr="00EE0B97" w:rsidRDefault="00665477">
      <w:pPr>
        <w:pStyle w:val="Quote1"/>
        <w:rPr>
          <w:rFonts w:asciiTheme="minorHAnsi" w:hAnsiTheme="minorHAnsi"/>
          <w:szCs w:val="24"/>
        </w:rPr>
      </w:pPr>
      <w:r w:rsidRPr="00EE0B97">
        <w:rPr>
          <w:rFonts w:asciiTheme="minorHAnsi" w:hAnsiTheme="minorHAnsi"/>
        </w:rPr>
        <w:t>The most exciting phrase to hear in science,</w:t>
      </w:r>
      <w:r w:rsidRPr="00EE0B97">
        <w:rPr>
          <w:rFonts w:asciiTheme="minorHAnsi" w:hAnsiTheme="minorHAnsi"/>
        </w:rPr>
        <w:br/>
        <w:t>the one that heralds new discoveries,</w:t>
      </w:r>
      <w:r w:rsidRPr="00EE0B97">
        <w:rPr>
          <w:rFonts w:asciiTheme="minorHAnsi" w:hAnsiTheme="minorHAnsi"/>
        </w:rPr>
        <w:br/>
        <w:t>is not "Eureka!" (I've found it!) but "That's funny...."</w:t>
      </w:r>
      <w:r w:rsidRPr="00EE0B97">
        <w:rPr>
          <w:rFonts w:asciiTheme="minorHAnsi" w:hAnsiTheme="minorHAnsi"/>
        </w:rPr>
        <w:br/>
        <w:t>-- Isaac Asimov --</w:t>
      </w:r>
      <w:r w:rsidRPr="00EE0B97">
        <w:rPr>
          <w:rFonts w:asciiTheme="minorHAnsi" w:hAnsiTheme="minorHAnsi"/>
        </w:rPr>
        <w:br/>
      </w:r>
    </w:p>
    <w:p w:rsidR="004904FD" w:rsidRPr="00EE0B97" w:rsidRDefault="00665477">
      <w:pPr>
        <w:pStyle w:val="Quote1"/>
        <w:rPr>
          <w:rFonts w:asciiTheme="minorHAnsi" w:hAnsiTheme="minorHAnsi"/>
          <w:szCs w:val="24"/>
        </w:rPr>
      </w:pPr>
      <w:r w:rsidRPr="00EE0B97">
        <w:rPr>
          <w:rFonts w:asciiTheme="minorHAnsi" w:hAnsiTheme="minorHAnsi"/>
          <w:szCs w:val="24"/>
        </w:rPr>
        <w:t>The eye does not see what the</w:t>
      </w:r>
      <w:r w:rsidRPr="00EE0B97">
        <w:rPr>
          <w:rFonts w:asciiTheme="minorHAnsi" w:hAnsiTheme="minorHAnsi"/>
          <w:szCs w:val="24"/>
        </w:rPr>
        <w:br/>
        <w:t>mind is unwilling to look at.</w:t>
      </w:r>
      <w:r w:rsidRPr="00EE0B97">
        <w:rPr>
          <w:rFonts w:asciiTheme="minorHAnsi" w:hAnsiTheme="minorHAnsi"/>
          <w:szCs w:val="24"/>
        </w:rPr>
        <w:br/>
        <w:t>-- Turkish Proverb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Do you realize if it weren't for Edison</w:t>
      </w:r>
      <w:r w:rsidRPr="00EE0B97">
        <w:rPr>
          <w:rFonts w:asciiTheme="minorHAnsi" w:hAnsiTheme="minorHAnsi"/>
          <w:szCs w:val="24"/>
        </w:rPr>
        <w:br/>
        <w:t>we'd be watching TV by candlelight?</w:t>
      </w:r>
      <w:r w:rsidRPr="00EE0B97">
        <w:rPr>
          <w:rFonts w:asciiTheme="minorHAnsi" w:hAnsiTheme="minorHAnsi"/>
          <w:szCs w:val="24"/>
        </w:rPr>
        <w:br/>
        <w:t>-- Al Boliska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Department Of Science And Technology </w:t>
      </w:r>
      <w:r w:rsidR="008E75F9" w:rsidRPr="00EE0B97">
        <w:rPr>
          <w:rFonts w:asciiTheme="minorHAnsi" w:hAnsiTheme="minorHAnsi"/>
        </w:rPr>
        <w:t xml:space="preserve">exists to </w:t>
      </w:r>
      <w:r w:rsidRPr="00EE0B97">
        <w:rPr>
          <w:rFonts w:asciiTheme="minorHAnsi" w:hAnsiTheme="minorHAnsi"/>
        </w:rPr>
        <w:t>advance human knowledge. It</w:t>
      </w:r>
      <w:r w:rsidR="00722CCC" w:rsidRPr="00EE0B97">
        <w:rPr>
          <w:rFonts w:asciiTheme="minorHAnsi" w:hAnsiTheme="minorHAnsi"/>
        </w:rPr>
        <w:t>’</w:t>
      </w:r>
      <w:r w:rsidRPr="00EE0B97">
        <w:rPr>
          <w:rFonts w:asciiTheme="minorHAnsi" w:hAnsiTheme="minorHAnsi"/>
        </w:rPr>
        <w:t>s in charge of funding scientific projects. It</w:t>
      </w:r>
      <w:r w:rsidR="00722CCC" w:rsidRPr="00EE0B97">
        <w:rPr>
          <w:rFonts w:asciiTheme="minorHAnsi" w:hAnsiTheme="minorHAnsi"/>
        </w:rPr>
        <w:t>’</w:t>
      </w:r>
      <w:r w:rsidRPr="00EE0B97">
        <w:rPr>
          <w:rFonts w:asciiTheme="minorHAnsi" w:hAnsiTheme="minorHAnsi"/>
        </w:rPr>
        <w:t>s also responsible for ensuring public money is properly spent.</w:t>
      </w:r>
    </w:p>
    <w:p w:rsidR="004904FD" w:rsidRPr="00EE0B97" w:rsidRDefault="004904FD">
      <w:pPr>
        <w:widowControl w:val="0"/>
        <w:rPr>
          <w:rFonts w:asciiTheme="minorHAnsi" w:hAnsiTheme="minorHAnsi"/>
        </w:rPr>
      </w:pPr>
    </w:p>
    <w:p w:rsidR="004904FD" w:rsidRDefault="00665477">
      <w:pPr>
        <w:widowControl w:val="0"/>
        <w:rPr>
          <w:rFonts w:asciiTheme="minorHAnsi" w:hAnsiTheme="minorHAnsi"/>
        </w:rPr>
      </w:pPr>
      <w:r w:rsidRPr="00EE0B97">
        <w:rPr>
          <w:rFonts w:asciiTheme="minorHAnsi" w:hAnsiTheme="minorHAnsi"/>
        </w:rPr>
        <w:lastRenderedPageBreak/>
        <w:t>Everyone has a vote in electing the minister of Science and Technology. This is because the fruits of science and technology affect everyone</w:t>
      </w:r>
      <w:r w:rsidR="0066207C" w:rsidRPr="00EE0B97">
        <w:rPr>
          <w:rFonts w:asciiTheme="minorHAnsi" w:hAnsiTheme="minorHAnsi"/>
        </w:rPr>
        <w:t xml:space="preserve"> and everyone pays for it in the end.</w:t>
      </w:r>
    </w:p>
    <w:p w:rsidR="008A06D5" w:rsidRPr="00EE0B97" w:rsidRDefault="008A06D5">
      <w:pPr>
        <w:widowControl w:val="0"/>
        <w:rPr>
          <w:rFonts w:asciiTheme="minorHAnsi" w:hAnsiTheme="minorHAnsi"/>
        </w:rPr>
      </w:pPr>
    </w:p>
    <w:p w:rsidR="004904FD" w:rsidRPr="00EE0B97" w:rsidRDefault="004904FD">
      <w:pPr>
        <w:widowControl w:val="0"/>
        <w:rPr>
          <w:rFonts w:asciiTheme="minorHAnsi" w:hAnsiTheme="minorHAnsi"/>
          <w:vanish/>
        </w:rPr>
      </w:pPr>
    </w:p>
    <w:p w:rsidR="004904FD" w:rsidRPr="00EE0B97" w:rsidRDefault="00054CB7" w:rsidP="00755E7F">
      <w:pPr>
        <w:pStyle w:val="Subtitle1"/>
      </w:pPr>
      <w:r w:rsidRPr="00EE0B97">
        <w:drawing>
          <wp:inline distT="0" distB="0" distL="0" distR="0">
            <wp:extent cx="2743200" cy="1283970"/>
            <wp:effectExtent l="1905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96" cstate="print"/>
                    <a:srcRect/>
                    <a:stretch>
                      <a:fillRect/>
                    </a:stretch>
                  </pic:blipFill>
                  <pic:spPr bwMode="auto">
                    <a:xfrm>
                      <a:off x="0" y="0"/>
                      <a:ext cx="2743200" cy="1283970"/>
                    </a:xfrm>
                    <a:prstGeom prst="rect">
                      <a:avLst/>
                    </a:prstGeom>
                    <a:noFill/>
                    <a:ln w="9525">
                      <a:noFill/>
                      <a:miter lim="800000"/>
                      <a:headEnd/>
                      <a:tailEnd/>
                    </a:ln>
                  </pic:spPr>
                </pic:pic>
              </a:graphicData>
            </a:graphic>
          </wp:inline>
        </w:drawing>
      </w:r>
      <w:r w:rsidR="00665477" w:rsidRPr="00EE0B97">
        <w:br/>
        <w:t>Courtesy United Feature Syndicate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w:t>
      </w:r>
      <w:r w:rsidR="008E75F9" w:rsidRPr="00EE0B97">
        <w:rPr>
          <w:rFonts w:asciiTheme="minorHAnsi" w:hAnsiTheme="minorHAnsi"/>
        </w:rPr>
        <w:t xml:space="preserve">people running the </w:t>
      </w:r>
      <w:r w:rsidRPr="00EE0B97">
        <w:rPr>
          <w:rFonts w:asciiTheme="minorHAnsi" w:hAnsiTheme="minorHAnsi"/>
        </w:rPr>
        <w:t xml:space="preserve">department of Science and Technology </w:t>
      </w:r>
      <w:r w:rsidR="008E75F9" w:rsidRPr="00EE0B97">
        <w:rPr>
          <w:rFonts w:asciiTheme="minorHAnsi" w:hAnsiTheme="minorHAnsi"/>
        </w:rPr>
        <w:t>are</w:t>
      </w:r>
      <w:r w:rsidRPr="00EE0B97">
        <w:rPr>
          <w:rFonts w:asciiTheme="minorHAnsi" w:hAnsiTheme="minorHAnsi"/>
        </w:rPr>
        <w:t xml:space="preserve"> people with open minds and wide scientific backgrounds</w:t>
      </w:r>
      <w:r w:rsidRPr="00EE0B97">
        <w:rPr>
          <w:rStyle w:val="FootnoteReference"/>
          <w:rFonts w:asciiTheme="minorHAnsi" w:hAnsiTheme="minorHAnsi"/>
        </w:rPr>
        <w:footnoteReference w:id="58"/>
      </w:r>
      <w:r w:rsidRPr="00EE0B97">
        <w:rPr>
          <w:rFonts w:asciiTheme="minorHAnsi" w:hAnsiTheme="minorHAnsi"/>
        </w:rPr>
        <w:t>. The motto, “I believe in an open mind, but not so open that your brains fall out,”</w:t>
      </w:r>
      <w:r w:rsidRPr="00EE0B97">
        <w:rPr>
          <w:rStyle w:val="FootnoteReference"/>
          <w:rFonts w:asciiTheme="minorHAnsi" w:hAnsiTheme="minorHAnsi"/>
        </w:rPr>
        <w:footnoteReference w:id="59"/>
      </w:r>
      <w:r w:rsidRPr="00EE0B97">
        <w:rPr>
          <w:rFonts w:asciiTheme="minorHAnsi" w:hAnsiTheme="minorHAnsi"/>
        </w:rPr>
        <w:t xml:space="preserve"> applies to everyone.</w:t>
      </w:r>
    </w:p>
    <w:p w:rsidR="004904FD" w:rsidRPr="00EE0B97" w:rsidRDefault="004904FD">
      <w:pPr>
        <w:widowControl w:val="0"/>
        <w:rPr>
          <w:rFonts w:asciiTheme="minorHAnsi" w:hAnsiTheme="minorHAnsi"/>
        </w:rPr>
      </w:pPr>
    </w:p>
    <w:p w:rsidR="004E5FC6" w:rsidRPr="00EE0B97" w:rsidRDefault="00665477">
      <w:pPr>
        <w:widowControl w:val="0"/>
        <w:rPr>
          <w:rFonts w:asciiTheme="minorHAnsi" w:hAnsiTheme="minorHAnsi"/>
        </w:rPr>
      </w:pPr>
      <w:r w:rsidRPr="00EE0B97">
        <w:rPr>
          <w:rFonts w:asciiTheme="minorHAnsi" w:hAnsiTheme="minorHAnsi"/>
        </w:rPr>
        <w:t xml:space="preserve">Do you know the difference between Religion and Science? Religion is </w:t>
      </w:r>
      <w:r w:rsidR="008E75F9" w:rsidRPr="00EE0B97">
        <w:rPr>
          <w:rFonts w:asciiTheme="minorHAnsi" w:hAnsiTheme="minorHAnsi"/>
        </w:rPr>
        <w:t>rooted in</w:t>
      </w:r>
      <w:r w:rsidRPr="00EE0B97">
        <w:rPr>
          <w:rFonts w:asciiTheme="minorHAnsi" w:hAnsiTheme="minorHAnsi"/>
        </w:rPr>
        <w:t xml:space="preserve"> Faith while science is </w:t>
      </w:r>
      <w:r w:rsidR="008E75F9" w:rsidRPr="00EE0B97">
        <w:rPr>
          <w:rFonts w:asciiTheme="minorHAnsi" w:hAnsiTheme="minorHAnsi"/>
        </w:rPr>
        <w:t>rooted in</w:t>
      </w:r>
      <w:r w:rsidRPr="00EE0B97">
        <w:rPr>
          <w:rFonts w:asciiTheme="minorHAnsi" w:hAnsiTheme="minorHAnsi"/>
        </w:rPr>
        <w:t xml:space="preserve"> Doubt.</w:t>
      </w:r>
    </w:p>
    <w:p w:rsidR="004E5FC6" w:rsidRPr="00EE0B97" w:rsidRDefault="004E5FC6">
      <w:pPr>
        <w:widowControl w:val="0"/>
        <w:rPr>
          <w:rFonts w:asciiTheme="minorHAnsi" w:hAnsiTheme="minorHAnsi"/>
        </w:rPr>
      </w:pPr>
    </w:p>
    <w:p w:rsidR="004E5FC6" w:rsidRPr="00EE0B97" w:rsidRDefault="004E5FC6">
      <w:pPr>
        <w:widowControl w:val="0"/>
        <w:rPr>
          <w:rFonts w:asciiTheme="minorHAnsi" w:hAnsiTheme="minorHAnsi"/>
        </w:rPr>
      </w:pPr>
      <w:r w:rsidRPr="00EE0B97">
        <w:rPr>
          <w:rFonts w:asciiTheme="minorHAnsi" w:hAnsiTheme="minorHAnsi"/>
        </w:rPr>
        <w:t xml:space="preserve">Religion </w:t>
      </w:r>
      <w:r w:rsidR="00570A9F" w:rsidRPr="00EE0B97">
        <w:rPr>
          <w:rFonts w:asciiTheme="minorHAnsi" w:hAnsiTheme="minorHAnsi"/>
        </w:rPr>
        <w:t>gets its authority from</w:t>
      </w:r>
      <w:r w:rsidRPr="00EE0B97">
        <w:rPr>
          <w:rFonts w:asciiTheme="minorHAnsi" w:hAnsiTheme="minorHAnsi"/>
        </w:rPr>
        <w:t xml:space="preserve"> a feeling within </w:t>
      </w:r>
      <w:r w:rsidR="00570A9F" w:rsidRPr="00EE0B97">
        <w:rPr>
          <w:rFonts w:asciiTheme="minorHAnsi" w:hAnsiTheme="minorHAnsi"/>
        </w:rPr>
        <w:t>us</w:t>
      </w:r>
      <w:r w:rsidRPr="00EE0B97">
        <w:rPr>
          <w:rFonts w:asciiTheme="minorHAnsi" w:hAnsiTheme="minorHAnsi"/>
        </w:rPr>
        <w:t xml:space="preserve"> that there’s more to life than meets the eye. I know I have a soul and no one can convince me otherwise. I know what my faith tells me is true.</w:t>
      </w:r>
    </w:p>
    <w:p w:rsidR="004E5FC6" w:rsidRPr="00EE0B97" w:rsidRDefault="004E5FC6">
      <w:pPr>
        <w:widowControl w:val="0"/>
        <w:rPr>
          <w:rFonts w:asciiTheme="minorHAnsi" w:hAnsiTheme="minorHAnsi"/>
        </w:rPr>
      </w:pPr>
    </w:p>
    <w:p w:rsidR="004E5FC6" w:rsidRPr="00EE0B97" w:rsidRDefault="004E5FC6">
      <w:pPr>
        <w:widowControl w:val="0"/>
        <w:rPr>
          <w:rFonts w:asciiTheme="minorHAnsi" w:hAnsiTheme="minorHAnsi"/>
        </w:rPr>
      </w:pPr>
      <w:r w:rsidRPr="00EE0B97">
        <w:rPr>
          <w:rFonts w:asciiTheme="minorHAnsi" w:hAnsiTheme="minorHAnsi"/>
        </w:rPr>
        <w:t xml:space="preserve">Science is based on observation. </w:t>
      </w:r>
      <w:r w:rsidR="00957C76" w:rsidRPr="00EE0B97">
        <w:rPr>
          <w:rFonts w:asciiTheme="minorHAnsi" w:hAnsiTheme="minorHAnsi"/>
        </w:rPr>
        <w:t>We observe something and we create a theory to understand it.</w:t>
      </w:r>
      <w:r w:rsidR="004A271D" w:rsidRPr="00EE0B97">
        <w:rPr>
          <w:rFonts w:asciiTheme="minorHAnsi" w:hAnsiTheme="minorHAnsi"/>
        </w:rPr>
        <w:t xml:space="preserve"> We then revise the theory when an observation contradicts it.</w:t>
      </w:r>
    </w:p>
    <w:p w:rsidR="004E5FC6" w:rsidRPr="00EE0B97" w:rsidRDefault="004E5FC6">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When a theory stops being questionable, it stops being a science and becomes a religion. </w:t>
      </w:r>
      <w:r w:rsidR="0066207C" w:rsidRPr="00EE0B97">
        <w:rPr>
          <w:rFonts w:asciiTheme="minorHAnsi" w:hAnsiTheme="minorHAnsi"/>
        </w:rPr>
        <w:t>I’m</w:t>
      </w:r>
      <w:r w:rsidRPr="00EE0B97">
        <w:rPr>
          <w:rFonts w:asciiTheme="minorHAnsi" w:hAnsiTheme="minorHAnsi"/>
        </w:rPr>
        <w:t xml:space="preserve"> not saying religion is bad. Many things</w:t>
      </w:r>
      <w:r w:rsidR="004A271D" w:rsidRPr="00EE0B97">
        <w:rPr>
          <w:rFonts w:asciiTheme="minorHAnsi" w:hAnsiTheme="minorHAnsi"/>
        </w:rPr>
        <w:t xml:space="preserve"> </w:t>
      </w:r>
      <w:r w:rsidR="0066207C" w:rsidRPr="00EE0B97">
        <w:rPr>
          <w:rFonts w:asciiTheme="minorHAnsi" w:hAnsiTheme="minorHAnsi"/>
        </w:rPr>
        <w:t>aren’t</w:t>
      </w:r>
      <w:r w:rsidRPr="00EE0B97">
        <w:rPr>
          <w:rFonts w:asciiTheme="minorHAnsi" w:hAnsiTheme="minorHAnsi"/>
        </w:rPr>
        <w:t xml:space="preserve"> scientifically verifiable and yet are true. </w:t>
      </w:r>
      <w:r w:rsidR="00570A9F" w:rsidRPr="00EE0B97">
        <w:rPr>
          <w:rFonts w:asciiTheme="minorHAnsi" w:hAnsiTheme="minorHAnsi"/>
        </w:rPr>
        <w:t xml:space="preserve">The important this </w:t>
      </w:r>
      <w:r w:rsidRPr="00EE0B97">
        <w:rPr>
          <w:rFonts w:asciiTheme="minorHAnsi" w:hAnsiTheme="minorHAnsi"/>
        </w:rPr>
        <w:t>is</w:t>
      </w:r>
      <w:r w:rsidR="00570A9F" w:rsidRPr="00EE0B97">
        <w:rPr>
          <w:rFonts w:asciiTheme="minorHAnsi" w:hAnsiTheme="minorHAnsi"/>
        </w:rPr>
        <w:t>,</w:t>
      </w:r>
      <w:r w:rsidRPr="00EE0B97">
        <w:rPr>
          <w:rFonts w:asciiTheme="minorHAnsi" w:hAnsiTheme="minorHAnsi"/>
        </w:rPr>
        <w:t xml:space="preserve"> don’t confuse the two.</w:t>
      </w:r>
    </w:p>
    <w:p w:rsidR="004904FD" w:rsidRPr="00EE0B97" w:rsidRDefault="004904FD">
      <w:pPr>
        <w:widowControl w:val="0"/>
        <w:rPr>
          <w:rFonts w:asciiTheme="minorHAnsi" w:hAnsiTheme="minorHAnsi"/>
        </w:rPr>
      </w:pPr>
    </w:p>
    <w:p w:rsidR="004904FD" w:rsidRPr="00EE0B97" w:rsidRDefault="0066207C">
      <w:pPr>
        <w:widowControl w:val="0"/>
        <w:rPr>
          <w:rFonts w:asciiTheme="minorHAnsi" w:hAnsiTheme="minorHAnsi"/>
        </w:rPr>
      </w:pPr>
      <w:r w:rsidRPr="00EE0B97">
        <w:rPr>
          <w:rFonts w:asciiTheme="minorHAnsi" w:hAnsiTheme="minorHAnsi"/>
        </w:rPr>
        <w:t>It’s</w:t>
      </w:r>
      <w:r w:rsidR="00665477" w:rsidRPr="00EE0B97">
        <w:rPr>
          <w:rFonts w:asciiTheme="minorHAnsi" w:hAnsiTheme="minorHAnsi"/>
        </w:rPr>
        <w:t xml:space="preserve"> worth mentioning that it is policy for the Department Of Science And Technology to never hire experts. Experts, such as Simon Newcomb, know their fields too well. There is no room for doubt</w:t>
      </w:r>
      <w:r w:rsidR="004A271D" w:rsidRPr="00EE0B97">
        <w:rPr>
          <w:rFonts w:asciiTheme="minorHAnsi" w:hAnsiTheme="minorHAnsi"/>
        </w:rPr>
        <w:t xml:space="preserve"> –</w:t>
      </w:r>
      <w:r w:rsidR="00665477" w:rsidRPr="00EE0B97">
        <w:rPr>
          <w:rFonts w:asciiTheme="minorHAnsi" w:hAnsiTheme="minorHAnsi"/>
        </w:rPr>
        <w:t xml:space="preserve"> an</w:t>
      </w:r>
      <w:r w:rsidR="004A271D" w:rsidRPr="00EE0B97">
        <w:rPr>
          <w:rFonts w:asciiTheme="minorHAnsi" w:hAnsiTheme="minorHAnsi"/>
        </w:rPr>
        <w:t xml:space="preserve"> </w:t>
      </w:r>
      <w:r w:rsidR="00665477" w:rsidRPr="00EE0B97">
        <w:rPr>
          <w:rFonts w:asciiTheme="minorHAnsi" w:hAnsiTheme="minorHAnsi"/>
        </w:rPr>
        <w:t xml:space="preserve">essential ingredient in </w:t>
      </w:r>
      <w:r w:rsidR="00665477" w:rsidRPr="00EE0B97">
        <w:rPr>
          <w:rFonts w:asciiTheme="minorHAnsi" w:hAnsiTheme="minorHAnsi"/>
        </w:rPr>
        <w:lastRenderedPageBreak/>
        <w:t>science.</w:t>
      </w:r>
      <w:r w:rsidR="00E71376" w:rsidRPr="00EE0B97">
        <w:rPr>
          <w:rFonts w:asciiTheme="minorHAnsi" w:hAnsiTheme="minorHAnsi"/>
        </w:rPr>
        <w:t xml:space="preserve"> They do use experts as advisors, for the knowledge they possess.</w:t>
      </w:r>
    </w:p>
    <w:p w:rsidR="005829B3" w:rsidRPr="00EE0B97" w:rsidRDefault="005829B3">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Throughout history, people have formulated </w:t>
      </w:r>
      <w:r w:rsidR="00462B7D" w:rsidRPr="00EE0B97">
        <w:rPr>
          <w:rFonts w:asciiTheme="minorHAnsi" w:hAnsiTheme="minorHAnsi"/>
        </w:rPr>
        <w:t>theories that</w:t>
      </w:r>
      <w:r w:rsidRPr="00EE0B97">
        <w:rPr>
          <w:rFonts w:asciiTheme="minorHAnsi" w:hAnsiTheme="minorHAnsi"/>
        </w:rPr>
        <w:t xml:space="preserve"> </w:t>
      </w:r>
      <w:r w:rsidR="00462B7D" w:rsidRPr="00EE0B97">
        <w:rPr>
          <w:rFonts w:asciiTheme="minorHAnsi" w:hAnsiTheme="minorHAnsi"/>
        </w:rPr>
        <w:t xml:space="preserve">evidence </w:t>
      </w:r>
      <w:r w:rsidRPr="00EE0B97">
        <w:rPr>
          <w:rFonts w:asciiTheme="minorHAnsi" w:hAnsiTheme="minorHAnsi"/>
        </w:rPr>
        <w:t>usually prov</w:t>
      </w:r>
      <w:r w:rsidR="00462B7D" w:rsidRPr="00EE0B97">
        <w:rPr>
          <w:rFonts w:asciiTheme="minorHAnsi" w:hAnsiTheme="minorHAnsi"/>
        </w:rPr>
        <w:t>es</w:t>
      </w:r>
      <w:r w:rsidRPr="00EE0B97">
        <w:rPr>
          <w:rFonts w:asciiTheme="minorHAnsi" w:hAnsiTheme="minorHAnsi"/>
        </w:rPr>
        <w:t xml:space="preserve"> wrong or at least incomplete. </w:t>
      </w:r>
      <w:r w:rsidR="00AE4A16" w:rsidRPr="00EE0B97">
        <w:rPr>
          <w:rFonts w:asciiTheme="minorHAnsi" w:hAnsiTheme="minorHAnsi"/>
        </w:rPr>
        <w:t>To assume we finally know the Ultimate Truth is hubris.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Just because theory says a thing is impossible doesn’t make it so. To support this principle, </w:t>
      </w:r>
      <w:r w:rsidR="00AE4A16" w:rsidRPr="00EE0B97">
        <w:rPr>
          <w:rFonts w:asciiTheme="minorHAnsi" w:hAnsiTheme="minorHAnsi"/>
        </w:rPr>
        <w:t xml:space="preserve">the </w:t>
      </w:r>
      <w:proofErr w:type="spellStart"/>
      <w:r w:rsidR="00AE4A16" w:rsidRPr="00EE0B97">
        <w:rPr>
          <w:rFonts w:asciiTheme="minorHAnsi" w:hAnsiTheme="minorHAnsi"/>
        </w:rPr>
        <w:t>Aipotunians</w:t>
      </w:r>
      <w:proofErr w:type="spellEnd"/>
      <w:r w:rsidR="00AE4A16" w:rsidRPr="00EE0B97">
        <w:rPr>
          <w:rFonts w:asciiTheme="minorHAnsi" w:hAnsiTheme="minorHAnsi"/>
        </w:rPr>
        <w:t xml:space="preserve"> rote t</w:t>
      </w:r>
      <w:r w:rsidRPr="00EE0B97">
        <w:rPr>
          <w:rFonts w:asciiTheme="minorHAnsi" w:hAnsiTheme="minorHAnsi"/>
        </w:rPr>
        <w:t>his law</w:t>
      </w:r>
      <w:r w:rsidR="00AE4A16" w:rsidRPr="00EE0B97">
        <w:rPr>
          <w:rFonts w:asciiTheme="minorHAnsi" w:hAnsiTheme="minorHAnsi"/>
        </w:rPr>
        <w:t>:</w:t>
      </w:r>
    </w:p>
    <w:p w:rsidR="00AE4A16" w:rsidRPr="00EE0B97" w:rsidRDefault="00AE4A16">
      <w:pPr>
        <w:widowControl w:val="0"/>
        <w:rPr>
          <w:rFonts w:asciiTheme="minorHAnsi" w:hAnsiTheme="minorHAnsi"/>
        </w:rPr>
      </w:pPr>
    </w:p>
    <w:p w:rsidR="004904FD" w:rsidRPr="00EE0B97" w:rsidRDefault="00665477" w:rsidP="00CA0004">
      <w:pPr>
        <w:pStyle w:val="Laws"/>
      </w:pPr>
      <w:r w:rsidRPr="00EE0B97">
        <w:rPr>
          <w:b/>
        </w:rPr>
        <w:t>Law R001:</w:t>
      </w:r>
      <w:r w:rsidR="00B94B5C" w:rsidRPr="00EE0B97">
        <w:rPr>
          <w:b/>
        </w:rPr>
        <w:tab/>
      </w:r>
      <w:r w:rsidRPr="00EE0B97">
        <w:t>Theory cannot be used as a reason to prevent</w:t>
      </w:r>
      <w:r w:rsidR="00AE4A16" w:rsidRPr="00EE0B97">
        <w:t xml:space="preserve"> </w:t>
      </w:r>
      <w:r w:rsidRPr="00EE0B97">
        <w:t xml:space="preserve">the funding of a project. The </w:t>
      </w:r>
      <w:r w:rsidR="00462B7D" w:rsidRPr="00EE0B97">
        <w:t xml:space="preserve">justification for </w:t>
      </w:r>
      <w:r w:rsidRPr="00EE0B97">
        <w:t xml:space="preserve">funding a project must </w:t>
      </w:r>
      <w:r w:rsidR="00462B7D" w:rsidRPr="00EE0B97">
        <w:t>come from</w:t>
      </w:r>
      <w:r w:rsidRPr="00EE0B97">
        <w:t xml:space="preserve"> its </w:t>
      </w:r>
      <w:r w:rsidR="00462B7D" w:rsidRPr="00EE0B97">
        <w:t xml:space="preserve">ability to </w:t>
      </w:r>
      <w:r w:rsidR="00A22DF0" w:rsidRPr="00EE0B97">
        <w:t>explain observation</w:t>
      </w:r>
      <w:r w:rsidRPr="00EE0B97">
        <w:t>.</w:t>
      </w:r>
    </w:p>
    <w:p w:rsidR="004904FD" w:rsidRPr="00EE0B97" w:rsidRDefault="00665477">
      <w:pPr>
        <w:pStyle w:val="H3"/>
        <w:rPr>
          <w:rFonts w:asciiTheme="minorHAnsi" w:hAnsiTheme="minorHAnsi"/>
          <w:bCs w:val="0"/>
          <w:szCs w:val="24"/>
        </w:rPr>
      </w:pPr>
      <w:bookmarkStart w:id="239" w:name="_Toc146731496"/>
      <w:bookmarkStart w:id="240" w:name="_Toc146732845"/>
      <w:bookmarkStart w:id="241" w:name="_Toc383697558"/>
      <w:r w:rsidRPr="00EE0B97">
        <w:rPr>
          <w:rFonts w:asciiTheme="minorHAnsi" w:hAnsiTheme="minorHAnsi"/>
          <w:bCs w:val="0"/>
          <w:szCs w:val="24"/>
        </w:rPr>
        <w:t>Big Brother Knows Best</w:t>
      </w:r>
      <w:bookmarkEnd w:id="239"/>
      <w:bookmarkEnd w:id="240"/>
      <w:bookmarkEnd w:id="241"/>
    </w:p>
    <w:p w:rsidR="004904FD" w:rsidRPr="00EE0B97" w:rsidRDefault="00665477">
      <w:pPr>
        <w:pStyle w:val="Quote1"/>
        <w:rPr>
          <w:rFonts w:asciiTheme="minorHAnsi" w:hAnsiTheme="minorHAnsi"/>
          <w:szCs w:val="24"/>
        </w:rPr>
      </w:pPr>
      <w:r w:rsidRPr="00EE0B97">
        <w:rPr>
          <w:rFonts w:asciiTheme="minorHAnsi" w:hAnsiTheme="minorHAnsi"/>
          <w:szCs w:val="24"/>
        </w:rPr>
        <w:t>In modern physics, the more scientists</w:t>
      </w:r>
      <w:r w:rsidRPr="00EE0B97">
        <w:rPr>
          <w:rFonts w:asciiTheme="minorHAnsi" w:hAnsiTheme="minorHAnsi"/>
          <w:szCs w:val="24"/>
        </w:rPr>
        <w:br/>
        <w:t>learn about reality, the more apparent it becomes</w:t>
      </w:r>
      <w:r w:rsidRPr="00EE0B97">
        <w:rPr>
          <w:rFonts w:asciiTheme="minorHAnsi" w:hAnsiTheme="minorHAnsi"/>
          <w:szCs w:val="24"/>
        </w:rPr>
        <w:br/>
        <w:t>that reality transcends theory, reason, and observation</w:t>
      </w:r>
      <w:r w:rsidRPr="00EE0B97">
        <w:rPr>
          <w:rFonts w:asciiTheme="minorHAnsi" w:hAnsiTheme="minorHAnsi"/>
          <w:szCs w:val="24"/>
        </w:rPr>
        <w:br/>
        <w:t>-- Jill Di Donato</w:t>
      </w:r>
      <w:r w:rsidRPr="00EE0B97">
        <w:rPr>
          <w:rStyle w:val="FootnoteReference"/>
          <w:rFonts w:asciiTheme="minorHAnsi" w:hAnsiTheme="minorHAnsi"/>
          <w:szCs w:val="24"/>
        </w:rPr>
        <w:footnoteReference w:id="60"/>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It is difficult to get a man to understand</w:t>
      </w:r>
      <w:r w:rsidRPr="00EE0B97">
        <w:rPr>
          <w:rFonts w:asciiTheme="minorHAnsi" w:hAnsiTheme="minorHAnsi"/>
          <w:szCs w:val="24"/>
        </w:rPr>
        <w:br/>
        <w:t>something when his salary depends</w:t>
      </w:r>
      <w:r w:rsidRPr="00EE0B97">
        <w:rPr>
          <w:rFonts w:asciiTheme="minorHAnsi" w:hAnsiTheme="minorHAnsi"/>
          <w:szCs w:val="24"/>
        </w:rPr>
        <w:br/>
        <w:t>upon his not understanding it.</w:t>
      </w:r>
      <w:r w:rsidRPr="00EE0B97">
        <w:rPr>
          <w:rFonts w:asciiTheme="minorHAnsi" w:hAnsiTheme="minorHAnsi"/>
          <w:szCs w:val="24"/>
        </w:rPr>
        <w:br/>
        <w:t>-- Upton Sinclair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Is there any dogma</w:t>
      </w:r>
      <w:r w:rsidRPr="00EE0B97">
        <w:rPr>
          <w:rFonts w:asciiTheme="minorHAnsi" w:hAnsiTheme="minorHAnsi"/>
          <w:szCs w:val="24"/>
        </w:rPr>
        <w:br/>
        <w:t>more unsupported by the facts</w:t>
      </w:r>
      <w:r w:rsidRPr="00EE0B97">
        <w:rPr>
          <w:rFonts w:asciiTheme="minorHAnsi" w:hAnsiTheme="minorHAnsi"/>
          <w:szCs w:val="24"/>
        </w:rPr>
        <w:br/>
        <w:t>than from the scientist who stands up and says,</w:t>
      </w:r>
      <w:r w:rsidRPr="00EE0B97">
        <w:rPr>
          <w:rFonts w:asciiTheme="minorHAnsi" w:hAnsiTheme="minorHAnsi"/>
          <w:szCs w:val="24"/>
        </w:rPr>
        <w:br/>
        <w:t>‘I know there is no God’ ?</w:t>
      </w:r>
      <w:r w:rsidRPr="00EE0B97">
        <w:rPr>
          <w:rFonts w:asciiTheme="minorHAnsi" w:hAnsiTheme="minorHAnsi"/>
          <w:szCs w:val="24"/>
        </w:rPr>
        <w:br/>
        <w:t xml:space="preserve">-- </w:t>
      </w:r>
      <w:r w:rsidRPr="00EE0B97">
        <w:rPr>
          <w:rFonts w:asciiTheme="minorHAnsi" w:hAnsiTheme="minorHAnsi"/>
        </w:rPr>
        <w:t>Francis Collins</w:t>
      </w:r>
      <w:r w:rsidRPr="00EE0B97">
        <w:rPr>
          <w:rStyle w:val="FootnoteReference"/>
          <w:rFonts w:asciiTheme="minorHAnsi" w:hAnsiTheme="minorHAnsi"/>
          <w:szCs w:val="24"/>
        </w:rPr>
        <w:footnoteReference w:id="61"/>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1950, </w:t>
      </w:r>
      <w:r w:rsidR="005357C2" w:rsidRPr="00EE0B97">
        <w:rPr>
          <w:rFonts w:asciiTheme="minorHAnsi" w:hAnsiTheme="minorHAnsi"/>
        </w:rPr>
        <w:t xml:space="preserve">Dr. </w:t>
      </w:r>
      <w:r w:rsidRPr="00EE0B97">
        <w:rPr>
          <w:rFonts w:asciiTheme="minorHAnsi" w:hAnsiTheme="minorHAnsi"/>
        </w:rPr>
        <w:t xml:space="preserve">Immanuel </w:t>
      </w:r>
      <w:proofErr w:type="spellStart"/>
      <w:r w:rsidRPr="00EE0B97">
        <w:rPr>
          <w:rFonts w:asciiTheme="minorHAnsi" w:hAnsiTheme="minorHAnsi"/>
        </w:rPr>
        <w:t>Velikovsky</w:t>
      </w:r>
      <w:proofErr w:type="spellEnd"/>
      <w:r w:rsidRPr="00EE0B97">
        <w:rPr>
          <w:rFonts w:asciiTheme="minorHAnsi" w:hAnsiTheme="minorHAnsi"/>
        </w:rPr>
        <w:t xml:space="preserve"> published “Worlds </w:t>
      </w:r>
      <w:r w:rsidR="00280C68" w:rsidRPr="00EE0B97">
        <w:rPr>
          <w:rFonts w:asciiTheme="minorHAnsi" w:hAnsiTheme="minorHAnsi"/>
        </w:rPr>
        <w:t>i</w:t>
      </w:r>
      <w:r w:rsidRPr="00EE0B97">
        <w:rPr>
          <w:rFonts w:asciiTheme="minorHAnsi" w:hAnsiTheme="minorHAnsi"/>
        </w:rPr>
        <w:t xml:space="preserve">n Collision”. </w:t>
      </w:r>
      <w:r w:rsidR="00F0222E" w:rsidRPr="00EE0B97">
        <w:rPr>
          <w:rFonts w:asciiTheme="minorHAnsi" w:hAnsiTheme="minorHAnsi"/>
        </w:rPr>
        <w:t xml:space="preserve">As a result, the scientific community immediately attacked </w:t>
      </w:r>
      <w:proofErr w:type="spellStart"/>
      <w:r w:rsidRPr="00EE0B97">
        <w:rPr>
          <w:rFonts w:asciiTheme="minorHAnsi" w:hAnsiTheme="minorHAnsi"/>
        </w:rPr>
        <w:t>Velikovsky</w:t>
      </w:r>
      <w:proofErr w:type="spellEnd"/>
      <w:r w:rsidRPr="00EE0B97">
        <w:rPr>
          <w:rFonts w:asciiTheme="minorHAnsi" w:hAnsiTheme="minorHAnsi"/>
        </w:rPr>
        <w:t xml:space="preserve"> for his bold theories. Acco</w:t>
      </w:r>
      <w:r w:rsidR="00F0222E" w:rsidRPr="00EE0B97">
        <w:rPr>
          <w:rFonts w:asciiTheme="minorHAnsi" w:hAnsiTheme="minorHAnsi"/>
        </w:rPr>
        <w:t>rding to Alfred de Grazia et al:</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“Dr. Velikovsky’s historical and cosmological concepts, bolstered by his acknowledged scholarship, constituted a formidable assault on certain established theories of astronomy, geology and historical biology, and on </w:t>
      </w:r>
      <w:r w:rsidRPr="00EE0B97">
        <w:rPr>
          <w:rFonts w:asciiTheme="minorHAnsi" w:hAnsiTheme="minorHAnsi"/>
          <w:szCs w:val="24"/>
        </w:rPr>
        <w:lastRenderedPageBreak/>
        <w:t>the heroes of these sciences. Newton himself, and Darwin were being challenged, and indeed the general orthodoxy of an ordered universe.</w:t>
      </w:r>
    </w:p>
    <w:p w:rsidR="004904FD" w:rsidRPr="00EE0B97" w:rsidRDefault="00665477">
      <w:pPr>
        <w:pStyle w:val="quote2"/>
        <w:rPr>
          <w:rFonts w:asciiTheme="minorHAnsi" w:hAnsiTheme="minorHAnsi"/>
          <w:szCs w:val="24"/>
        </w:rPr>
      </w:pPr>
      <w:r w:rsidRPr="00EE0B97">
        <w:rPr>
          <w:rFonts w:asciiTheme="minorHAnsi" w:hAnsiTheme="minorHAnsi"/>
          <w:szCs w:val="24"/>
        </w:rPr>
        <w:t>“What must be called the scientific establishment rose in arms, not only against the new Velikovsky theories but against the man himself. Efforts were made to block the dissemination of Dr. Velikovsky’s ideas, and even to punish supporters of his investigations. Universities, scientific societies, publishing houses, the popular press were approached and threatened; social pressure and political sanctions were invoked to control public opinion. There can be little doubt that in a totalitarian society, not only would Dr. Velikovsky’s reputation have been at stake, but also his right to pursue his enquiry, and perhaps his personal safety.”</w:t>
      </w:r>
      <w:r w:rsidRPr="00EE0B97">
        <w:rPr>
          <w:rStyle w:val="FootnoteReference"/>
          <w:rFonts w:asciiTheme="minorHAnsi" w:hAnsiTheme="minorHAnsi"/>
          <w:szCs w:val="24"/>
        </w:rPr>
        <w:footnoteReference w:id="62"/>
      </w:r>
    </w:p>
    <w:p w:rsidR="004904FD" w:rsidRPr="00EE0B97" w:rsidRDefault="00665477">
      <w:pPr>
        <w:widowControl w:val="0"/>
        <w:rPr>
          <w:rFonts w:asciiTheme="minorHAnsi" w:hAnsiTheme="minorHAnsi"/>
        </w:rPr>
      </w:pPr>
      <w:r w:rsidRPr="00EE0B97">
        <w:rPr>
          <w:rFonts w:asciiTheme="minorHAnsi" w:hAnsiTheme="minorHAnsi"/>
        </w:rPr>
        <w:t xml:space="preserve">Is Alfred calling the United States a totalitarian society? This ill treatment of </w:t>
      </w:r>
      <w:proofErr w:type="spellStart"/>
      <w:r w:rsidRPr="00EE0B97">
        <w:rPr>
          <w:rFonts w:asciiTheme="minorHAnsi" w:hAnsiTheme="minorHAnsi"/>
        </w:rPr>
        <w:t>Velikovsky</w:t>
      </w:r>
      <w:proofErr w:type="spellEnd"/>
      <w:r w:rsidRPr="00EE0B97">
        <w:rPr>
          <w:rFonts w:asciiTheme="minorHAnsi" w:hAnsiTheme="minorHAnsi"/>
        </w:rPr>
        <w:t xml:space="preserve"> and his supporters was in direct violation of the United States Bill Of Rights (freedom of speech), and yet nobody objected. What’s the point of having a bill of rights if no one uses it</w:t>
      </w:r>
      <w:r w:rsidRPr="00EE0B97">
        <w:rPr>
          <w:rStyle w:val="FootnoteReference"/>
          <w:rFonts w:asciiTheme="minorHAnsi" w:hAnsiTheme="minorHAnsi"/>
        </w:rPr>
        <w:footnoteReference w:id="63"/>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w:t>
      </w:r>
      <w:r w:rsidR="00AC72E0" w:rsidRPr="00EE0B97">
        <w:rPr>
          <w:rFonts w:asciiTheme="minorHAnsi" w:hAnsiTheme="minorHAnsi"/>
        </w:rPr>
        <w:t>s</w:t>
      </w:r>
      <w:r w:rsidRPr="00EE0B97">
        <w:rPr>
          <w:rFonts w:asciiTheme="minorHAnsi" w:hAnsiTheme="minorHAnsi"/>
        </w:rPr>
        <w:t>ensors claimed that they were acting in the best interest of the public</w:t>
      </w:r>
      <w:r w:rsidR="00AC72E0" w:rsidRPr="00EE0B97">
        <w:rPr>
          <w:rFonts w:asciiTheme="minorHAnsi" w:hAnsiTheme="minorHAnsi"/>
        </w:rPr>
        <w:t>,</w:t>
      </w:r>
      <w:r w:rsidRPr="00EE0B97">
        <w:rPr>
          <w:rFonts w:asciiTheme="minorHAnsi" w:hAnsiTheme="minorHAnsi"/>
        </w:rPr>
        <w:t xml:space="preserve"> who they believed was unqualified to understand science. It was the Censor</w:t>
      </w:r>
      <w:r w:rsidR="00AC72E0" w:rsidRPr="00EE0B97">
        <w:rPr>
          <w:rFonts w:asciiTheme="minorHAnsi" w:hAnsiTheme="minorHAnsi"/>
        </w:rPr>
        <w:t>’</w:t>
      </w:r>
      <w:r w:rsidRPr="00EE0B97">
        <w:rPr>
          <w:rFonts w:asciiTheme="minorHAnsi" w:hAnsiTheme="minorHAnsi"/>
        </w:rPr>
        <w:t>s duty to protect the people.</w:t>
      </w:r>
    </w:p>
    <w:p w:rsidR="004904FD" w:rsidRDefault="004904FD">
      <w:pPr>
        <w:widowControl w:val="0"/>
        <w:rPr>
          <w:rFonts w:asciiTheme="minorHAnsi" w:hAnsiTheme="minorHAnsi"/>
        </w:rPr>
      </w:pPr>
    </w:p>
    <w:p w:rsidR="00053501" w:rsidRPr="004B5B32" w:rsidRDefault="004B5B32" w:rsidP="004B5B32">
      <w:pPr>
        <w:widowControl w:val="0"/>
        <w:jc w:val="center"/>
        <w:rPr>
          <w:rFonts w:asciiTheme="minorHAnsi" w:hAnsiTheme="minorHAnsi"/>
          <w:vanish/>
        </w:rPr>
      </w:pPr>
      <w:r w:rsidRPr="004B5B32">
        <w:rPr>
          <w:rFonts w:asciiTheme="minorHAnsi" w:hAnsiTheme="minorHAnsi"/>
          <w:noProof/>
          <w:vanish/>
        </w:rPr>
        <w:drawing>
          <wp:inline distT="0" distB="0" distL="0" distR="0">
            <wp:extent cx="3558651" cy="1111298"/>
            <wp:effectExtent l="19050" t="0" r="3699" b="0"/>
            <wp:docPr id="9" name="Picture 8" descr="Frank_And_Earnest_2006-05-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ank_And_Earnest_2006-05-15.gif"/>
                    <pic:cNvPicPr/>
                  </pic:nvPicPr>
                  <pic:blipFill>
                    <a:blip r:embed="rId97" cstate="print"/>
                    <a:stretch>
                      <a:fillRect/>
                    </a:stretch>
                  </pic:blipFill>
                  <pic:spPr>
                    <a:xfrm>
                      <a:off x="0" y="0"/>
                      <a:ext cx="3557893" cy="1111061"/>
                    </a:xfrm>
                    <a:prstGeom prst="rect">
                      <a:avLst/>
                    </a:prstGeom>
                  </pic:spPr>
                </pic:pic>
              </a:graphicData>
            </a:graphic>
          </wp:inline>
        </w:drawing>
      </w:r>
    </w:p>
    <w:p w:rsidR="004B5B32" w:rsidRPr="004B5B32" w:rsidRDefault="004B5B32" w:rsidP="004B5B32">
      <w:pPr>
        <w:widowControl w:val="0"/>
        <w:jc w:val="center"/>
        <w:rPr>
          <w:rFonts w:asciiTheme="minorHAnsi" w:hAnsiTheme="minorHAnsi"/>
          <w:vanish/>
        </w:rPr>
      </w:pPr>
      <w:r w:rsidRPr="004B5B32">
        <w:rPr>
          <w:rFonts w:asciiTheme="minorHAnsi" w:hAnsiTheme="minorHAnsi"/>
          <w:vanish/>
        </w:rPr>
        <w:t>Courtesy www.comics.com (2006-05-15)</w:t>
      </w:r>
    </w:p>
    <w:p w:rsidR="00053501" w:rsidRDefault="00053501">
      <w:pPr>
        <w:widowControl w:val="0"/>
        <w:rPr>
          <w:rFonts w:asciiTheme="minorHAnsi" w:hAnsiTheme="minorHAnsi"/>
        </w:rPr>
      </w:pPr>
    </w:p>
    <w:p w:rsidR="00053501" w:rsidRDefault="00053501">
      <w:pPr>
        <w:widowControl w:val="0"/>
        <w:rPr>
          <w:rFonts w:asciiTheme="minorHAnsi" w:hAnsiTheme="minorHAnsi"/>
        </w:rPr>
      </w:pPr>
    </w:p>
    <w:p w:rsidR="00053501" w:rsidRDefault="00053501">
      <w:pPr>
        <w:widowControl w:val="0"/>
        <w:rPr>
          <w:rFonts w:asciiTheme="minorHAnsi" w:hAnsiTheme="minorHAnsi"/>
        </w:rPr>
      </w:pPr>
    </w:p>
    <w:p w:rsidR="00053501" w:rsidRDefault="00053501">
      <w:pPr>
        <w:widowControl w:val="0"/>
        <w:rPr>
          <w:rFonts w:asciiTheme="minorHAnsi" w:hAnsiTheme="minorHAnsi"/>
        </w:rPr>
      </w:pPr>
    </w:p>
    <w:p w:rsidR="00053501" w:rsidRPr="00EE0B97" w:rsidRDefault="00053501">
      <w:pPr>
        <w:widowControl w:val="0"/>
        <w:rPr>
          <w:rFonts w:asciiTheme="minorHAnsi" w:hAnsiTheme="minorHAnsi"/>
        </w:rPr>
      </w:pPr>
    </w:p>
    <w:p w:rsidR="004904FD" w:rsidRPr="00EE0B97" w:rsidRDefault="00390DF5">
      <w:pPr>
        <w:widowControl w:val="0"/>
        <w:rPr>
          <w:rFonts w:asciiTheme="minorHAnsi" w:hAnsiTheme="minorHAnsi"/>
        </w:rPr>
      </w:pPr>
      <w:r w:rsidRPr="00EE0B97">
        <w:rPr>
          <w:rFonts w:asciiTheme="minorHAnsi" w:hAnsiTheme="minorHAnsi"/>
        </w:rPr>
        <w:t>This law exists t</w:t>
      </w:r>
      <w:r w:rsidR="00665477" w:rsidRPr="00EE0B97">
        <w:rPr>
          <w:rFonts w:asciiTheme="minorHAnsi" w:hAnsiTheme="minorHAnsi"/>
        </w:rPr>
        <w:t>o counter this unacceptable impedance to progress</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R002:</w:t>
      </w:r>
      <w:r w:rsidR="00B94B5C" w:rsidRPr="00EE0B97">
        <w:rPr>
          <w:b/>
        </w:rPr>
        <w:tab/>
      </w:r>
      <w:r w:rsidRPr="00EE0B97">
        <w:rPr>
          <w:snapToGrid w:val="0"/>
        </w:rPr>
        <w:t>A person has a right to express any scientific theory, no matter how controversial.</w:t>
      </w:r>
      <w:r w:rsidRPr="00EE0B97">
        <w:t xml:space="preserve"> This theory must live or die by its own merits.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snapToGrid w:val="0"/>
        </w:rPr>
      </w:pPr>
      <w:r w:rsidRPr="00EE0B97">
        <w:rPr>
          <w:rFonts w:asciiTheme="minorHAnsi" w:hAnsiTheme="minorHAnsi"/>
          <w:snapToGrid w:val="0"/>
        </w:rPr>
        <w:t xml:space="preserve">The scientific community must prove, based on scientific facts alone, that </w:t>
      </w:r>
      <w:r w:rsidRPr="00EE0B97">
        <w:rPr>
          <w:rFonts w:asciiTheme="minorHAnsi" w:hAnsiTheme="minorHAnsi"/>
          <w:snapToGrid w:val="0"/>
        </w:rPr>
        <w:lastRenderedPageBreak/>
        <w:t xml:space="preserve">the theory is wrong, before rejecting the theory. All scientific theories </w:t>
      </w:r>
      <w:r w:rsidR="00390DF5" w:rsidRPr="00EE0B97">
        <w:rPr>
          <w:rFonts w:asciiTheme="minorHAnsi" w:hAnsiTheme="minorHAnsi"/>
          <w:snapToGrid w:val="0"/>
        </w:rPr>
        <w:t>must stand on t</w:t>
      </w:r>
      <w:r w:rsidRPr="00EE0B97">
        <w:rPr>
          <w:rFonts w:asciiTheme="minorHAnsi" w:hAnsiTheme="minorHAnsi"/>
          <w:snapToGrid w:val="0"/>
        </w:rPr>
        <w:t xml:space="preserve">heir </w:t>
      </w:r>
      <w:r w:rsidR="00390DF5" w:rsidRPr="00EE0B97">
        <w:rPr>
          <w:rFonts w:asciiTheme="minorHAnsi" w:hAnsiTheme="minorHAnsi"/>
          <w:snapToGrid w:val="0"/>
        </w:rPr>
        <w:t xml:space="preserve">own </w:t>
      </w:r>
      <w:r w:rsidRPr="00EE0B97">
        <w:rPr>
          <w:rFonts w:asciiTheme="minorHAnsi" w:hAnsiTheme="minorHAnsi"/>
          <w:snapToGrid w:val="0"/>
        </w:rPr>
        <w:t xml:space="preserve">merits and not on the merits of the person putting forward the theory. </w:t>
      </w:r>
      <w:r w:rsidR="00390DF5" w:rsidRPr="00EE0B97">
        <w:rPr>
          <w:rFonts w:asciiTheme="minorHAnsi" w:hAnsiTheme="minorHAnsi"/>
          <w:snapToGrid w:val="0"/>
        </w:rPr>
        <w:t>The scientific community must not reject a</w:t>
      </w:r>
      <w:r w:rsidRPr="00EE0B97">
        <w:rPr>
          <w:rFonts w:asciiTheme="minorHAnsi" w:hAnsiTheme="minorHAnsi"/>
          <w:snapToGrid w:val="0"/>
        </w:rPr>
        <w:t xml:space="preserve"> theory that is in full agreement</w:t>
      </w:r>
      <w:r w:rsidR="00AC72E0" w:rsidRPr="00EE0B97">
        <w:rPr>
          <w:rFonts w:asciiTheme="minorHAnsi" w:hAnsiTheme="minorHAnsi"/>
          <w:snapToGrid w:val="0"/>
        </w:rPr>
        <w:t xml:space="preserve"> with scientific data</w:t>
      </w:r>
      <w:r w:rsidRPr="00EE0B97">
        <w:rPr>
          <w:rFonts w:asciiTheme="minorHAnsi" w:hAnsiTheme="minorHAnsi"/>
          <w:snapToGrid w:val="0"/>
        </w:rPr>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R003:</w:t>
      </w:r>
      <w:r w:rsidR="00B94B5C" w:rsidRPr="00EE0B97">
        <w:rPr>
          <w:b/>
        </w:rPr>
        <w:tab/>
      </w:r>
      <w:r w:rsidRPr="00EE0B97">
        <w:t>No one has the right to protect another person from thoughts, philosophies, ideas</w:t>
      </w:r>
      <w:r w:rsidR="001E39A8" w:rsidRPr="00EE0B97">
        <w:t>,</w:t>
      </w:r>
      <w:r w:rsidRPr="00EE0B97">
        <w:t xml:space="preserve"> or believes</w:t>
      </w:r>
      <w:r w:rsidR="001E39A8" w:rsidRPr="00EE0B97">
        <w:t xml:space="preserve">, except </w:t>
      </w:r>
      <w:r w:rsidR="00576580" w:rsidRPr="00EE0B97">
        <w:t xml:space="preserve">for </w:t>
      </w:r>
      <w:r w:rsidR="001E39A8" w:rsidRPr="00EE0B97">
        <w:t xml:space="preserve">messages </w:t>
      </w:r>
      <w:r w:rsidRPr="00EE0B97">
        <w:t>of pornography</w:t>
      </w:r>
      <w:r w:rsidR="001E39A8" w:rsidRPr="00EE0B97">
        <w:t xml:space="preserve"> and hate</w:t>
      </w:r>
      <w:r w:rsidRPr="00EE0B97">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No one has the right to decide how another person should think or behave. Doing so violates the </w:t>
      </w:r>
      <w:r w:rsidR="001E39A8" w:rsidRPr="00EE0B97">
        <w:rPr>
          <w:rFonts w:asciiTheme="minorHAnsi" w:hAnsiTheme="minorHAnsi"/>
        </w:rPr>
        <w:t xml:space="preserve">three Laws </w:t>
      </w:r>
      <w:r w:rsidR="00FF1C21" w:rsidRPr="00EE0B97">
        <w:rPr>
          <w:rFonts w:asciiTheme="minorHAnsi" w:hAnsiTheme="minorHAnsi"/>
        </w:rPr>
        <w:t>of</w:t>
      </w:r>
      <w:r w:rsidR="001E39A8" w:rsidRPr="00EE0B97">
        <w:rPr>
          <w:rFonts w:asciiTheme="minorHAnsi" w:hAnsiTheme="minorHAnsi"/>
        </w:rPr>
        <w:t xml:space="preserve"> Government</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All the laws in creation are useless </w:t>
      </w:r>
      <w:r w:rsidR="00576580" w:rsidRPr="00EE0B97">
        <w:rPr>
          <w:rFonts w:asciiTheme="minorHAnsi" w:hAnsiTheme="minorHAnsi"/>
        </w:rPr>
        <w:t xml:space="preserve">if </w:t>
      </w:r>
      <w:r w:rsidRPr="00EE0B97">
        <w:rPr>
          <w:rFonts w:asciiTheme="minorHAnsi" w:hAnsiTheme="minorHAnsi"/>
        </w:rPr>
        <w:t>not applied</w:t>
      </w:r>
      <w:r w:rsidR="001E39A8" w:rsidRPr="00EE0B97">
        <w:rPr>
          <w:rFonts w:asciiTheme="minorHAnsi" w:hAnsiTheme="minorHAnsi"/>
        </w:rPr>
        <w:t xml:space="preserve">. </w:t>
      </w:r>
      <w:r w:rsidRPr="00EE0B97">
        <w:rPr>
          <w:rFonts w:asciiTheme="minorHAnsi" w:hAnsiTheme="minorHAnsi"/>
        </w:rPr>
        <w:t xml:space="preserve"> For this reason, </w:t>
      </w:r>
      <w:r w:rsidR="001A521F" w:rsidRPr="00EE0B97">
        <w:rPr>
          <w:rFonts w:asciiTheme="minorHAnsi" w:hAnsiTheme="minorHAnsi"/>
        </w:rPr>
        <w:t xml:space="preserve">people learn </w:t>
      </w:r>
      <w:r w:rsidRPr="00EE0B97">
        <w:rPr>
          <w:rFonts w:asciiTheme="minorHAnsi" w:hAnsiTheme="minorHAnsi"/>
        </w:rPr>
        <w:t>the principles of science</w:t>
      </w:r>
      <w:r w:rsidR="001A521F" w:rsidRPr="00EE0B97">
        <w:rPr>
          <w:rFonts w:asciiTheme="minorHAnsi" w:hAnsiTheme="minorHAnsi"/>
        </w:rPr>
        <w:t>, logic and reasoning</w:t>
      </w:r>
      <w:r w:rsidRPr="00EE0B97">
        <w:rPr>
          <w:rFonts w:asciiTheme="minorHAnsi" w:hAnsiTheme="minorHAnsi"/>
        </w:rPr>
        <w:t xml:space="preserve"> in school. (P. </w:t>
      </w:r>
      <w:fldSimple w:instr=" PAGEREF Intellectual_Aspect  \* MERGEFORMAT ">
        <w:r w:rsidR="00DA37AD" w:rsidRPr="00EE0B97">
          <w:rPr>
            <w:rFonts w:asciiTheme="minorHAnsi" w:hAnsiTheme="minorHAnsi"/>
            <w:noProof/>
          </w:rPr>
          <w:t>83</w:t>
        </w:r>
      </w:fldSimple>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sole purpose of education is to teach people how to think for themselves. This is the only way to global justice</w:t>
      </w:r>
      <w:r w:rsidR="00532716" w:rsidRPr="00EE0B97">
        <w:rPr>
          <w:rFonts w:asciiTheme="minorHAnsi" w:hAnsiTheme="minorHAnsi"/>
        </w:rPr>
        <w:t>.</w:t>
      </w:r>
      <w:r w:rsidRPr="00EE0B97">
        <w:rPr>
          <w:rFonts w:asciiTheme="minorHAnsi" w:hAnsiTheme="minorHAnsi"/>
        </w:rPr>
        <w:t xml:space="preserve"> The freedom to think is the greatest freedom of all</w:t>
      </w:r>
      <w:r w:rsidR="00576580" w:rsidRPr="00EE0B97">
        <w:rPr>
          <w:rFonts w:asciiTheme="minorHAnsi" w:hAnsiTheme="minorHAnsi"/>
        </w:rPr>
        <w:t>,</w:t>
      </w:r>
      <w:r w:rsidRPr="00EE0B97">
        <w:rPr>
          <w:rFonts w:asciiTheme="minorHAnsi" w:hAnsiTheme="minorHAnsi"/>
        </w:rPr>
        <w:t xml:space="preserve"> but </w:t>
      </w:r>
      <w:r w:rsidR="00532716" w:rsidRPr="00EE0B97">
        <w:rPr>
          <w:rFonts w:asciiTheme="minorHAnsi" w:hAnsiTheme="minorHAnsi"/>
        </w:rPr>
        <w:t xml:space="preserve">is </w:t>
      </w:r>
      <w:r w:rsidRPr="00EE0B97">
        <w:rPr>
          <w:rFonts w:asciiTheme="minorHAnsi" w:hAnsiTheme="minorHAnsi"/>
        </w:rPr>
        <w:t>also the greatest responsibility.</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even" r:id="rId98"/>
          <w:headerReference w:type="default" r:id="rId99"/>
          <w:footerReference w:type="even" r:id="rId100"/>
          <w:footerReference w:type="default" r:id="rId101"/>
          <w:headerReference w:type="first" r:id="rId102"/>
          <w:footerReference w:type="first" r:id="rId103"/>
          <w:type w:val="continuous"/>
          <w:pgSz w:w="8640" w:h="12960" w:code="1"/>
          <w:pgMar w:top="720" w:right="720" w:bottom="720" w:left="720" w:header="288" w:footer="288" w:gutter="360"/>
          <w:cols w:space="709"/>
          <w:noEndnote/>
          <w:titlePg/>
          <w:docGrid w:linePitch="326"/>
        </w:sectPr>
      </w:pPr>
      <w:bookmarkStart w:id="242" w:name="_Toc477965021"/>
      <w:bookmarkStart w:id="243" w:name="Privacy"/>
    </w:p>
    <w:p w:rsidR="004904FD" w:rsidRPr="00EE0B97" w:rsidRDefault="00665477">
      <w:pPr>
        <w:pStyle w:val="H2"/>
        <w:rPr>
          <w:rFonts w:asciiTheme="minorHAnsi" w:hAnsiTheme="minorHAnsi"/>
          <w:bCs w:val="0"/>
          <w:szCs w:val="24"/>
        </w:rPr>
      </w:pPr>
      <w:bookmarkStart w:id="244" w:name="_Toc146731258"/>
      <w:bookmarkStart w:id="245" w:name="_Toc146731350"/>
      <w:bookmarkStart w:id="246" w:name="_Toc146731497"/>
      <w:bookmarkStart w:id="247" w:name="_Toc146732846"/>
      <w:bookmarkStart w:id="248" w:name="_Toc290215053"/>
      <w:bookmarkStart w:id="249" w:name="_Toc383697559"/>
      <w:bookmarkEnd w:id="242"/>
      <w:bookmarkEnd w:id="243"/>
      <w:r w:rsidRPr="00EE0B97">
        <w:rPr>
          <w:rFonts w:asciiTheme="minorHAnsi" w:hAnsiTheme="minorHAnsi"/>
          <w:bCs w:val="0"/>
          <w:szCs w:val="24"/>
        </w:rPr>
        <w:lastRenderedPageBreak/>
        <w:t>Health And Welfare</w:t>
      </w:r>
      <w:bookmarkEnd w:id="227"/>
      <w:bookmarkEnd w:id="228"/>
      <w:bookmarkEnd w:id="229"/>
      <w:bookmarkEnd w:id="244"/>
      <w:bookmarkEnd w:id="245"/>
      <w:bookmarkEnd w:id="246"/>
      <w:bookmarkEnd w:id="247"/>
      <w:bookmarkEnd w:id="248"/>
      <w:bookmarkEnd w:id="249"/>
    </w:p>
    <w:p w:rsidR="004904FD" w:rsidRPr="00EE0B97" w:rsidRDefault="00665477">
      <w:pPr>
        <w:pStyle w:val="Quote1"/>
        <w:rPr>
          <w:rFonts w:asciiTheme="minorHAnsi" w:hAnsiTheme="minorHAnsi"/>
          <w:szCs w:val="24"/>
        </w:rPr>
      </w:pPr>
      <w:r w:rsidRPr="00EE0B97">
        <w:rPr>
          <w:rFonts w:asciiTheme="minorHAnsi" w:hAnsiTheme="minorHAnsi"/>
          <w:szCs w:val="24"/>
        </w:rPr>
        <w:t>We all are born mad. Some remain so.</w:t>
      </w:r>
      <w:r w:rsidRPr="00EE0B97">
        <w:rPr>
          <w:rFonts w:asciiTheme="minorHAnsi" w:hAnsiTheme="minorHAnsi"/>
          <w:szCs w:val="24"/>
        </w:rPr>
        <w:br/>
        <w:t xml:space="preserve">-- Samuel Beckett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There is no medicine to cure a fool.</w:t>
      </w:r>
      <w:r w:rsidRPr="00EE0B97">
        <w:rPr>
          <w:rFonts w:asciiTheme="minorHAnsi" w:hAnsiTheme="minorHAnsi"/>
          <w:szCs w:val="24"/>
        </w:rPr>
        <w:br/>
        <w:t>-- Bhartrihari --</w:t>
      </w:r>
    </w:p>
    <w:p w:rsidR="004904FD" w:rsidRPr="00EE0B97" w:rsidRDefault="00FE4705">
      <w:pPr>
        <w:widowControl w:val="0"/>
        <w:rPr>
          <w:rFonts w:asciiTheme="minorHAnsi" w:hAnsiTheme="minorHAnsi"/>
        </w:rPr>
      </w:pPr>
      <w:r>
        <w:rPr>
          <w:rFonts w:asciiTheme="minorHAnsi" w:hAnsiTheme="minorHAnsi"/>
          <w:noProof/>
        </w:rPr>
        <w:pict>
          <v:shape id="_x0000_s3162" type="#_x0000_t202" style="position:absolute;left:0;text-align:left;margin-left:-13.55pt;margin-top:10.1pt;width:38.65pt;height:29.95pt;z-index:-251508224;mso-wrap-edited:f;mso-wrap-distance-left:0;mso-wrap-distance-right:0" wrapcoords="-1350 0 -1350 21600 22950 21600 22950 0 -1350 0" stroked="f">
            <v:textbox style="mso-next-textbox:#_x0000_s3162" inset="0,0,0,0">
              <w:txbxContent>
                <w:p w:rsidR="00A154F0" w:rsidRPr="002773A9" w:rsidRDefault="00A154F0" w:rsidP="00B94B5C">
                  <w:pPr>
                    <w:jc w:val="right"/>
                    <w:rPr>
                      <w:rFonts w:ascii="Aharoni" w:hAnsi="Aharoni" w:cs="Aharoni"/>
                      <w:sz w:val="76"/>
                      <w:szCs w:val="76"/>
                    </w:rPr>
                  </w:pPr>
                  <w:r>
                    <w:rPr>
                      <w:rFonts w:ascii="Aharoni" w:hAnsi="Aharoni" w:cs="Aharoni"/>
                      <w:sz w:val="76"/>
                      <w:szCs w:val="76"/>
                    </w:rPr>
                    <w:t>H</w:t>
                  </w:r>
                </w:p>
              </w:txbxContent>
            </v:textbox>
            <w10:wrap type="tight"/>
          </v:shape>
        </w:pict>
      </w:r>
    </w:p>
    <w:p w:rsidR="004904FD" w:rsidRDefault="00665477">
      <w:pPr>
        <w:widowControl w:val="0"/>
        <w:rPr>
          <w:rFonts w:asciiTheme="minorHAnsi" w:hAnsiTheme="minorHAnsi"/>
        </w:rPr>
      </w:pPr>
      <w:r w:rsidRPr="00EE0B97">
        <w:rPr>
          <w:rFonts w:asciiTheme="minorHAnsi" w:hAnsiTheme="minorHAnsi"/>
          <w:noProof/>
        </w:rPr>
        <w:t>ealth care issues affect everyone.</w:t>
      </w:r>
      <w:r w:rsidRPr="00EE0B97">
        <w:rPr>
          <w:rFonts w:asciiTheme="minorHAnsi" w:hAnsiTheme="minorHAnsi"/>
        </w:rPr>
        <w:t xml:space="preserve"> We all want to live long, healthy, productive lives, and why not? It is after all in keeping with God’s great plan. </w:t>
      </w:r>
      <w:r w:rsidR="004F79E5" w:rsidRPr="00EE0B97">
        <w:rPr>
          <w:rFonts w:asciiTheme="minorHAnsi" w:hAnsiTheme="minorHAnsi"/>
        </w:rPr>
        <w:t>Since</w:t>
      </w:r>
      <w:r w:rsidRPr="00EE0B97">
        <w:rPr>
          <w:rFonts w:asciiTheme="minorHAnsi" w:hAnsiTheme="minorHAnsi"/>
        </w:rPr>
        <w:t xml:space="preserve"> </w:t>
      </w:r>
      <w:r w:rsidR="006C58D7" w:rsidRPr="00EE0B97">
        <w:rPr>
          <w:rFonts w:asciiTheme="minorHAnsi" w:hAnsiTheme="minorHAnsi"/>
        </w:rPr>
        <w:t xml:space="preserve">the sales tax covers the </w:t>
      </w:r>
      <w:r w:rsidRPr="00EE0B97">
        <w:rPr>
          <w:rFonts w:asciiTheme="minorHAnsi" w:hAnsiTheme="minorHAnsi"/>
        </w:rPr>
        <w:t xml:space="preserve">health care </w:t>
      </w:r>
      <w:r w:rsidR="006C58D7" w:rsidRPr="00EE0B97">
        <w:rPr>
          <w:rFonts w:asciiTheme="minorHAnsi" w:hAnsiTheme="minorHAnsi"/>
        </w:rPr>
        <w:t>system</w:t>
      </w:r>
      <w:r w:rsidRPr="00EE0B97">
        <w:rPr>
          <w:rFonts w:asciiTheme="minorHAnsi" w:hAnsiTheme="minorHAnsi"/>
        </w:rPr>
        <w:t>, each citizen has a vote in selecting the minister of Health.</w:t>
      </w:r>
    </w:p>
    <w:p w:rsidR="008A06D5" w:rsidRPr="00EE0B97" w:rsidRDefault="008A06D5">
      <w:pPr>
        <w:widowControl w:val="0"/>
        <w:rPr>
          <w:rFonts w:asciiTheme="minorHAnsi" w:hAnsiTheme="minorHAnsi"/>
        </w:rPr>
      </w:pPr>
    </w:p>
    <w:p w:rsidR="004904FD" w:rsidRPr="00EE0B97" w:rsidRDefault="004904FD">
      <w:pPr>
        <w:rPr>
          <w:rFonts w:asciiTheme="minorHAnsi" w:hAnsiTheme="minorHAnsi"/>
          <w:vanish/>
        </w:rPr>
      </w:pPr>
    </w:p>
    <w:p w:rsidR="004904FD" w:rsidRPr="00EE0B97" w:rsidRDefault="00665477" w:rsidP="00755E7F">
      <w:pPr>
        <w:pStyle w:val="Subtitle1"/>
      </w:pPr>
      <w:r w:rsidRPr="00EE0B97">
        <w:object w:dxaOrig="5999" w:dyaOrig="6584">
          <v:shape id="_x0000_i1027" type="#_x0000_t75" style="width:123.75pt;height:132pt" o:ole="">
            <v:imagedata r:id="rId104" o:title=""/>
          </v:shape>
          <o:OLEObject Type="Embed" ProgID="MSPhotoEd.3" ShapeID="_x0000_i1027" DrawAspect="Content" ObjectID="_1810631556" r:id="rId105"/>
        </w:object>
      </w:r>
      <w:r w:rsidRPr="00EE0B97">
        <w:br/>
        <w:t>Courtesy United Feature Syndicate</w:t>
      </w:r>
      <w:r w:rsidRPr="00EE0B97">
        <w:br/>
        <w:t>Bizarro 9-30-1998</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most countries, the health care system </w:t>
      </w:r>
      <w:r w:rsidR="00412A23" w:rsidRPr="00EE0B97">
        <w:rPr>
          <w:rFonts w:asciiTheme="minorHAnsi" w:hAnsiTheme="minorHAnsi"/>
        </w:rPr>
        <w:t>focuses on</w:t>
      </w:r>
      <w:r w:rsidRPr="00EE0B97">
        <w:rPr>
          <w:rFonts w:asciiTheme="minorHAnsi" w:hAnsiTheme="minorHAnsi"/>
        </w:rPr>
        <w:t xml:space="preserve"> treating diseases. </w:t>
      </w:r>
      <w:r w:rsidR="00412A23" w:rsidRPr="00EE0B97">
        <w:rPr>
          <w:rFonts w:asciiTheme="minorHAnsi" w:hAnsiTheme="minorHAnsi"/>
        </w:rPr>
        <w:t>Countries spend b</w:t>
      </w:r>
      <w:r w:rsidRPr="00EE0B97">
        <w:rPr>
          <w:rFonts w:asciiTheme="minorHAnsi" w:hAnsiTheme="minorHAnsi"/>
        </w:rPr>
        <w:t xml:space="preserve">illions of dollars </w:t>
      </w:r>
      <w:r w:rsidR="00412A23" w:rsidRPr="00EE0B97">
        <w:rPr>
          <w:rFonts w:asciiTheme="minorHAnsi" w:hAnsiTheme="minorHAnsi"/>
        </w:rPr>
        <w:t xml:space="preserve">yearly </w:t>
      </w:r>
      <w:r w:rsidRPr="00EE0B97">
        <w:rPr>
          <w:rFonts w:asciiTheme="minorHAnsi" w:hAnsiTheme="minorHAnsi"/>
        </w:rPr>
        <w:t xml:space="preserve">finding cures to real and imagined ailments. Don’t get me wrong. The curing of disease is important; but more important is </w:t>
      </w:r>
      <w:r w:rsidR="00CC50F5" w:rsidRPr="00EE0B97">
        <w:rPr>
          <w:rFonts w:asciiTheme="minorHAnsi" w:hAnsiTheme="minorHAnsi"/>
        </w:rPr>
        <w:t xml:space="preserve">the </w:t>
      </w:r>
      <w:r w:rsidRPr="00EE0B97">
        <w:rPr>
          <w:rFonts w:asciiTheme="minorHAnsi" w:hAnsiTheme="minorHAnsi"/>
        </w:rPr>
        <w:t xml:space="preserve">prevention of </w:t>
      </w:r>
      <w:r w:rsidR="00CC50F5" w:rsidRPr="00EE0B97">
        <w:rPr>
          <w:rFonts w:asciiTheme="minorHAnsi" w:hAnsiTheme="minorHAnsi"/>
        </w:rPr>
        <w:t>disease.</w:t>
      </w:r>
      <w:r w:rsidRPr="00EE0B97">
        <w:rPr>
          <w:rFonts w:asciiTheme="minorHAnsi" w:hAnsiTheme="minorHAnsi"/>
        </w:rPr>
        <w:t xml:space="preserve"> </w:t>
      </w:r>
      <w:r w:rsidR="0066207C" w:rsidRPr="00EE0B97">
        <w:rPr>
          <w:rFonts w:asciiTheme="minorHAnsi" w:hAnsiTheme="minorHAnsi"/>
        </w:rPr>
        <w:t>It’s</w:t>
      </w:r>
      <w:r w:rsidRPr="00EE0B97">
        <w:rPr>
          <w:rFonts w:asciiTheme="minorHAnsi" w:hAnsiTheme="minorHAnsi"/>
        </w:rPr>
        <w:t xml:space="preserve"> cheaper, easier and more pleasant to remain healthy, than to </w:t>
      </w:r>
      <w:r w:rsidR="00CC50F5" w:rsidRPr="00EE0B97">
        <w:rPr>
          <w:rFonts w:asciiTheme="minorHAnsi" w:hAnsiTheme="minorHAnsi"/>
        </w:rPr>
        <w:t>lose</w:t>
      </w:r>
      <w:r w:rsidRPr="00EE0B97">
        <w:rPr>
          <w:rFonts w:asciiTheme="minorHAnsi" w:hAnsiTheme="minorHAnsi"/>
        </w:rPr>
        <w:t xml:space="preserve"> it and then have to regain it later 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w:t>
      </w:r>
      <w:r w:rsidR="00412A23" w:rsidRPr="00EE0B97">
        <w:rPr>
          <w:rFonts w:asciiTheme="minorHAnsi" w:hAnsiTheme="minorHAnsi"/>
        </w:rPr>
        <w:t xml:space="preserve">story can best describe this </w:t>
      </w:r>
      <w:r w:rsidRPr="00EE0B97">
        <w:rPr>
          <w:rFonts w:asciiTheme="minorHAnsi" w:hAnsiTheme="minorHAnsi"/>
        </w:rPr>
        <w:t>philosophy:</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a lord of ancient China once asked his physician, a member of a family of healers, which of them was the most skilled in the art.</w:t>
      </w: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“The physician, whose reputation was such that his name became synonymous with medical science in China, replied, ‘My eldest brother sees the spirit of sickness and removes it before it takes shape, so his name does not get out of the house. </w:t>
      </w:r>
    </w:p>
    <w:p w:rsidR="004904FD" w:rsidRPr="00EE0B97" w:rsidRDefault="00940BCC">
      <w:pPr>
        <w:pStyle w:val="quote2"/>
        <w:rPr>
          <w:rFonts w:asciiTheme="minorHAnsi" w:hAnsiTheme="minorHAnsi"/>
          <w:szCs w:val="24"/>
        </w:rPr>
      </w:pPr>
      <w:r w:rsidRPr="00EE0B97">
        <w:rPr>
          <w:rFonts w:asciiTheme="minorHAnsi" w:hAnsiTheme="minorHAnsi"/>
          <w:szCs w:val="24"/>
        </w:rPr>
        <w:t>“‘My</w:t>
      </w:r>
      <w:r w:rsidR="00665477" w:rsidRPr="00EE0B97">
        <w:rPr>
          <w:rFonts w:asciiTheme="minorHAnsi" w:hAnsiTheme="minorHAnsi"/>
          <w:szCs w:val="24"/>
        </w:rPr>
        <w:t xml:space="preserve"> elder brother cures sickness when it is still extremely minute, so his name does not get out of the </w:t>
      </w:r>
      <w:r w:rsidRPr="00EE0B97">
        <w:rPr>
          <w:rFonts w:asciiTheme="minorHAnsi" w:hAnsiTheme="minorHAnsi"/>
          <w:szCs w:val="24"/>
        </w:rPr>
        <w:t>neighborhood</w:t>
      </w:r>
      <w:r w:rsidR="00665477" w:rsidRPr="00EE0B97">
        <w:rPr>
          <w:rFonts w:asciiTheme="minorHAnsi" w:hAnsiTheme="minorHAnsi"/>
          <w:szCs w:val="24"/>
        </w:rPr>
        <w:t>.</w:t>
      </w:r>
    </w:p>
    <w:p w:rsidR="004904FD" w:rsidRPr="00EE0B97" w:rsidRDefault="00665477">
      <w:pPr>
        <w:pStyle w:val="quote2"/>
        <w:rPr>
          <w:rFonts w:asciiTheme="minorHAnsi" w:hAnsiTheme="minorHAnsi"/>
          <w:szCs w:val="24"/>
        </w:rPr>
      </w:pPr>
      <w:r w:rsidRPr="00EE0B97">
        <w:rPr>
          <w:rFonts w:asciiTheme="minorHAnsi" w:hAnsiTheme="minorHAnsi"/>
          <w:szCs w:val="24"/>
        </w:rPr>
        <w:t>“‘As for me, I puncture veins, prescribe potions, and massage skin, so from time to time my name gets out and is heard among the lords.’”</w:t>
      </w:r>
    </w:p>
    <w:p w:rsidR="004904FD" w:rsidRPr="00EE0B97" w:rsidRDefault="00665477">
      <w:pPr>
        <w:widowControl w:val="0"/>
        <w:rPr>
          <w:rFonts w:asciiTheme="minorHAnsi" w:hAnsiTheme="minorHAnsi"/>
        </w:rPr>
      </w:pPr>
      <w:r w:rsidRPr="00EE0B97">
        <w:rPr>
          <w:rFonts w:asciiTheme="minorHAnsi" w:hAnsiTheme="minorHAnsi"/>
        </w:rPr>
        <w:t xml:space="preserve">Because of its importance, children in school </w:t>
      </w:r>
      <w:r w:rsidR="00412A23" w:rsidRPr="00EE0B97">
        <w:rPr>
          <w:rFonts w:asciiTheme="minorHAnsi" w:hAnsiTheme="minorHAnsi"/>
        </w:rPr>
        <w:t xml:space="preserve">learn </w:t>
      </w:r>
      <w:r w:rsidRPr="00EE0B97">
        <w:rPr>
          <w:rFonts w:asciiTheme="minorHAnsi" w:hAnsiTheme="minorHAnsi"/>
        </w:rPr>
        <w:t xml:space="preserve">how to live healthy, active lives. </w:t>
      </w:r>
      <w:r w:rsidR="00991545" w:rsidRPr="00EE0B97">
        <w:rPr>
          <w:rFonts w:asciiTheme="minorHAnsi" w:hAnsiTheme="minorHAnsi"/>
        </w:rPr>
        <w:t>Also, we find m</w:t>
      </w:r>
      <w:r w:rsidRPr="00EE0B97">
        <w:rPr>
          <w:rFonts w:asciiTheme="minorHAnsi" w:hAnsiTheme="minorHAnsi"/>
        </w:rPr>
        <w:t>essages of health</w:t>
      </w:r>
      <w:r w:rsidR="00CC50F5" w:rsidRPr="00EE0B97">
        <w:rPr>
          <w:rFonts w:asciiTheme="minorHAnsi" w:hAnsiTheme="minorHAnsi"/>
        </w:rPr>
        <w:t xml:space="preserve"> throughout </w:t>
      </w:r>
      <w:r w:rsidR="00991545" w:rsidRPr="00EE0B97">
        <w:rPr>
          <w:rFonts w:asciiTheme="minorHAnsi" w:hAnsiTheme="minorHAnsi"/>
        </w:rPr>
        <w:t xml:space="preserve">Aipotunian </w:t>
      </w:r>
      <w:r w:rsidR="00CC50F5" w:rsidRPr="00EE0B97">
        <w:rPr>
          <w:rFonts w:asciiTheme="minorHAnsi" w:hAnsiTheme="minorHAnsi"/>
        </w:rPr>
        <w:t xml:space="preserve">society. </w:t>
      </w:r>
      <w:r w:rsidR="00991545" w:rsidRPr="00EE0B97">
        <w:rPr>
          <w:rFonts w:asciiTheme="minorHAnsi" w:hAnsiTheme="minorHAnsi"/>
        </w:rPr>
        <w:t xml:space="preserve">The </w:t>
      </w:r>
      <w:proofErr w:type="spellStart"/>
      <w:r w:rsidR="00991545" w:rsidRPr="00EE0B97">
        <w:rPr>
          <w:rFonts w:asciiTheme="minorHAnsi" w:hAnsiTheme="minorHAnsi"/>
        </w:rPr>
        <w:t>Aipotunians</w:t>
      </w:r>
      <w:proofErr w:type="spellEnd"/>
      <w:r w:rsidR="00991545" w:rsidRPr="00EE0B97">
        <w:rPr>
          <w:rFonts w:asciiTheme="minorHAnsi" w:hAnsiTheme="minorHAnsi"/>
        </w:rPr>
        <w:t xml:space="preserve"> consider d</w:t>
      </w:r>
      <w:r w:rsidRPr="00EE0B97">
        <w:rPr>
          <w:rFonts w:asciiTheme="minorHAnsi" w:hAnsiTheme="minorHAnsi"/>
        </w:rPr>
        <w:t xml:space="preserve">isease </w:t>
      </w:r>
      <w:r w:rsidR="00991545" w:rsidRPr="00EE0B97">
        <w:rPr>
          <w:rFonts w:asciiTheme="minorHAnsi" w:hAnsiTheme="minorHAnsi"/>
        </w:rPr>
        <w:t xml:space="preserve">to be </w:t>
      </w:r>
      <w:r w:rsidRPr="00EE0B97">
        <w:rPr>
          <w:rFonts w:asciiTheme="minorHAnsi" w:hAnsiTheme="minorHAnsi"/>
        </w:rPr>
        <w:t>a failure of the health care system</w:t>
      </w:r>
      <w:r w:rsidR="00991545" w:rsidRPr="00EE0B97">
        <w:rPr>
          <w:rFonts w:asciiTheme="minorHAnsi" w:hAnsiTheme="minorHAnsi"/>
        </w:rPr>
        <w:t>, which includes education</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noProof/>
        </w:rPr>
        <w:t>Each person selects a family doctor.</w:t>
      </w:r>
      <w:r w:rsidRPr="00EE0B97">
        <w:rPr>
          <w:rFonts w:asciiTheme="minorHAnsi" w:hAnsiTheme="minorHAnsi"/>
        </w:rPr>
        <w:t xml:space="preserve"> This </w:t>
      </w:r>
      <w:r w:rsidR="00991545" w:rsidRPr="00EE0B97">
        <w:rPr>
          <w:rFonts w:asciiTheme="minorHAnsi" w:hAnsiTheme="minorHAnsi"/>
        </w:rPr>
        <w:t xml:space="preserve">system pays the </w:t>
      </w:r>
      <w:r w:rsidRPr="00EE0B97">
        <w:rPr>
          <w:rFonts w:asciiTheme="minorHAnsi" w:hAnsiTheme="minorHAnsi"/>
        </w:rPr>
        <w:t xml:space="preserve">doctor to ensure </w:t>
      </w:r>
      <w:r w:rsidRPr="00EE0B97">
        <w:rPr>
          <w:rFonts w:asciiTheme="minorHAnsi" w:hAnsiTheme="minorHAnsi"/>
        </w:rPr>
        <w:lastRenderedPageBreak/>
        <w:t xml:space="preserve">the continued health of that person. The doctor stops getting paid for that client if the client gets sick or if they miss their annual checkup. </w:t>
      </w:r>
      <w:r w:rsidR="00E2304A" w:rsidRPr="00EE0B97">
        <w:rPr>
          <w:rFonts w:asciiTheme="minorHAnsi" w:hAnsiTheme="minorHAnsi"/>
        </w:rPr>
        <w:t>Thus,</w:t>
      </w:r>
      <w:r w:rsidRPr="00EE0B97">
        <w:rPr>
          <w:rFonts w:asciiTheme="minorHAnsi" w:hAnsiTheme="minorHAnsi"/>
        </w:rPr>
        <w:t xml:space="preserve"> </w:t>
      </w:r>
      <w:r w:rsidR="0066207C" w:rsidRPr="00EE0B97">
        <w:rPr>
          <w:rFonts w:asciiTheme="minorHAnsi" w:hAnsiTheme="minorHAnsi"/>
        </w:rPr>
        <w:t>it’s</w:t>
      </w:r>
      <w:r w:rsidRPr="00EE0B97">
        <w:rPr>
          <w:rFonts w:asciiTheme="minorHAnsi" w:hAnsiTheme="minorHAnsi"/>
        </w:rPr>
        <w:t xml:space="preserve"> in the interest of the doctor to make sure that the</w:t>
      </w:r>
      <w:r w:rsidR="00CC50F5" w:rsidRPr="00EE0B97">
        <w:rPr>
          <w:rFonts w:asciiTheme="minorHAnsi" w:hAnsiTheme="minorHAnsi"/>
        </w:rPr>
        <w:t>ir</w:t>
      </w:r>
      <w:r w:rsidRPr="00EE0B97">
        <w:rPr>
          <w:rFonts w:asciiTheme="minorHAnsi" w:hAnsiTheme="minorHAnsi"/>
        </w:rPr>
        <w:t xml:space="preserve"> clients are as healthy as possible.</w:t>
      </w:r>
    </w:p>
    <w:p w:rsidR="00CC50F5" w:rsidRPr="00EE0B97" w:rsidRDefault="00CC50F5">
      <w:pPr>
        <w:widowControl w:val="0"/>
        <w:rPr>
          <w:rFonts w:asciiTheme="minorHAnsi" w:hAnsiTheme="minorHAnsi"/>
        </w:rPr>
      </w:pPr>
    </w:p>
    <w:p w:rsidR="004904FD" w:rsidRPr="00EE0B97" w:rsidRDefault="00665477">
      <w:pPr>
        <w:widowControl w:val="0"/>
        <w:rPr>
          <w:rFonts w:asciiTheme="minorHAnsi" w:hAnsiTheme="minorHAnsi"/>
          <w:noProof/>
        </w:rPr>
      </w:pPr>
      <w:r w:rsidRPr="00EE0B97">
        <w:rPr>
          <w:rFonts w:asciiTheme="minorHAnsi" w:hAnsiTheme="minorHAnsi"/>
          <w:noProof/>
        </w:rPr>
        <w:t>At the same time, each person is responsible for their own health.</w:t>
      </w:r>
      <w:r w:rsidR="008366B9" w:rsidRPr="00EE0B97">
        <w:rPr>
          <w:rFonts w:asciiTheme="minorHAnsi" w:hAnsiTheme="minorHAnsi"/>
          <w:noProof/>
        </w:rPr>
        <w:t xml:space="preserve"> After all, it’s the person that pays the </w:t>
      </w:r>
      <w:r w:rsidR="00913FF6" w:rsidRPr="00EE0B97">
        <w:rPr>
          <w:rFonts w:asciiTheme="minorHAnsi" w:hAnsiTheme="minorHAnsi"/>
          <w:noProof/>
        </w:rPr>
        <w:t xml:space="preserve">ultimate </w:t>
      </w:r>
      <w:r w:rsidR="008366B9" w:rsidRPr="00EE0B97">
        <w:rPr>
          <w:rFonts w:asciiTheme="minorHAnsi" w:hAnsiTheme="minorHAnsi"/>
          <w:noProof/>
        </w:rPr>
        <w:t>price of ill health.</w:t>
      </w:r>
    </w:p>
    <w:p w:rsidR="004904FD" w:rsidRPr="00EE0B97" w:rsidRDefault="00665477">
      <w:pPr>
        <w:pStyle w:val="H3"/>
        <w:rPr>
          <w:rFonts w:asciiTheme="minorHAnsi" w:hAnsiTheme="minorHAnsi"/>
          <w:bCs w:val="0"/>
          <w:szCs w:val="24"/>
        </w:rPr>
      </w:pPr>
      <w:bookmarkStart w:id="250" w:name="_Toc146731498"/>
      <w:bookmarkStart w:id="251" w:name="_Toc146732847"/>
      <w:bookmarkStart w:id="252" w:name="_Toc383697560"/>
      <w:r w:rsidRPr="00EE0B97">
        <w:rPr>
          <w:rFonts w:asciiTheme="minorHAnsi" w:hAnsiTheme="minorHAnsi"/>
          <w:bCs w:val="0"/>
          <w:szCs w:val="24"/>
        </w:rPr>
        <w:t>Personal Responsibility</w:t>
      </w:r>
      <w:bookmarkEnd w:id="250"/>
      <w:bookmarkEnd w:id="251"/>
      <w:bookmarkEnd w:id="252"/>
    </w:p>
    <w:p w:rsidR="004904FD" w:rsidRPr="00EE0B97" w:rsidRDefault="00665477">
      <w:pPr>
        <w:pStyle w:val="Quote1"/>
        <w:rPr>
          <w:rFonts w:asciiTheme="minorHAnsi" w:hAnsiTheme="minorHAnsi"/>
          <w:szCs w:val="24"/>
        </w:rPr>
      </w:pPr>
      <w:r w:rsidRPr="00EE0B97">
        <w:rPr>
          <w:rFonts w:asciiTheme="minorHAnsi" w:hAnsiTheme="minorHAnsi"/>
          <w:szCs w:val="24"/>
        </w:rPr>
        <w:t>The willingness to accept responsibility for one's</w:t>
      </w:r>
      <w:r w:rsidRPr="00EE0B97">
        <w:rPr>
          <w:rFonts w:asciiTheme="minorHAnsi" w:hAnsiTheme="minorHAnsi"/>
          <w:szCs w:val="24"/>
        </w:rPr>
        <w:br/>
        <w:t>own life is the source from which self-respect springs.</w:t>
      </w:r>
      <w:r w:rsidRPr="00EE0B97">
        <w:rPr>
          <w:rFonts w:asciiTheme="minorHAnsi" w:hAnsiTheme="minorHAnsi"/>
          <w:szCs w:val="24"/>
        </w:rPr>
        <w:br/>
        <w:t>-- Joan Didion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You cannot escape the responsibility</w:t>
      </w:r>
      <w:r w:rsidRPr="00EE0B97">
        <w:rPr>
          <w:rFonts w:asciiTheme="minorHAnsi" w:hAnsiTheme="minorHAnsi"/>
          <w:szCs w:val="24"/>
        </w:rPr>
        <w:br/>
        <w:t>of tomorrow by evading it today.</w:t>
      </w:r>
      <w:r w:rsidRPr="00EE0B97">
        <w:rPr>
          <w:rFonts w:asciiTheme="minorHAnsi" w:hAnsiTheme="minorHAnsi"/>
          <w:szCs w:val="24"/>
        </w:rPr>
        <w:br/>
        <w:t>-- Abraham Lincoln --</w:t>
      </w:r>
    </w:p>
    <w:p w:rsidR="004904FD" w:rsidRPr="00EE0B97" w:rsidRDefault="004904FD">
      <w:pPr>
        <w:widowControl w:val="0"/>
        <w:rPr>
          <w:rFonts w:asciiTheme="minorHAnsi" w:hAnsiTheme="minorHAnsi"/>
        </w:rPr>
      </w:pPr>
    </w:p>
    <w:p w:rsidR="00735E9B" w:rsidRPr="00EE0B97" w:rsidRDefault="00665477">
      <w:pPr>
        <w:widowControl w:val="0"/>
        <w:rPr>
          <w:rFonts w:asciiTheme="minorHAnsi" w:hAnsiTheme="minorHAnsi"/>
        </w:rPr>
      </w:pPr>
      <w:r w:rsidRPr="00EE0B97">
        <w:rPr>
          <w:rFonts w:asciiTheme="minorHAnsi" w:hAnsiTheme="minorHAnsi"/>
        </w:rPr>
        <w:t>Each person is expected to live as healthy an</w:t>
      </w:r>
      <w:r w:rsidR="00913FF6" w:rsidRPr="00EE0B97">
        <w:rPr>
          <w:rFonts w:asciiTheme="minorHAnsi" w:hAnsiTheme="minorHAnsi"/>
        </w:rPr>
        <w:t>d</w:t>
      </w:r>
      <w:r w:rsidRPr="00EE0B97">
        <w:rPr>
          <w:rFonts w:asciiTheme="minorHAnsi" w:hAnsiTheme="minorHAnsi"/>
        </w:rPr>
        <w:t xml:space="preserve"> active </w:t>
      </w:r>
      <w:r w:rsidR="00735E9B" w:rsidRPr="00EE0B97">
        <w:rPr>
          <w:rFonts w:asciiTheme="minorHAnsi" w:hAnsiTheme="minorHAnsi"/>
        </w:rPr>
        <w:t xml:space="preserve">a </w:t>
      </w:r>
      <w:r w:rsidRPr="00EE0B97">
        <w:rPr>
          <w:rFonts w:asciiTheme="minorHAnsi" w:hAnsiTheme="minorHAnsi"/>
        </w:rPr>
        <w:t>lifestyle as they can. In addition, people are expected to see their doctor at least once a year for their annual checkup</w:t>
      </w:r>
      <w:r w:rsidR="00735E9B" w:rsidRPr="00EE0B97">
        <w:rPr>
          <w:rFonts w:asciiTheme="minorHAnsi" w:hAnsiTheme="minorHAnsi"/>
        </w:rPr>
        <w:t>.</w:t>
      </w:r>
    </w:p>
    <w:p w:rsidR="00735E9B" w:rsidRPr="00EE0B97" w:rsidRDefault="00735E9B">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But many people find it a waste of time and effort to go see the doctor when </w:t>
      </w:r>
      <w:r w:rsidR="008A5DB3" w:rsidRPr="00EE0B97">
        <w:rPr>
          <w:rFonts w:asciiTheme="minorHAnsi" w:hAnsiTheme="minorHAnsi"/>
        </w:rPr>
        <w:t>they’re</w:t>
      </w:r>
      <w:r w:rsidRPr="00EE0B97">
        <w:rPr>
          <w:rFonts w:asciiTheme="minorHAnsi" w:hAnsiTheme="minorHAnsi"/>
        </w:rPr>
        <w:t xml:space="preserve"> feeling</w:t>
      </w:r>
      <w:r w:rsidR="00BE3648" w:rsidRPr="00EE0B97">
        <w:rPr>
          <w:rFonts w:asciiTheme="minorHAnsi" w:hAnsiTheme="minorHAnsi"/>
        </w:rPr>
        <w:t xml:space="preserve"> fine. I too am guilty of this. Even when they feel sick, they don’t always go to the doctor. Whenever I feel </w:t>
      </w:r>
      <w:r w:rsidR="00E2304A" w:rsidRPr="00EE0B97">
        <w:rPr>
          <w:rFonts w:asciiTheme="minorHAnsi" w:hAnsiTheme="minorHAnsi"/>
        </w:rPr>
        <w:t>sick,</w:t>
      </w:r>
      <w:r w:rsidR="00BE3648" w:rsidRPr="00EE0B97">
        <w:rPr>
          <w:rFonts w:asciiTheme="minorHAnsi" w:hAnsiTheme="minorHAnsi"/>
        </w:rPr>
        <w:t xml:space="preserve"> I think to myself, “What’s the point in </w:t>
      </w:r>
      <w:r w:rsidR="00982CD9" w:rsidRPr="00EE0B97">
        <w:rPr>
          <w:rFonts w:asciiTheme="minorHAnsi" w:hAnsiTheme="minorHAnsi"/>
        </w:rPr>
        <w:t>g</w:t>
      </w:r>
      <w:r w:rsidR="00BE3648" w:rsidRPr="00EE0B97">
        <w:rPr>
          <w:rFonts w:asciiTheme="minorHAnsi" w:hAnsiTheme="minorHAnsi"/>
        </w:rPr>
        <w:t>oin</w:t>
      </w:r>
      <w:r w:rsidR="00982CD9" w:rsidRPr="00EE0B97">
        <w:rPr>
          <w:rFonts w:asciiTheme="minorHAnsi" w:hAnsiTheme="minorHAnsi"/>
        </w:rPr>
        <w:t>g to the doctor’s office</w:t>
      </w:r>
      <w:r w:rsidR="00BE3648" w:rsidRPr="00EE0B97">
        <w:rPr>
          <w:rFonts w:asciiTheme="minorHAnsi" w:hAnsiTheme="minorHAnsi"/>
        </w:rPr>
        <w:t>? The doctor will only tell me that I have a cold and I should take some Aspirin.”</w:t>
      </w:r>
      <w:r w:rsidR="00982CD9" w:rsidRPr="00EE0B97">
        <w:rPr>
          <w:rFonts w:asciiTheme="minorHAnsi" w:hAnsiTheme="minorHAnsi"/>
        </w:rPr>
        <w:t xml:space="preserve"> Others don’t go because of the fear of what the doctor might find. As the saying goes, “What I don’t know can</w:t>
      </w:r>
      <w:r w:rsidR="008366B9" w:rsidRPr="00EE0B97">
        <w:rPr>
          <w:rFonts w:asciiTheme="minorHAnsi" w:hAnsiTheme="minorHAnsi"/>
        </w:rPr>
        <w:t>’</w:t>
      </w:r>
      <w:r w:rsidR="00982CD9" w:rsidRPr="00EE0B97">
        <w:rPr>
          <w:rFonts w:asciiTheme="minorHAnsi" w:hAnsiTheme="minorHAnsi"/>
        </w:rPr>
        <w:t>t hurt me.”</w:t>
      </w:r>
    </w:p>
    <w:p w:rsidR="00AA0737" w:rsidRPr="00EE0B97" w:rsidRDefault="00AA0737" w:rsidP="00AA0737">
      <w:pPr>
        <w:widowControl w:val="0"/>
        <w:rPr>
          <w:rFonts w:asciiTheme="minorHAnsi" w:hAnsiTheme="minorHAnsi"/>
        </w:rPr>
      </w:pPr>
    </w:p>
    <w:p w:rsidR="004904FD" w:rsidRPr="00EE0B97" w:rsidRDefault="00BE3648">
      <w:pPr>
        <w:widowControl w:val="0"/>
        <w:rPr>
          <w:rFonts w:asciiTheme="minorHAnsi" w:hAnsiTheme="minorHAnsi"/>
        </w:rPr>
      </w:pPr>
      <w:r w:rsidRPr="00EE0B97">
        <w:rPr>
          <w:rFonts w:asciiTheme="minorHAnsi" w:hAnsiTheme="minorHAnsi"/>
        </w:rPr>
        <w:t>On a news show I was watching, one lady suggested a way of dealing with the problem. According to her, people should think of the annual checkup in the same way they think of taking the car in for a tune-up.</w:t>
      </w:r>
      <w:r w:rsidR="000844DE" w:rsidRPr="00EE0B97">
        <w:rPr>
          <w:rFonts w:asciiTheme="minorHAnsi" w:hAnsiTheme="minorHAnsi"/>
        </w:rPr>
        <w:t xml:space="preserve"> </w:t>
      </w:r>
      <w:r w:rsidR="00AA0737" w:rsidRPr="00EE0B97">
        <w:rPr>
          <w:rFonts w:asciiTheme="minorHAnsi" w:hAnsiTheme="minorHAnsi"/>
        </w:rPr>
        <w:t>P</w:t>
      </w:r>
      <w:r w:rsidR="00665477" w:rsidRPr="00EE0B97">
        <w:rPr>
          <w:rFonts w:asciiTheme="minorHAnsi" w:hAnsiTheme="minorHAnsi"/>
        </w:rPr>
        <w:t xml:space="preserve">eople in Aipotu </w:t>
      </w:r>
      <w:r w:rsidR="00991545" w:rsidRPr="00EE0B97">
        <w:rPr>
          <w:rFonts w:asciiTheme="minorHAnsi" w:hAnsiTheme="minorHAnsi"/>
        </w:rPr>
        <w:t>learn</w:t>
      </w:r>
      <w:r w:rsidR="00665477" w:rsidRPr="00EE0B97">
        <w:rPr>
          <w:rFonts w:asciiTheme="minorHAnsi" w:hAnsiTheme="minorHAnsi"/>
        </w:rPr>
        <w:t xml:space="preserve"> to think of the</w:t>
      </w:r>
      <w:r w:rsidR="000844DE" w:rsidRPr="00EE0B97">
        <w:rPr>
          <w:rFonts w:asciiTheme="minorHAnsi" w:hAnsiTheme="minorHAnsi"/>
        </w:rPr>
        <w:t>ir</w:t>
      </w:r>
      <w:r w:rsidR="00665477" w:rsidRPr="00EE0B97">
        <w:rPr>
          <w:rFonts w:asciiTheme="minorHAnsi" w:hAnsiTheme="minorHAnsi"/>
        </w:rPr>
        <w:t xml:space="preserve"> annual checkup </w:t>
      </w:r>
      <w:r w:rsidR="000844DE" w:rsidRPr="00EE0B97">
        <w:rPr>
          <w:rFonts w:asciiTheme="minorHAnsi" w:hAnsiTheme="minorHAnsi"/>
        </w:rPr>
        <w:t>in the same way</w:t>
      </w:r>
      <w:r w:rsidR="00AA073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Many people take their cars in for maintenance in order to take advantage of their warranty and to ensure the warranty doesn’t expire. </w:t>
      </w:r>
      <w:r w:rsidR="00AA0737" w:rsidRPr="00EE0B97">
        <w:rPr>
          <w:rFonts w:asciiTheme="minorHAnsi" w:hAnsiTheme="minorHAnsi"/>
        </w:rPr>
        <w:t xml:space="preserve">An </w:t>
      </w:r>
      <w:proofErr w:type="spellStart"/>
      <w:r w:rsidR="00AA0737" w:rsidRPr="00EE0B97">
        <w:rPr>
          <w:rFonts w:asciiTheme="minorHAnsi" w:hAnsiTheme="minorHAnsi"/>
        </w:rPr>
        <w:t>Aipotunian’s</w:t>
      </w:r>
      <w:proofErr w:type="spellEnd"/>
      <w:r w:rsidRPr="00EE0B97">
        <w:rPr>
          <w:rFonts w:asciiTheme="minorHAnsi" w:hAnsiTheme="minorHAnsi"/>
        </w:rPr>
        <w:t xml:space="preserve"> warranty does expire if </w:t>
      </w:r>
      <w:r w:rsidR="00AA0737" w:rsidRPr="00EE0B97">
        <w:rPr>
          <w:rFonts w:asciiTheme="minorHAnsi" w:hAnsiTheme="minorHAnsi"/>
        </w:rPr>
        <w:t>they</w:t>
      </w:r>
      <w:r w:rsidRPr="00EE0B97">
        <w:rPr>
          <w:rFonts w:asciiTheme="minorHAnsi" w:hAnsiTheme="minorHAnsi"/>
        </w:rPr>
        <w:t xml:space="preserve"> don’t go in for </w:t>
      </w:r>
      <w:r w:rsidR="00BE3648" w:rsidRPr="00EE0B97">
        <w:rPr>
          <w:rFonts w:asciiTheme="minorHAnsi" w:hAnsiTheme="minorHAnsi"/>
        </w:rPr>
        <w:t>their</w:t>
      </w:r>
      <w:r w:rsidRPr="00EE0B97">
        <w:rPr>
          <w:rFonts w:asciiTheme="minorHAnsi" w:hAnsiTheme="minorHAnsi"/>
        </w:rPr>
        <w:t xml:space="preserve"> annual checkup.</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mentioned in Taxation and Representation (P </w:t>
      </w:r>
      <w:fldSimple w:instr=" PAGEREF Saxes_Tax  \* MERGEFORMAT ">
        <w:r w:rsidR="00DA37AD" w:rsidRPr="00EE0B97">
          <w:rPr>
            <w:rFonts w:asciiTheme="minorHAnsi" w:hAnsiTheme="minorHAnsi"/>
            <w:noProof/>
          </w:rPr>
          <w:t>43</w:t>
        </w:r>
      </w:fldSimple>
      <w:r w:rsidRPr="00EE0B97">
        <w:rPr>
          <w:rFonts w:asciiTheme="minorHAnsi" w:hAnsiTheme="minorHAnsi"/>
        </w:rPr>
        <w:t>), part of the sales tax finance</w:t>
      </w:r>
      <w:r w:rsidR="00E05B05" w:rsidRPr="00EE0B97">
        <w:rPr>
          <w:rFonts w:asciiTheme="minorHAnsi" w:hAnsiTheme="minorHAnsi"/>
        </w:rPr>
        <w:t>s</w:t>
      </w:r>
      <w:r w:rsidRPr="00EE0B97">
        <w:rPr>
          <w:rFonts w:asciiTheme="minorHAnsi" w:hAnsiTheme="minorHAnsi"/>
        </w:rPr>
        <w:t xml:space="preserve"> the health care system. As long as a person goes for their annual checkup, they get a tax credit. People refusing their annual checkup don’t </w:t>
      </w:r>
      <w:r w:rsidRPr="00EE0B97">
        <w:rPr>
          <w:rFonts w:asciiTheme="minorHAnsi" w:hAnsiTheme="minorHAnsi"/>
        </w:rPr>
        <w:lastRenderedPageBreak/>
        <w:t>get this credit</w:t>
      </w:r>
      <w:r w:rsidRPr="00EE0B97">
        <w:rPr>
          <w:rStyle w:val="FootnoteReference"/>
          <w:rFonts w:asciiTheme="minorHAnsi" w:hAnsiTheme="minorHAnsi"/>
        </w:rPr>
        <w:footnoteReference w:id="64"/>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People who don’t take care of themselves are hurting others. They hurt the taxpayers because diseases caught later on are more expensive to treat. They hurt their loved ones because of the emotional stress and of </w:t>
      </w:r>
      <w:r w:rsidR="00E2304A" w:rsidRPr="00EE0B97">
        <w:rPr>
          <w:rFonts w:asciiTheme="minorHAnsi" w:hAnsiTheme="minorHAnsi"/>
        </w:rPr>
        <w:t>course,</w:t>
      </w:r>
      <w:r w:rsidRPr="00EE0B97">
        <w:rPr>
          <w:rFonts w:asciiTheme="minorHAnsi" w:hAnsiTheme="minorHAnsi"/>
        </w:rPr>
        <w:t xml:space="preserve"> they hurt themselves.</w:t>
      </w:r>
    </w:p>
    <w:p w:rsidR="004904FD" w:rsidRPr="00EE0B97" w:rsidRDefault="004904FD">
      <w:pPr>
        <w:widowControl w:val="0"/>
        <w:rPr>
          <w:rFonts w:asciiTheme="minorHAnsi" w:hAnsiTheme="minorHAnsi"/>
        </w:rPr>
      </w:pPr>
    </w:p>
    <w:p w:rsidR="004904FD" w:rsidRPr="00EE0B97" w:rsidRDefault="00A927AE">
      <w:pPr>
        <w:widowControl w:val="0"/>
        <w:rPr>
          <w:rFonts w:asciiTheme="minorHAnsi" w:hAnsiTheme="minorHAnsi"/>
        </w:rPr>
      </w:pPr>
      <w:r w:rsidRPr="00EE0B97">
        <w:rPr>
          <w:rFonts w:asciiTheme="minorHAnsi" w:hAnsiTheme="minorHAnsi"/>
        </w:rPr>
        <w:t>I</w:t>
      </w:r>
      <w:r w:rsidR="00665477" w:rsidRPr="00EE0B97">
        <w:rPr>
          <w:rFonts w:asciiTheme="minorHAnsi" w:hAnsiTheme="minorHAnsi"/>
        </w:rPr>
        <w:t xml:space="preserve">f people intentionally abuse their </w:t>
      </w:r>
      <w:r w:rsidR="00E2304A" w:rsidRPr="00EE0B97">
        <w:rPr>
          <w:rFonts w:asciiTheme="minorHAnsi" w:hAnsiTheme="minorHAnsi"/>
        </w:rPr>
        <w:t>health,</w:t>
      </w:r>
      <w:r w:rsidR="00665477" w:rsidRPr="00EE0B97">
        <w:rPr>
          <w:rFonts w:asciiTheme="minorHAnsi" w:hAnsiTheme="minorHAnsi"/>
        </w:rPr>
        <w:t xml:space="preserve"> </w:t>
      </w:r>
      <w:r w:rsidR="008A5DB3" w:rsidRPr="00EE0B97">
        <w:rPr>
          <w:rFonts w:asciiTheme="minorHAnsi" w:hAnsiTheme="minorHAnsi"/>
        </w:rPr>
        <w:t>they’re</w:t>
      </w:r>
      <w:r w:rsidR="00665477" w:rsidRPr="00EE0B97">
        <w:rPr>
          <w:rFonts w:asciiTheme="minorHAnsi" w:hAnsiTheme="minorHAnsi"/>
        </w:rPr>
        <w:t xml:space="preserve"> responsible for the results</w:t>
      </w:r>
      <w:r w:rsidRPr="00EE0B97">
        <w:rPr>
          <w:rFonts w:asciiTheme="minorHAnsi" w:hAnsiTheme="minorHAnsi"/>
        </w:rPr>
        <w:t xml:space="preserve">. </w:t>
      </w:r>
      <w:r w:rsidR="0060578E" w:rsidRPr="00EE0B97">
        <w:rPr>
          <w:rFonts w:asciiTheme="minorHAnsi" w:hAnsiTheme="minorHAnsi"/>
        </w:rPr>
        <w:t>They’re</w:t>
      </w:r>
      <w:r w:rsidR="00665477" w:rsidRPr="00EE0B97">
        <w:rPr>
          <w:rFonts w:asciiTheme="minorHAnsi" w:hAnsiTheme="minorHAnsi"/>
        </w:rPr>
        <w:t xml:space="preserve"> not entitled to free health care. </w:t>
      </w:r>
      <w:r w:rsidR="0066207C" w:rsidRPr="00EE0B97">
        <w:rPr>
          <w:rFonts w:asciiTheme="minorHAnsi" w:hAnsiTheme="minorHAnsi"/>
        </w:rPr>
        <w:t>It’s</w:t>
      </w:r>
      <w:r w:rsidR="00665477" w:rsidRPr="00EE0B97">
        <w:rPr>
          <w:rFonts w:asciiTheme="minorHAnsi" w:hAnsiTheme="minorHAnsi"/>
        </w:rPr>
        <w:t xml:space="preserve"> not fair to others. This is why Aipotu levies specialty taxes for items like cigarette and alcohol. These taxes cover problems arising from smoking and drinking. This ensures everyone gets adequate health care, even if </w:t>
      </w:r>
      <w:r w:rsidR="008A5DB3" w:rsidRPr="00EE0B97">
        <w:rPr>
          <w:rFonts w:asciiTheme="minorHAnsi" w:hAnsiTheme="minorHAnsi"/>
        </w:rPr>
        <w:t>they</w:t>
      </w:r>
      <w:r w:rsidR="002D5CED" w:rsidRPr="00EE0B97">
        <w:rPr>
          <w:rFonts w:asciiTheme="minorHAnsi" w:hAnsiTheme="minorHAnsi"/>
        </w:rPr>
        <w:t xml:space="preserve"> a</w:t>
      </w:r>
      <w:r w:rsidR="008A5DB3" w:rsidRPr="00EE0B97">
        <w:rPr>
          <w:rFonts w:asciiTheme="minorHAnsi" w:hAnsiTheme="minorHAnsi"/>
        </w:rPr>
        <w:t>re</w:t>
      </w:r>
      <w:r w:rsidR="00665477" w:rsidRPr="00EE0B97">
        <w:rPr>
          <w:rFonts w:asciiTheme="minorHAnsi" w:hAnsiTheme="minorHAnsi"/>
        </w:rPr>
        <w:t xml:space="preserve"> the cause of their suffering.</w:t>
      </w:r>
    </w:p>
    <w:p w:rsidR="004904FD" w:rsidRPr="00EE0B97" w:rsidRDefault="00665477">
      <w:pPr>
        <w:pStyle w:val="H3"/>
        <w:rPr>
          <w:rFonts w:asciiTheme="minorHAnsi" w:hAnsiTheme="minorHAnsi"/>
          <w:bCs w:val="0"/>
          <w:szCs w:val="24"/>
        </w:rPr>
      </w:pPr>
      <w:bookmarkStart w:id="253" w:name="_Toc146731499"/>
      <w:bookmarkStart w:id="254" w:name="_Toc146732848"/>
      <w:bookmarkStart w:id="255" w:name="_Toc383697561"/>
      <w:r w:rsidRPr="00EE0B97">
        <w:rPr>
          <w:rFonts w:asciiTheme="minorHAnsi" w:hAnsiTheme="minorHAnsi"/>
          <w:bCs w:val="0"/>
          <w:szCs w:val="24"/>
        </w:rPr>
        <w:t>Professional Responsibility</w:t>
      </w:r>
      <w:bookmarkEnd w:id="253"/>
      <w:bookmarkEnd w:id="254"/>
      <w:bookmarkEnd w:id="255"/>
    </w:p>
    <w:p w:rsidR="004904FD" w:rsidRPr="00EE0B97" w:rsidRDefault="00665477">
      <w:pPr>
        <w:pStyle w:val="Quote1"/>
        <w:rPr>
          <w:rFonts w:asciiTheme="minorHAnsi" w:hAnsiTheme="minorHAnsi"/>
          <w:szCs w:val="24"/>
        </w:rPr>
      </w:pPr>
      <w:r w:rsidRPr="00EE0B97">
        <w:rPr>
          <w:rFonts w:asciiTheme="minorHAnsi" w:hAnsiTheme="minorHAnsi"/>
          <w:szCs w:val="24"/>
        </w:rPr>
        <w:t>Never promise more than you can perform.</w:t>
      </w:r>
      <w:r w:rsidRPr="00EE0B97">
        <w:rPr>
          <w:rFonts w:asciiTheme="minorHAnsi" w:hAnsiTheme="minorHAnsi"/>
          <w:szCs w:val="24"/>
        </w:rPr>
        <w:br/>
        <w:t>-- Publilius Syrus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the free market system, </w:t>
      </w:r>
      <w:r w:rsidR="002D5CED" w:rsidRPr="00EE0B97">
        <w:rPr>
          <w:rFonts w:asciiTheme="minorHAnsi" w:hAnsiTheme="minorHAnsi"/>
        </w:rPr>
        <w:t>the quality of service a</w:t>
      </w:r>
      <w:r w:rsidR="00A74229" w:rsidRPr="00EE0B97">
        <w:rPr>
          <w:rFonts w:asciiTheme="minorHAnsi" w:hAnsiTheme="minorHAnsi"/>
        </w:rPr>
        <w:t>n</w:t>
      </w:r>
      <w:r w:rsidR="002D5CED" w:rsidRPr="00EE0B97">
        <w:rPr>
          <w:rFonts w:asciiTheme="minorHAnsi" w:hAnsiTheme="minorHAnsi"/>
        </w:rPr>
        <w:t xml:space="preserve"> </w:t>
      </w:r>
      <w:r w:rsidR="00A74229" w:rsidRPr="00EE0B97">
        <w:rPr>
          <w:rFonts w:asciiTheme="minorHAnsi" w:hAnsiTheme="minorHAnsi"/>
        </w:rPr>
        <w:t xml:space="preserve">organization </w:t>
      </w:r>
      <w:r w:rsidR="002D5CED" w:rsidRPr="00EE0B97">
        <w:rPr>
          <w:rFonts w:asciiTheme="minorHAnsi" w:hAnsiTheme="minorHAnsi"/>
        </w:rPr>
        <w:t xml:space="preserve">supplies </w:t>
      </w:r>
      <w:r w:rsidR="00A74229" w:rsidRPr="00EE0B97">
        <w:rPr>
          <w:rFonts w:asciiTheme="minorHAnsi" w:hAnsiTheme="minorHAnsi"/>
        </w:rPr>
        <w:t>decides the amount of business it gets</w:t>
      </w:r>
      <w:r w:rsidRPr="00EE0B97">
        <w:rPr>
          <w:rFonts w:asciiTheme="minorHAnsi" w:hAnsiTheme="minorHAnsi"/>
        </w:rPr>
        <w:t xml:space="preserve">. </w:t>
      </w:r>
      <w:r w:rsidR="00A927AE" w:rsidRPr="00EE0B97">
        <w:rPr>
          <w:rFonts w:asciiTheme="minorHAnsi" w:hAnsiTheme="minorHAnsi"/>
        </w:rPr>
        <w:t>In the long run, t</w:t>
      </w:r>
      <w:r w:rsidRPr="00EE0B97">
        <w:rPr>
          <w:rFonts w:asciiTheme="minorHAnsi" w:hAnsiTheme="minorHAnsi"/>
        </w:rPr>
        <w:t>his forces businesses to remain honest. The same is true of preventative medical services such as the dentist and the family doctor. In addition</w:t>
      </w:r>
      <w:r w:rsidR="008366B9" w:rsidRPr="00EE0B97">
        <w:rPr>
          <w:rFonts w:asciiTheme="minorHAnsi" w:hAnsiTheme="minorHAnsi"/>
        </w:rPr>
        <w:t>,</w:t>
      </w:r>
      <w:r w:rsidRPr="00EE0B97">
        <w:rPr>
          <w:rFonts w:asciiTheme="minorHAnsi" w:hAnsiTheme="minorHAnsi"/>
        </w:rPr>
        <w:t xml:space="preserve"> clients can report to the authorities if there is any concern of malpractice.</w:t>
      </w:r>
    </w:p>
    <w:p w:rsidR="004904FD" w:rsidRPr="00EE0B97" w:rsidRDefault="004904FD">
      <w:pPr>
        <w:widowControl w:val="0"/>
        <w:rPr>
          <w:rFonts w:asciiTheme="minorHAnsi" w:hAnsiTheme="minorHAnsi"/>
        </w:rPr>
      </w:pPr>
    </w:p>
    <w:p w:rsidR="004904FD" w:rsidRPr="00EE0B97" w:rsidRDefault="00E2304A">
      <w:pPr>
        <w:widowControl w:val="0"/>
        <w:rPr>
          <w:rFonts w:asciiTheme="minorHAnsi" w:hAnsiTheme="minorHAnsi"/>
        </w:rPr>
      </w:pPr>
      <w:r w:rsidRPr="00EE0B97">
        <w:rPr>
          <w:rFonts w:asciiTheme="minorHAnsi" w:hAnsiTheme="minorHAnsi"/>
        </w:rPr>
        <w:t>Unfortunately,</w:t>
      </w:r>
      <w:r w:rsidR="00665477" w:rsidRPr="00EE0B97">
        <w:rPr>
          <w:rFonts w:asciiTheme="minorHAnsi" w:hAnsiTheme="minorHAnsi"/>
        </w:rPr>
        <w:t xml:space="preserve"> this model doesn’t work for hospitals. </w:t>
      </w:r>
      <w:r w:rsidR="00A927AE" w:rsidRPr="00EE0B97">
        <w:rPr>
          <w:rFonts w:asciiTheme="minorHAnsi" w:hAnsiTheme="minorHAnsi"/>
        </w:rPr>
        <w:t xml:space="preserve">People only go to hospitals </w:t>
      </w:r>
      <w:r w:rsidR="00665477" w:rsidRPr="00EE0B97">
        <w:rPr>
          <w:rFonts w:asciiTheme="minorHAnsi" w:hAnsiTheme="minorHAnsi"/>
        </w:rPr>
        <w:t xml:space="preserve">when forced </w:t>
      </w:r>
      <w:r w:rsidR="00A927AE" w:rsidRPr="00EE0B97">
        <w:rPr>
          <w:rFonts w:asciiTheme="minorHAnsi" w:hAnsiTheme="minorHAnsi"/>
        </w:rPr>
        <w:t xml:space="preserve">to </w:t>
      </w:r>
      <w:r w:rsidR="00665477" w:rsidRPr="00EE0B97">
        <w:rPr>
          <w:rFonts w:asciiTheme="minorHAnsi" w:hAnsiTheme="minorHAnsi"/>
        </w:rPr>
        <w:t xml:space="preserve">by an emergency. </w:t>
      </w:r>
      <w:r w:rsidR="00A927AE" w:rsidRPr="00EE0B97">
        <w:rPr>
          <w:rFonts w:asciiTheme="minorHAnsi" w:hAnsiTheme="minorHAnsi"/>
        </w:rPr>
        <w:t>This seldom gives them any</w:t>
      </w:r>
      <w:r w:rsidR="00665477" w:rsidRPr="00EE0B97">
        <w:rPr>
          <w:rFonts w:asciiTheme="minorHAnsi" w:hAnsiTheme="minorHAnsi"/>
        </w:rPr>
        <w:t xml:space="preserve"> </w:t>
      </w:r>
      <w:r w:rsidR="00A927AE" w:rsidRPr="00EE0B97">
        <w:rPr>
          <w:rFonts w:asciiTheme="minorHAnsi" w:hAnsiTheme="minorHAnsi"/>
        </w:rPr>
        <w:t>time to choose a hospital</w:t>
      </w:r>
      <w:r w:rsidR="00665477" w:rsidRPr="00EE0B97">
        <w:rPr>
          <w:rFonts w:asciiTheme="minorHAnsi" w:hAnsiTheme="minorHAnsi"/>
        </w:rPr>
        <w:t xml:space="preserve">. </w:t>
      </w:r>
    </w:p>
    <w:p w:rsidR="004904FD" w:rsidRPr="00EE0B97" w:rsidRDefault="004904FD">
      <w:pPr>
        <w:widowControl w:val="0"/>
        <w:rPr>
          <w:rFonts w:asciiTheme="minorHAnsi" w:hAnsiTheme="minorHAnsi"/>
        </w:rPr>
      </w:pPr>
    </w:p>
    <w:p w:rsidR="004904FD" w:rsidRPr="00EE0B97" w:rsidRDefault="00A410C7">
      <w:pPr>
        <w:widowControl w:val="0"/>
        <w:rPr>
          <w:rFonts w:asciiTheme="minorHAnsi" w:hAnsiTheme="minorHAnsi"/>
        </w:rPr>
      </w:pPr>
      <w:r w:rsidRPr="00EE0B97">
        <w:rPr>
          <w:rFonts w:asciiTheme="minorHAnsi" w:hAnsiTheme="minorHAnsi"/>
        </w:rPr>
        <w:t>While at the hospital</w:t>
      </w:r>
      <w:r w:rsidR="00665477" w:rsidRPr="00EE0B97">
        <w:rPr>
          <w:rFonts w:asciiTheme="minorHAnsi" w:hAnsiTheme="minorHAnsi"/>
        </w:rPr>
        <w:t xml:space="preserve">, the patients get to evaluate the type of care they receive during their stay in the hospital. This </w:t>
      </w:r>
      <w:r w:rsidR="003D2EEB" w:rsidRPr="00EE0B97">
        <w:rPr>
          <w:rFonts w:asciiTheme="minorHAnsi" w:hAnsiTheme="minorHAnsi"/>
        </w:rPr>
        <w:t xml:space="preserve">rewards </w:t>
      </w:r>
      <w:r w:rsidR="00665477" w:rsidRPr="00EE0B97">
        <w:rPr>
          <w:rFonts w:asciiTheme="minorHAnsi" w:hAnsiTheme="minorHAnsi"/>
        </w:rPr>
        <w:t>the best hospitals and doctors. Hospitals and doctors that perform badly go before the medical review board.</w:t>
      </w:r>
    </w:p>
    <w:p w:rsidR="004904FD" w:rsidRPr="00EE0B97" w:rsidRDefault="004904FD">
      <w:pPr>
        <w:widowControl w:val="0"/>
        <w:rPr>
          <w:rFonts w:asciiTheme="minorHAnsi" w:hAnsiTheme="minorHAnsi"/>
        </w:rPr>
      </w:pPr>
    </w:p>
    <w:p w:rsidR="004904FD" w:rsidRPr="00EE0B97" w:rsidRDefault="00A410C7">
      <w:pPr>
        <w:widowControl w:val="0"/>
        <w:rPr>
          <w:rFonts w:asciiTheme="minorHAnsi" w:hAnsiTheme="minorHAnsi"/>
        </w:rPr>
      </w:pPr>
      <w:r w:rsidRPr="00EE0B97">
        <w:rPr>
          <w:rFonts w:asciiTheme="minorHAnsi" w:hAnsiTheme="minorHAnsi"/>
        </w:rPr>
        <w:t>In the case of m</w:t>
      </w:r>
      <w:r w:rsidR="00665477" w:rsidRPr="00EE0B97">
        <w:rPr>
          <w:rFonts w:asciiTheme="minorHAnsi" w:hAnsiTheme="minorHAnsi"/>
        </w:rPr>
        <w:t>inors</w:t>
      </w:r>
      <w:r w:rsidR="008366B9" w:rsidRPr="00EE0B97">
        <w:rPr>
          <w:rFonts w:asciiTheme="minorHAnsi" w:hAnsiTheme="minorHAnsi"/>
        </w:rPr>
        <w:t>,</w:t>
      </w:r>
      <w:r w:rsidR="00665477" w:rsidRPr="00EE0B97">
        <w:rPr>
          <w:rFonts w:asciiTheme="minorHAnsi" w:hAnsiTheme="minorHAnsi"/>
        </w:rPr>
        <w:t xml:space="preserve"> </w:t>
      </w:r>
      <w:r w:rsidRPr="00EE0B97">
        <w:rPr>
          <w:rFonts w:asciiTheme="minorHAnsi" w:hAnsiTheme="minorHAnsi"/>
        </w:rPr>
        <w:t xml:space="preserve">the </w:t>
      </w:r>
      <w:r w:rsidR="00665477" w:rsidRPr="00EE0B97">
        <w:rPr>
          <w:rFonts w:asciiTheme="minorHAnsi" w:hAnsiTheme="minorHAnsi"/>
        </w:rPr>
        <w:t>mentally ill</w:t>
      </w:r>
      <w:r w:rsidRPr="00EE0B97">
        <w:rPr>
          <w:rFonts w:asciiTheme="minorHAnsi" w:hAnsiTheme="minorHAnsi"/>
        </w:rPr>
        <w:t xml:space="preserve">, </w:t>
      </w:r>
      <w:r w:rsidR="008366B9" w:rsidRPr="00EE0B97">
        <w:rPr>
          <w:rFonts w:asciiTheme="minorHAnsi" w:hAnsiTheme="minorHAnsi"/>
        </w:rPr>
        <w:t xml:space="preserve">and those who </w:t>
      </w:r>
      <w:r w:rsidR="00913FF6" w:rsidRPr="00EE0B97">
        <w:rPr>
          <w:rFonts w:asciiTheme="minorHAnsi" w:hAnsiTheme="minorHAnsi"/>
        </w:rPr>
        <w:t xml:space="preserve">can’t </w:t>
      </w:r>
      <w:r w:rsidR="008366B9" w:rsidRPr="00EE0B97">
        <w:rPr>
          <w:rFonts w:asciiTheme="minorHAnsi" w:hAnsiTheme="minorHAnsi"/>
        </w:rPr>
        <w:t xml:space="preserve">speak for </w:t>
      </w:r>
      <w:r w:rsidR="008366B9" w:rsidRPr="00EE0B97">
        <w:rPr>
          <w:rFonts w:asciiTheme="minorHAnsi" w:hAnsiTheme="minorHAnsi"/>
        </w:rPr>
        <w:lastRenderedPageBreak/>
        <w:t xml:space="preserve">themselves, </w:t>
      </w:r>
      <w:r w:rsidRPr="00EE0B97">
        <w:rPr>
          <w:rFonts w:asciiTheme="minorHAnsi" w:hAnsiTheme="minorHAnsi"/>
        </w:rPr>
        <w:t>the guardians of the patient</w:t>
      </w:r>
      <w:r w:rsidR="00665477" w:rsidRPr="00EE0B97">
        <w:rPr>
          <w:rFonts w:asciiTheme="minorHAnsi" w:hAnsiTheme="minorHAnsi"/>
        </w:rPr>
        <w:t xml:space="preserve"> take on the responsibility of evaluating the medical institution.</w:t>
      </w:r>
    </w:p>
    <w:p w:rsidR="004904FD" w:rsidRPr="00EE0B97" w:rsidRDefault="00665477">
      <w:pPr>
        <w:pStyle w:val="H3"/>
        <w:rPr>
          <w:rFonts w:asciiTheme="minorHAnsi" w:hAnsiTheme="minorHAnsi"/>
          <w:bCs w:val="0"/>
          <w:szCs w:val="24"/>
        </w:rPr>
      </w:pPr>
      <w:bookmarkStart w:id="256" w:name="_Toc146731500"/>
      <w:bookmarkStart w:id="257" w:name="_Toc146732849"/>
      <w:bookmarkStart w:id="258" w:name="_Toc383697562"/>
      <w:r w:rsidRPr="00EE0B97">
        <w:rPr>
          <w:rFonts w:asciiTheme="minorHAnsi" w:hAnsiTheme="minorHAnsi"/>
          <w:bCs w:val="0"/>
          <w:szCs w:val="24"/>
        </w:rPr>
        <w:t>Physical Fitness</w:t>
      </w:r>
      <w:bookmarkEnd w:id="256"/>
      <w:bookmarkEnd w:id="257"/>
      <w:bookmarkEnd w:id="258"/>
    </w:p>
    <w:p w:rsidR="004904FD" w:rsidRPr="00EE0B97" w:rsidRDefault="00665477">
      <w:pPr>
        <w:pStyle w:val="Quote1"/>
        <w:rPr>
          <w:rFonts w:asciiTheme="minorHAnsi" w:hAnsiTheme="minorHAnsi"/>
          <w:szCs w:val="24"/>
        </w:rPr>
      </w:pPr>
      <w:r w:rsidRPr="00EE0B97">
        <w:rPr>
          <w:rFonts w:asciiTheme="minorHAnsi" w:hAnsiTheme="minorHAnsi"/>
          <w:szCs w:val="24"/>
        </w:rPr>
        <w:t>Those who think they have not time for bodily exercise</w:t>
      </w:r>
      <w:r w:rsidRPr="00EE0B97">
        <w:rPr>
          <w:rFonts w:asciiTheme="minorHAnsi" w:hAnsiTheme="minorHAnsi"/>
          <w:szCs w:val="24"/>
        </w:rPr>
        <w:br/>
        <w:t>will sooner or later have to find time for illness.</w:t>
      </w:r>
      <w:r w:rsidRPr="00EE0B97">
        <w:rPr>
          <w:rFonts w:asciiTheme="minorHAnsi" w:hAnsiTheme="minorHAnsi"/>
          <w:szCs w:val="24"/>
        </w:rPr>
        <w:br/>
        <w:t>-- Edward Stanley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The only exercise some people get is</w:t>
      </w:r>
      <w:r w:rsidRPr="00EE0B97">
        <w:rPr>
          <w:rFonts w:asciiTheme="minorHAnsi" w:hAnsiTheme="minorHAnsi"/>
          <w:szCs w:val="24"/>
        </w:rPr>
        <w:br/>
        <w:t>jumping to conclusions,</w:t>
      </w:r>
      <w:r w:rsidRPr="00EE0B97">
        <w:rPr>
          <w:rFonts w:asciiTheme="minorHAnsi" w:hAnsiTheme="minorHAnsi"/>
          <w:szCs w:val="24"/>
        </w:rPr>
        <w:br/>
        <w:t>running down their friends,</w:t>
      </w:r>
      <w:r w:rsidRPr="00EE0B97">
        <w:rPr>
          <w:rFonts w:asciiTheme="minorHAnsi" w:hAnsiTheme="minorHAnsi"/>
          <w:szCs w:val="24"/>
        </w:rPr>
        <w:br/>
        <w:t>side-stepping responsibility,</w:t>
      </w:r>
      <w:r w:rsidRPr="00EE0B97">
        <w:rPr>
          <w:rFonts w:asciiTheme="minorHAnsi" w:hAnsiTheme="minorHAnsi"/>
          <w:szCs w:val="24"/>
        </w:rPr>
        <w:br/>
        <w:t>and pushing their luck!</w:t>
      </w:r>
      <w:r w:rsidRPr="00EE0B97">
        <w:rPr>
          <w:rFonts w:asciiTheme="minorHAnsi" w:hAnsiTheme="minorHAnsi"/>
          <w:szCs w:val="24"/>
        </w:rPr>
        <w:br/>
        <w:t>-- Unknown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Physical fitness is important to the physical and mental health of a person </w:t>
      </w:r>
      <w:r w:rsidR="00913FF6" w:rsidRPr="00EE0B97">
        <w:rPr>
          <w:rFonts w:asciiTheme="minorHAnsi" w:hAnsiTheme="minorHAnsi"/>
        </w:rPr>
        <w:t xml:space="preserve">in </w:t>
      </w:r>
      <w:r w:rsidRPr="00EE0B97">
        <w:rPr>
          <w:rFonts w:asciiTheme="minorHAnsi" w:hAnsiTheme="minorHAnsi"/>
        </w:rPr>
        <w:t xml:space="preserve">all </w:t>
      </w:r>
      <w:r w:rsidR="00A410C7" w:rsidRPr="00EE0B97">
        <w:rPr>
          <w:rFonts w:asciiTheme="minorHAnsi" w:hAnsiTheme="minorHAnsi"/>
        </w:rPr>
        <w:t>aspects</w:t>
      </w:r>
      <w:r w:rsidRPr="00EE0B97">
        <w:rPr>
          <w:rFonts w:asciiTheme="minorHAnsi" w:hAnsiTheme="minorHAnsi"/>
        </w:rPr>
        <w:t xml:space="preserve"> of life. In basic schooling, children </w:t>
      </w:r>
      <w:r w:rsidR="00EA2374" w:rsidRPr="00EE0B97">
        <w:rPr>
          <w:rFonts w:asciiTheme="minorHAnsi" w:hAnsiTheme="minorHAnsi"/>
        </w:rPr>
        <w:t>learn</w:t>
      </w:r>
      <w:r w:rsidRPr="00EE0B97">
        <w:rPr>
          <w:rFonts w:asciiTheme="minorHAnsi" w:hAnsiTheme="minorHAnsi"/>
        </w:rPr>
        <w:t xml:space="preserve"> the importance of fitness (see P. </w:t>
      </w:r>
      <w:fldSimple w:instr=" PAGEREF Physical_Aspect  \* MERGEFORMAT ">
        <w:r w:rsidR="00DA37AD" w:rsidRPr="00EE0B97">
          <w:rPr>
            <w:rFonts w:asciiTheme="minorHAnsi" w:hAnsiTheme="minorHAnsi"/>
            <w:noProof/>
          </w:rPr>
          <w:t>77</w:t>
        </w:r>
      </w:fldSimple>
      <w:r w:rsidRPr="00EE0B97">
        <w:rPr>
          <w:rFonts w:asciiTheme="minorHAnsi" w:hAnsiTheme="minorHAnsi"/>
        </w:rPr>
        <w:t>). Unfortunately, most people forget about fitness in the rush of daily life. To of</w:t>
      </w:r>
      <w:r w:rsidR="00A410C7" w:rsidRPr="00EE0B97">
        <w:rPr>
          <w:rFonts w:asciiTheme="minorHAnsi" w:hAnsiTheme="minorHAnsi"/>
        </w:rPr>
        <w:t>f</w:t>
      </w:r>
      <w:r w:rsidRPr="00EE0B97">
        <w:rPr>
          <w:rFonts w:asciiTheme="minorHAnsi" w:hAnsiTheme="minorHAnsi"/>
        </w:rPr>
        <w:t xml:space="preserve">set this, the </w:t>
      </w:r>
      <w:r w:rsidR="00A410C7" w:rsidRPr="00EE0B97">
        <w:rPr>
          <w:rFonts w:asciiTheme="minorHAnsi" w:hAnsiTheme="minorHAnsi"/>
        </w:rPr>
        <w:t xml:space="preserve">Aipotunian </w:t>
      </w:r>
      <w:r w:rsidRPr="00EE0B97">
        <w:rPr>
          <w:rFonts w:asciiTheme="minorHAnsi" w:hAnsiTheme="minorHAnsi"/>
        </w:rPr>
        <w:t>government subsidizes fitness centers.</w:t>
      </w:r>
    </w:p>
    <w:p w:rsidR="004904FD" w:rsidRPr="00EE0B97" w:rsidRDefault="00665477">
      <w:pPr>
        <w:pStyle w:val="H3"/>
        <w:rPr>
          <w:rFonts w:asciiTheme="minorHAnsi" w:hAnsiTheme="minorHAnsi"/>
          <w:bCs w:val="0"/>
          <w:szCs w:val="24"/>
        </w:rPr>
      </w:pPr>
      <w:bookmarkStart w:id="259" w:name="_Toc146731501"/>
      <w:bookmarkStart w:id="260" w:name="_Toc146732850"/>
      <w:bookmarkStart w:id="261" w:name="_Toc383697563"/>
      <w:r w:rsidRPr="00EE0B97">
        <w:rPr>
          <w:rFonts w:asciiTheme="minorHAnsi" w:hAnsiTheme="minorHAnsi"/>
          <w:bCs w:val="0"/>
          <w:szCs w:val="24"/>
        </w:rPr>
        <w:t>Research</w:t>
      </w:r>
      <w:bookmarkEnd w:id="259"/>
      <w:bookmarkEnd w:id="260"/>
      <w:bookmarkEnd w:id="261"/>
    </w:p>
    <w:p w:rsidR="004904FD" w:rsidRPr="00EE0B97" w:rsidRDefault="00665477">
      <w:pPr>
        <w:pStyle w:val="Quote1"/>
        <w:rPr>
          <w:rFonts w:asciiTheme="minorHAnsi" w:hAnsiTheme="minorHAnsi"/>
          <w:szCs w:val="24"/>
        </w:rPr>
      </w:pPr>
      <w:r w:rsidRPr="00EE0B97">
        <w:rPr>
          <w:rFonts w:asciiTheme="minorHAnsi" w:hAnsiTheme="minorHAnsi"/>
          <w:szCs w:val="24"/>
        </w:rPr>
        <w:t>If you cannot answer a man's argument,</w:t>
      </w:r>
      <w:r w:rsidRPr="00EE0B97">
        <w:rPr>
          <w:rFonts w:asciiTheme="minorHAnsi" w:hAnsiTheme="minorHAnsi"/>
          <w:szCs w:val="24"/>
        </w:rPr>
        <w:br/>
        <w:t>all it not lost;</w:t>
      </w:r>
      <w:r w:rsidRPr="00EE0B97">
        <w:rPr>
          <w:rFonts w:asciiTheme="minorHAnsi" w:hAnsiTheme="minorHAnsi"/>
          <w:szCs w:val="24"/>
        </w:rPr>
        <w:br/>
        <w:t>you can still call him vile names.</w:t>
      </w:r>
      <w:r w:rsidRPr="00EE0B97">
        <w:rPr>
          <w:rFonts w:asciiTheme="minorHAnsi" w:hAnsiTheme="minorHAnsi"/>
          <w:szCs w:val="24"/>
        </w:rPr>
        <w:br/>
        <w:t>-- Elbert Hubbard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Medical research </w:t>
      </w:r>
      <w:r w:rsidR="00EA2374" w:rsidRPr="00EE0B97">
        <w:rPr>
          <w:rFonts w:asciiTheme="minorHAnsi" w:hAnsiTheme="minorHAnsi"/>
        </w:rPr>
        <w:t>in Aipotu</w:t>
      </w:r>
      <w:r w:rsidRPr="00EE0B97">
        <w:rPr>
          <w:rFonts w:asciiTheme="minorHAnsi" w:hAnsiTheme="minorHAnsi"/>
        </w:rPr>
        <w:t xml:space="preserve"> </w:t>
      </w:r>
      <w:r w:rsidR="00EA2374" w:rsidRPr="00EE0B97">
        <w:rPr>
          <w:rFonts w:asciiTheme="minorHAnsi" w:hAnsiTheme="minorHAnsi"/>
        </w:rPr>
        <w:t>focuses on</w:t>
      </w:r>
      <w:r w:rsidRPr="00EE0B97">
        <w:rPr>
          <w:rFonts w:asciiTheme="minorHAnsi" w:hAnsiTheme="minorHAnsi"/>
        </w:rPr>
        <w:t xml:space="preserve"> finding new ways of keeping people healthy. This can involve looking into theories considered unorthodox, such as acupuncture. It</w:t>
      </w:r>
      <w:r w:rsidR="00A410C7" w:rsidRPr="00EE0B97">
        <w:rPr>
          <w:rFonts w:asciiTheme="minorHAnsi" w:hAnsiTheme="minorHAnsi"/>
        </w:rPr>
        <w:t>’</w:t>
      </w:r>
      <w:r w:rsidRPr="00EE0B97">
        <w:rPr>
          <w:rFonts w:asciiTheme="minorHAnsi" w:hAnsiTheme="minorHAnsi"/>
        </w:rPr>
        <w:t>s true that many folk remedies are useless, but if not scientifically examined</w:t>
      </w:r>
      <w:r w:rsidR="00A410C7" w:rsidRPr="00EE0B97">
        <w:rPr>
          <w:rFonts w:asciiTheme="minorHAnsi" w:hAnsiTheme="minorHAnsi"/>
        </w:rPr>
        <w:t>,</w:t>
      </w:r>
      <w:r w:rsidRPr="00EE0B97">
        <w:rPr>
          <w:rFonts w:asciiTheme="minorHAnsi" w:hAnsiTheme="minorHAnsi"/>
        </w:rPr>
        <w:t xml:space="preserve"> how can one know?</w:t>
      </w:r>
    </w:p>
    <w:p w:rsidR="004904FD" w:rsidRPr="00EE0B97" w:rsidRDefault="00665477">
      <w:pPr>
        <w:pStyle w:val="H3"/>
        <w:rPr>
          <w:rFonts w:asciiTheme="minorHAnsi" w:hAnsiTheme="minorHAnsi"/>
          <w:bCs w:val="0"/>
          <w:szCs w:val="24"/>
        </w:rPr>
      </w:pPr>
      <w:bookmarkStart w:id="262" w:name="_Toc146731502"/>
      <w:bookmarkStart w:id="263" w:name="_Toc146732851"/>
      <w:bookmarkStart w:id="264" w:name="_Toc383697564"/>
      <w:r w:rsidRPr="00EE0B97">
        <w:rPr>
          <w:rFonts w:asciiTheme="minorHAnsi" w:hAnsiTheme="minorHAnsi"/>
          <w:bCs w:val="0"/>
          <w:szCs w:val="24"/>
        </w:rPr>
        <w:t>Sleep and Rest</w:t>
      </w:r>
      <w:bookmarkEnd w:id="262"/>
      <w:bookmarkEnd w:id="263"/>
      <w:bookmarkEnd w:id="264"/>
    </w:p>
    <w:p w:rsidR="004904FD" w:rsidRPr="00EE0B97" w:rsidRDefault="00665477">
      <w:pPr>
        <w:pStyle w:val="Quote1"/>
        <w:rPr>
          <w:rFonts w:asciiTheme="minorHAnsi" w:hAnsiTheme="minorHAnsi"/>
          <w:szCs w:val="24"/>
        </w:rPr>
      </w:pPr>
      <w:r w:rsidRPr="00EE0B97">
        <w:rPr>
          <w:rFonts w:asciiTheme="minorHAnsi" w:hAnsiTheme="minorHAnsi"/>
          <w:szCs w:val="24"/>
        </w:rPr>
        <w:t>That we are not much sicker and much madder</w:t>
      </w:r>
      <w:r w:rsidRPr="00EE0B97">
        <w:rPr>
          <w:rFonts w:asciiTheme="minorHAnsi" w:hAnsiTheme="minorHAnsi"/>
          <w:szCs w:val="24"/>
        </w:rPr>
        <w:br/>
        <w:t>than we are, is due exclusively to that most</w:t>
      </w:r>
      <w:r w:rsidRPr="00EE0B97">
        <w:rPr>
          <w:rFonts w:asciiTheme="minorHAnsi" w:hAnsiTheme="minorHAnsi"/>
          <w:szCs w:val="24"/>
        </w:rPr>
        <w:br/>
        <w:t>blessed and blessing of all natural graces, sleep.</w:t>
      </w:r>
      <w:r w:rsidRPr="00EE0B97">
        <w:rPr>
          <w:rFonts w:asciiTheme="minorHAnsi" w:hAnsiTheme="minorHAnsi"/>
          <w:szCs w:val="24"/>
        </w:rPr>
        <w:br/>
        <w:t>-- Aldous Huxley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Sleep is essential to ones physical and mental health. </w:t>
      </w:r>
      <w:r w:rsidR="00D40B29" w:rsidRPr="00EE0B97">
        <w:rPr>
          <w:rFonts w:asciiTheme="minorHAnsi" w:hAnsiTheme="minorHAnsi"/>
        </w:rPr>
        <w:t>S</w:t>
      </w:r>
      <w:r w:rsidRPr="00EE0B97">
        <w:rPr>
          <w:rFonts w:asciiTheme="minorHAnsi" w:hAnsiTheme="minorHAnsi"/>
        </w:rPr>
        <w:t>tudies have shown the dangers of lack of sleep.</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lastRenderedPageBreak/>
        <w:t>“...According to the analysis by the Department of Public Safety, between 42 and 49 percent of the commercial vehicle accidents in that state [Arizona] are due to drivers who are sleepy.”</w:t>
      </w:r>
      <w:r w:rsidRPr="00EE0B97">
        <w:rPr>
          <w:rStyle w:val="FootnoteReference"/>
          <w:rFonts w:asciiTheme="minorHAnsi" w:hAnsiTheme="minorHAnsi"/>
          <w:szCs w:val="24"/>
        </w:rPr>
        <w:footnoteReference w:id="65"/>
      </w:r>
    </w:p>
    <w:p w:rsidR="004904FD" w:rsidRPr="00EE0B97" w:rsidRDefault="00EA2374">
      <w:pPr>
        <w:widowControl w:val="0"/>
        <w:rPr>
          <w:rFonts w:asciiTheme="minorHAnsi" w:hAnsiTheme="minorHAnsi"/>
        </w:rPr>
      </w:pPr>
      <w:r w:rsidRPr="00EE0B97">
        <w:rPr>
          <w:rFonts w:asciiTheme="minorHAnsi" w:hAnsiTheme="minorHAnsi"/>
        </w:rPr>
        <w:t xml:space="preserve">According to Stanley </w:t>
      </w:r>
      <w:proofErr w:type="spellStart"/>
      <w:r w:rsidRPr="00EE0B97">
        <w:rPr>
          <w:rFonts w:asciiTheme="minorHAnsi" w:hAnsiTheme="minorHAnsi"/>
        </w:rPr>
        <w:t>Coren</w:t>
      </w:r>
      <w:proofErr w:type="spellEnd"/>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“In the test year (1988) in the United States, the cost of motor vehicle accidents caused by sleepy drivers was $37.9 billion. Sleep debt related accidents in the public transportation accidents cost $720 million dollars. Work-related accidents caused by sleepiness added up to $13.4 billion. Falls and other accidents in public places that are directly due to sleepiness came to $1.3 billion. Finally, accidents around the home due to sleep debt resulted in a cost of $2.7 billion. The grand total came to over 56 billion dollars.”</w:t>
      </w:r>
      <w:r w:rsidRPr="00EE0B97">
        <w:rPr>
          <w:rStyle w:val="FootnoteReference"/>
          <w:rFonts w:asciiTheme="minorHAnsi" w:hAnsiTheme="minorHAnsi"/>
          <w:szCs w:val="24"/>
        </w:rPr>
        <w:footnoteReference w:id="66"/>
      </w:r>
    </w:p>
    <w:p w:rsidR="004904FD" w:rsidRPr="00EE0B97" w:rsidRDefault="00665477">
      <w:pPr>
        <w:widowControl w:val="0"/>
        <w:rPr>
          <w:rFonts w:asciiTheme="minorHAnsi" w:hAnsiTheme="minorHAnsi"/>
        </w:rPr>
      </w:pPr>
      <w:r w:rsidRPr="00EE0B97">
        <w:rPr>
          <w:rFonts w:asciiTheme="minorHAnsi" w:hAnsiTheme="minorHAnsi"/>
        </w:rPr>
        <w:t>Since sleep is so important to our welfare and that of society, it’s no surprise that Aipotu has laws to address this issue.</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H001:</w:t>
      </w:r>
      <w:r w:rsidR="00B94B5C" w:rsidRPr="00EE0B97">
        <w:rPr>
          <w:b/>
        </w:rPr>
        <w:tab/>
      </w:r>
      <w:r w:rsidRPr="00EE0B97">
        <w:t>Out of each standard day, a person must spend at least 10 continuous hours in non-work related activities.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law </w:t>
      </w:r>
      <w:r w:rsidR="00EA2374" w:rsidRPr="00EE0B97">
        <w:rPr>
          <w:rFonts w:asciiTheme="minorHAnsi" w:hAnsiTheme="minorHAnsi"/>
        </w:rPr>
        <w:t xml:space="preserve">tries </w:t>
      </w:r>
      <w:r w:rsidRPr="00EE0B97">
        <w:rPr>
          <w:rFonts w:asciiTheme="minorHAnsi" w:hAnsiTheme="minorHAnsi"/>
        </w:rPr>
        <w:t xml:space="preserve">to counter a trend in business that forces people to work ungodly hours. Would you like </w:t>
      </w:r>
      <w:r w:rsidR="00EA2374" w:rsidRPr="00EE0B97">
        <w:rPr>
          <w:rFonts w:asciiTheme="minorHAnsi" w:hAnsiTheme="minorHAnsi"/>
        </w:rPr>
        <w:t xml:space="preserve">a surgeon who is barely awake </w:t>
      </w:r>
      <w:r w:rsidRPr="00EE0B97">
        <w:rPr>
          <w:rFonts w:asciiTheme="minorHAnsi" w:hAnsiTheme="minorHAnsi"/>
        </w:rPr>
        <w:t>operat</w:t>
      </w:r>
      <w:r w:rsidR="00EA2374" w:rsidRPr="00EE0B97">
        <w:rPr>
          <w:rFonts w:asciiTheme="minorHAnsi" w:hAnsiTheme="minorHAnsi"/>
        </w:rPr>
        <w:t>ing on</w:t>
      </w:r>
      <w:r w:rsidRPr="00EE0B97">
        <w:rPr>
          <w:rFonts w:asciiTheme="minorHAnsi" w:hAnsiTheme="minorHAnsi"/>
        </w:rPr>
        <w:t xml:space="preserve"> </w:t>
      </w:r>
      <w:r w:rsidR="00EA2374" w:rsidRPr="00EE0B97">
        <w:rPr>
          <w:rFonts w:asciiTheme="minorHAnsi" w:hAnsiTheme="minorHAnsi"/>
        </w:rPr>
        <w:t>you</w:t>
      </w:r>
      <w:r w:rsidRPr="00EE0B97">
        <w:rPr>
          <w:rFonts w:asciiTheme="minorHAnsi" w:hAnsiTheme="minorHAnsi"/>
        </w:rPr>
        <w:t>? How about flying in a plane with snoozing pilots?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H002:</w:t>
      </w:r>
      <w:r w:rsidR="00B94B5C" w:rsidRPr="00EE0B97">
        <w:rPr>
          <w:b/>
        </w:rPr>
        <w:tab/>
      </w:r>
      <w:r w:rsidRPr="00EE0B97">
        <w:t>All shift work must be done on a forward-only basis. This ensures the worker’s sleep cycles are disrupted as little as possible.</w:t>
      </w:r>
    </w:p>
    <w:p w:rsidR="004904FD" w:rsidRPr="00EE0B97" w:rsidRDefault="00665477">
      <w:pPr>
        <w:pStyle w:val="H3"/>
        <w:rPr>
          <w:rFonts w:asciiTheme="minorHAnsi" w:hAnsiTheme="minorHAnsi"/>
          <w:bCs w:val="0"/>
          <w:szCs w:val="24"/>
        </w:rPr>
      </w:pPr>
      <w:bookmarkStart w:id="265" w:name="_Toc146731503"/>
      <w:bookmarkStart w:id="266" w:name="_Toc146732852"/>
      <w:bookmarkStart w:id="267" w:name="_Toc383697565"/>
      <w:r w:rsidRPr="00EE0B97">
        <w:rPr>
          <w:rFonts w:asciiTheme="minorHAnsi" w:hAnsiTheme="minorHAnsi"/>
          <w:bCs w:val="0"/>
          <w:szCs w:val="24"/>
        </w:rPr>
        <w:lastRenderedPageBreak/>
        <w:t>Euthanasia (Assisted Suicide)</w:t>
      </w:r>
      <w:bookmarkEnd w:id="265"/>
      <w:bookmarkEnd w:id="266"/>
      <w:bookmarkEnd w:id="267"/>
    </w:p>
    <w:p w:rsidR="004904FD" w:rsidRPr="00EE0B97" w:rsidRDefault="00665477">
      <w:pPr>
        <w:pStyle w:val="Quote1"/>
        <w:rPr>
          <w:rFonts w:asciiTheme="minorHAnsi" w:hAnsiTheme="minorHAnsi"/>
          <w:szCs w:val="24"/>
        </w:rPr>
      </w:pPr>
      <w:r w:rsidRPr="00EE0B97">
        <w:rPr>
          <w:rFonts w:asciiTheme="minorHAnsi" w:hAnsiTheme="minorHAnsi"/>
          <w:szCs w:val="24"/>
        </w:rPr>
        <w:t>Any man’s death diminishes me</w:t>
      </w:r>
      <w:r w:rsidRPr="00EE0B97">
        <w:rPr>
          <w:rFonts w:asciiTheme="minorHAnsi" w:hAnsiTheme="minorHAnsi"/>
          <w:szCs w:val="24"/>
        </w:rPr>
        <w:br/>
        <w:t>because I am involved in mankind,</w:t>
      </w:r>
      <w:r w:rsidRPr="00EE0B97">
        <w:rPr>
          <w:rFonts w:asciiTheme="minorHAnsi" w:hAnsiTheme="minorHAnsi"/>
          <w:szCs w:val="24"/>
        </w:rPr>
        <w:br/>
        <w:t>and therefore never ask for whom the bell tolls;</w:t>
      </w:r>
      <w:r w:rsidRPr="00EE0B97">
        <w:rPr>
          <w:rFonts w:asciiTheme="minorHAnsi" w:hAnsiTheme="minorHAnsi"/>
          <w:szCs w:val="24"/>
        </w:rPr>
        <w:br/>
        <w:t>it tolls for thee.</w:t>
      </w:r>
      <w:r w:rsidRPr="00EE0B97">
        <w:rPr>
          <w:rFonts w:asciiTheme="minorHAnsi" w:hAnsiTheme="minorHAnsi"/>
          <w:szCs w:val="24"/>
        </w:rPr>
        <w:br/>
        <w:t xml:space="preserve"> -- John Donne</w:t>
      </w:r>
      <w:r w:rsidRPr="00EE0B97">
        <w:rPr>
          <w:rStyle w:val="FootnoteReference"/>
          <w:rFonts w:asciiTheme="minorHAnsi" w:hAnsiTheme="minorHAnsi"/>
          <w:szCs w:val="24"/>
        </w:rPr>
        <w:footnoteReference w:id="67"/>
      </w:r>
      <w:r w:rsidRPr="00EE0B97">
        <w:rPr>
          <w:rFonts w:asciiTheme="minorHAnsi" w:hAnsiTheme="minorHAnsi"/>
          <w:szCs w:val="24"/>
        </w:rPr>
        <w:t xml:space="preserve"> --</w:t>
      </w:r>
    </w:p>
    <w:p w:rsidR="00D01823" w:rsidRPr="00EE0B97" w:rsidRDefault="00D01823">
      <w:pPr>
        <w:pStyle w:val="Quote1"/>
        <w:rPr>
          <w:rFonts w:asciiTheme="minorHAnsi" w:hAnsiTheme="minorHAnsi"/>
          <w:szCs w:val="24"/>
        </w:rPr>
      </w:pPr>
    </w:p>
    <w:p w:rsidR="00D01823" w:rsidRPr="00EE0B97" w:rsidRDefault="00D01823">
      <w:pPr>
        <w:pStyle w:val="Quote1"/>
        <w:rPr>
          <w:rFonts w:asciiTheme="minorHAnsi" w:hAnsiTheme="minorHAnsi"/>
        </w:rPr>
      </w:pPr>
      <w:r w:rsidRPr="00EE0B97">
        <w:rPr>
          <w:rFonts w:asciiTheme="minorHAnsi" w:hAnsiTheme="minorHAnsi"/>
        </w:rPr>
        <w:t>Once you're dead, you're made for life.</w:t>
      </w:r>
    </w:p>
    <w:p w:rsidR="00D01823" w:rsidRPr="00EE0B97" w:rsidRDefault="00D01823">
      <w:pPr>
        <w:pStyle w:val="Quote1"/>
        <w:rPr>
          <w:rFonts w:asciiTheme="minorHAnsi" w:hAnsiTheme="minorHAnsi"/>
          <w:szCs w:val="24"/>
        </w:rPr>
      </w:pPr>
      <w:r w:rsidRPr="00EE0B97">
        <w:rPr>
          <w:rFonts w:asciiTheme="minorHAnsi" w:hAnsiTheme="minorHAnsi"/>
        </w:rPr>
        <w:t>-- Jimi Hendrix --</w:t>
      </w:r>
    </w:p>
    <w:p w:rsidR="003C2CA8" w:rsidRPr="00EE0B97" w:rsidRDefault="003C2CA8">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Think about this. </w:t>
      </w:r>
      <w:r w:rsidR="00D40B29" w:rsidRPr="00EE0B97">
        <w:rPr>
          <w:rFonts w:asciiTheme="minorHAnsi" w:hAnsiTheme="minorHAnsi"/>
        </w:rPr>
        <w:t>A</w:t>
      </w:r>
      <w:r w:rsidRPr="00EE0B97">
        <w:rPr>
          <w:rFonts w:asciiTheme="minorHAnsi" w:hAnsiTheme="minorHAnsi"/>
        </w:rPr>
        <w:t xml:space="preserve"> fundamental right a free person has is </w:t>
      </w:r>
      <w:r w:rsidR="00D40B29" w:rsidRPr="00EE0B97">
        <w:rPr>
          <w:rFonts w:asciiTheme="minorHAnsi" w:hAnsiTheme="minorHAnsi"/>
        </w:rPr>
        <w:t>to choose to die</w:t>
      </w:r>
      <w:r w:rsidRPr="00EE0B97">
        <w:rPr>
          <w:rFonts w:asciiTheme="minorHAnsi" w:hAnsiTheme="minorHAnsi"/>
        </w:rPr>
        <w:t>.</w:t>
      </w:r>
      <w:r w:rsidR="00D40B29" w:rsidRPr="00EE0B97">
        <w:rPr>
          <w:rFonts w:asciiTheme="minorHAnsi" w:hAnsiTheme="minorHAnsi"/>
        </w:rPr>
        <w:t xml:space="preserve"> </w:t>
      </w:r>
      <w:r w:rsidRPr="00EE0B97">
        <w:rPr>
          <w:rFonts w:asciiTheme="minorHAnsi" w:hAnsiTheme="minorHAnsi"/>
        </w:rPr>
        <w:t>A slave does not have this right.</w:t>
      </w:r>
      <w:r w:rsidR="00D40B29" w:rsidRPr="00EE0B97">
        <w:rPr>
          <w:rFonts w:asciiTheme="minorHAnsi" w:hAnsiTheme="minorHAnsi"/>
        </w:rPr>
        <w:t xml:space="preserve"> Any failed suicide attempt on the part of the slave is harshly punished.</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D40B29">
      <w:pPr>
        <w:widowControl w:val="0"/>
        <w:rPr>
          <w:rFonts w:asciiTheme="minorHAnsi" w:hAnsiTheme="minorHAnsi"/>
        </w:rPr>
      </w:pPr>
      <w:r w:rsidRPr="00EE0B97">
        <w:rPr>
          <w:rFonts w:asciiTheme="minorHAnsi" w:hAnsiTheme="minorHAnsi"/>
        </w:rPr>
        <w:t>D</w:t>
      </w:r>
      <w:r w:rsidR="00665477" w:rsidRPr="00EE0B97">
        <w:rPr>
          <w:rFonts w:asciiTheme="minorHAnsi" w:hAnsiTheme="minorHAnsi"/>
        </w:rPr>
        <w:t>ebate swirls around the issue of euthanasia</w:t>
      </w:r>
      <w:r w:rsidRPr="00EE0B97">
        <w:rPr>
          <w:rFonts w:asciiTheme="minorHAnsi" w:hAnsiTheme="minorHAnsi"/>
        </w:rPr>
        <w:t xml:space="preserve"> –</w:t>
      </w:r>
      <w:r w:rsidR="00D149FF" w:rsidRPr="00EE0B97">
        <w:rPr>
          <w:rFonts w:asciiTheme="minorHAnsi" w:hAnsiTheme="minorHAnsi"/>
        </w:rPr>
        <w:t xml:space="preserve"> </w:t>
      </w:r>
      <w:r w:rsidR="00665477" w:rsidRPr="00EE0B97">
        <w:rPr>
          <w:rFonts w:asciiTheme="minorHAnsi" w:hAnsiTheme="minorHAnsi"/>
        </w:rPr>
        <w:t>an emotional subject filled with spiritual and religious questions</w:t>
      </w:r>
      <w:r w:rsidR="00D149FF" w:rsidRPr="00EE0B97">
        <w:rPr>
          <w:rFonts w:asciiTheme="minorHAnsi" w:hAnsiTheme="minorHAnsi"/>
        </w:rPr>
        <w:t>.</w:t>
      </w:r>
      <w:r w:rsidR="00665477" w:rsidRPr="00EE0B97">
        <w:rPr>
          <w:rFonts w:asciiTheme="minorHAnsi" w:hAnsiTheme="minorHAnsi"/>
        </w:rPr>
        <w:t xml:space="preserve"> Some people think euthanasia is completely wrong and that to take one</w:t>
      </w:r>
      <w:r w:rsidR="00D90178" w:rsidRPr="00EE0B97">
        <w:rPr>
          <w:rFonts w:asciiTheme="minorHAnsi" w:hAnsiTheme="minorHAnsi"/>
        </w:rPr>
        <w:t>’</w:t>
      </w:r>
      <w:r w:rsidR="00665477" w:rsidRPr="00EE0B97">
        <w:rPr>
          <w:rFonts w:asciiTheme="minorHAnsi" w:hAnsiTheme="minorHAnsi"/>
        </w:rPr>
        <w:t xml:space="preserve">s life for whatever reason is morally wrong </w:t>
      </w:r>
      <w:r w:rsidR="00D90178" w:rsidRPr="00EE0B97">
        <w:rPr>
          <w:rFonts w:asciiTheme="minorHAnsi" w:hAnsiTheme="minorHAnsi"/>
        </w:rPr>
        <w:t xml:space="preserve">and </w:t>
      </w:r>
      <w:r w:rsidR="00665477" w:rsidRPr="00EE0B97">
        <w:rPr>
          <w:rFonts w:asciiTheme="minorHAnsi" w:hAnsiTheme="minorHAnsi"/>
        </w:rPr>
        <w:t xml:space="preserve">unthinkable. Others </w:t>
      </w:r>
      <w:r w:rsidR="00D90178" w:rsidRPr="00EE0B97">
        <w:rPr>
          <w:rFonts w:asciiTheme="minorHAnsi" w:hAnsiTheme="minorHAnsi"/>
        </w:rPr>
        <w:t>consider</w:t>
      </w:r>
      <w:r w:rsidR="00665477" w:rsidRPr="00EE0B97">
        <w:rPr>
          <w:rFonts w:asciiTheme="minorHAnsi" w:hAnsiTheme="minorHAnsi"/>
        </w:rPr>
        <w:t xml:space="preserve"> forcing a </w:t>
      </w:r>
      <w:r w:rsidR="00D90178" w:rsidRPr="00EE0B97">
        <w:rPr>
          <w:rFonts w:asciiTheme="minorHAnsi" w:hAnsiTheme="minorHAnsi"/>
        </w:rPr>
        <w:t>person</w:t>
      </w:r>
      <w:r w:rsidR="00665477" w:rsidRPr="00EE0B97">
        <w:rPr>
          <w:rFonts w:asciiTheme="minorHAnsi" w:hAnsiTheme="minorHAnsi"/>
        </w:rPr>
        <w:t xml:space="preserve"> to endure endless suffering is immoral and that </w:t>
      </w:r>
      <w:r w:rsidR="00725413" w:rsidRPr="00EE0B97">
        <w:rPr>
          <w:rFonts w:asciiTheme="minorHAnsi" w:hAnsiTheme="minorHAnsi"/>
        </w:rPr>
        <w:t xml:space="preserve">we should put </w:t>
      </w:r>
      <w:r w:rsidR="00665477" w:rsidRPr="00EE0B97">
        <w:rPr>
          <w:rFonts w:asciiTheme="minorHAnsi" w:hAnsiTheme="minorHAnsi"/>
        </w:rPr>
        <w:t xml:space="preserve">such people out of their misery. Each side </w:t>
      </w:r>
      <w:r w:rsidR="00D90178" w:rsidRPr="00EE0B97">
        <w:rPr>
          <w:rFonts w:asciiTheme="minorHAnsi" w:hAnsiTheme="minorHAnsi"/>
        </w:rPr>
        <w:t>is so wrapped</w:t>
      </w:r>
      <w:r w:rsidR="00725413" w:rsidRPr="00EE0B97">
        <w:rPr>
          <w:rFonts w:asciiTheme="minorHAnsi" w:hAnsiTheme="minorHAnsi"/>
        </w:rPr>
        <w:t>-</w:t>
      </w:r>
      <w:r w:rsidR="00D90178" w:rsidRPr="00EE0B97">
        <w:rPr>
          <w:rFonts w:asciiTheme="minorHAnsi" w:hAnsiTheme="minorHAnsi"/>
        </w:rPr>
        <w:t>up in their holy cause that they forget the person</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rsidP="00C66805">
      <w:pPr>
        <w:widowControl w:val="0"/>
        <w:rPr>
          <w:rFonts w:asciiTheme="minorHAnsi" w:hAnsiTheme="minorHAnsi"/>
        </w:rPr>
      </w:pPr>
      <w:r w:rsidRPr="00EE0B97">
        <w:rPr>
          <w:rFonts w:asciiTheme="minorHAnsi" w:hAnsiTheme="minorHAnsi"/>
        </w:rPr>
        <w:t xml:space="preserve">The official stand in Aipotu is that an adult of sound </w:t>
      </w:r>
      <w:r w:rsidR="00C356F4" w:rsidRPr="00EE0B97">
        <w:rPr>
          <w:rFonts w:asciiTheme="minorHAnsi" w:hAnsiTheme="minorHAnsi"/>
        </w:rPr>
        <w:t xml:space="preserve">judgment </w:t>
      </w:r>
      <w:r w:rsidRPr="00EE0B97">
        <w:rPr>
          <w:rFonts w:asciiTheme="minorHAnsi" w:hAnsiTheme="minorHAnsi"/>
        </w:rPr>
        <w:t xml:space="preserve">has the right to decide whether or not they shall live. If </w:t>
      </w:r>
      <w:r w:rsidR="00A45E2C" w:rsidRPr="00EE0B97">
        <w:rPr>
          <w:rFonts w:asciiTheme="minorHAnsi" w:hAnsiTheme="minorHAnsi"/>
        </w:rPr>
        <w:t>this</w:t>
      </w:r>
      <w:r w:rsidRPr="00EE0B97">
        <w:rPr>
          <w:rFonts w:asciiTheme="minorHAnsi" w:hAnsiTheme="minorHAnsi"/>
        </w:rPr>
        <w:t xml:space="preserve"> criterion is not fulfilled, then the choice is always towards Life. </w:t>
      </w:r>
      <w:r w:rsidR="00C66805" w:rsidRPr="00EE0B97">
        <w:rPr>
          <w:rFonts w:asciiTheme="minorHAnsi" w:hAnsiTheme="minorHAnsi"/>
        </w:rPr>
        <w:t>Only a living will can override t</w:t>
      </w:r>
      <w:r w:rsidRPr="00EE0B97">
        <w:rPr>
          <w:rFonts w:asciiTheme="minorHAnsi" w:hAnsiTheme="minorHAnsi"/>
        </w:rPr>
        <w:t xml:space="preserve">his. </w:t>
      </w:r>
      <w:r w:rsidR="00C66805" w:rsidRPr="00EE0B97">
        <w:rPr>
          <w:rFonts w:asciiTheme="minorHAnsi" w:hAnsiTheme="minorHAnsi"/>
        </w:rPr>
        <w:t>A certified euthanologist must witness the signing of the will.</w:t>
      </w:r>
    </w:p>
    <w:p w:rsidR="000E0DB9" w:rsidRPr="00EE0B97" w:rsidRDefault="000E0DB9">
      <w:pPr>
        <w:widowControl w:val="0"/>
        <w:rPr>
          <w:rFonts w:asciiTheme="minorHAnsi" w:hAnsiTheme="minorHAnsi"/>
        </w:rPr>
      </w:pPr>
    </w:p>
    <w:p w:rsidR="00033D51" w:rsidRPr="00EE0B97" w:rsidRDefault="00033D51">
      <w:pPr>
        <w:widowControl w:val="0"/>
        <w:rPr>
          <w:rFonts w:asciiTheme="minorHAnsi" w:hAnsiTheme="minorHAnsi"/>
        </w:rPr>
      </w:pPr>
      <w:r w:rsidRPr="00EE0B97">
        <w:rPr>
          <w:rFonts w:asciiTheme="minorHAnsi" w:hAnsiTheme="minorHAnsi"/>
        </w:rPr>
        <w:t>On the other hand, extraordinary means are not required to keep a person alive. After all, death is a natural part of life.</w:t>
      </w:r>
    </w:p>
    <w:p w:rsidR="00033D51" w:rsidRPr="00EE0B97" w:rsidRDefault="00033D51">
      <w:pPr>
        <w:widowControl w:val="0"/>
        <w:rPr>
          <w:rFonts w:asciiTheme="minorHAnsi" w:hAnsiTheme="minorHAnsi"/>
        </w:rPr>
      </w:pPr>
    </w:p>
    <w:p w:rsidR="004904FD" w:rsidRPr="00EE0B97" w:rsidRDefault="00033D51">
      <w:pPr>
        <w:widowControl w:val="0"/>
        <w:rPr>
          <w:rFonts w:asciiTheme="minorHAnsi" w:hAnsiTheme="minorHAnsi"/>
        </w:rPr>
      </w:pPr>
      <w:r w:rsidRPr="00EE0B97">
        <w:rPr>
          <w:rFonts w:asciiTheme="minorHAnsi" w:hAnsiTheme="minorHAnsi"/>
        </w:rPr>
        <w:t>Sometimes we have people who are</w:t>
      </w:r>
      <w:r w:rsidR="003C2CA8" w:rsidRPr="00EE0B97">
        <w:rPr>
          <w:rFonts w:asciiTheme="minorHAnsi" w:hAnsiTheme="minorHAnsi"/>
        </w:rPr>
        <w:t>,</w:t>
      </w:r>
      <w:r w:rsidR="000E0DB9" w:rsidRPr="00EE0B97">
        <w:rPr>
          <w:rFonts w:asciiTheme="minorHAnsi" w:hAnsiTheme="minorHAnsi"/>
        </w:rPr>
        <w:t xml:space="preserve"> for all practical purposes</w:t>
      </w:r>
      <w:r w:rsidR="003C2CA8" w:rsidRPr="00EE0B97">
        <w:rPr>
          <w:rFonts w:asciiTheme="minorHAnsi" w:hAnsiTheme="minorHAnsi"/>
        </w:rPr>
        <w:t>,</w:t>
      </w:r>
      <w:r w:rsidR="000E0DB9" w:rsidRPr="00EE0B97">
        <w:rPr>
          <w:rFonts w:asciiTheme="minorHAnsi" w:hAnsiTheme="minorHAnsi"/>
        </w:rPr>
        <w:t xml:space="preserve"> dead, and the hospital is keeping the person “alive” through artificial means.</w:t>
      </w:r>
      <w:r w:rsidR="003C2CA8" w:rsidRPr="00EE0B97">
        <w:rPr>
          <w:rFonts w:asciiTheme="minorHAnsi" w:hAnsiTheme="minorHAnsi"/>
        </w:rPr>
        <w:t xml:space="preserve"> Some people are alive only because of respirators, while others are </w:t>
      </w:r>
      <w:r w:rsidRPr="00EE0B97">
        <w:rPr>
          <w:rFonts w:asciiTheme="minorHAnsi" w:hAnsiTheme="minorHAnsi"/>
        </w:rPr>
        <w:t xml:space="preserve">certifiably </w:t>
      </w:r>
      <w:r w:rsidR="003C2CA8" w:rsidRPr="00EE0B97">
        <w:rPr>
          <w:rFonts w:asciiTheme="minorHAnsi" w:hAnsiTheme="minorHAnsi"/>
        </w:rPr>
        <w:t>brain dead. They fall into this category. Here</w:t>
      </w:r>
      <w:r w:rsidR="0073545D" w:rsidRPr="00EE0B97">
        <w:rPr>
          <w:rFonts w:asciiTheme="minorHAnsi" w:hAnsiTheme="minorHAnsi"/>
        </w:rPr>
        <w:t>,</w:t>
      </w:r>
      <w:r w:rsidR="003C2CA8" w:rsidRPr="00EE0B97">
        <w:rPr>
          <w:rFonts w:asciiTheme="minorHAnsi" w:hAnsiTheme="minorHAnsi"/>
        </w:rPr>
        <w:t xml:space="preserve"> all that is required is consent from the</w:t>
      </w:r>
      <w:r w:rsidRPr="00EE0B97">
        <w:rPr>
          <w:rFonts w:asciiTheme="minorHAnsi" w:hAnsiTheme="minorHAnsi"/>
        </w:rPr>
        <w:t xml:space="preserve"> next of kin and confirmation from a euthanologist.</w:t>
      </w:r>
    </w:p>
    <w:p w:rsidR="003C2CA8" w:rsidRPr="00EE0B97" w:rsidRDefault="003C2CA8">
      <w:pPr>
        <w:widowControl w:val="0"/>
        <w:rPr>
          <w:rFonts w:asciiTheme="minorHAnsi" w:hAnsiTheme="minorHAnsi"/>
        </w:rPr>
      </w:pPr>
    </w:p>
    <w:p w:rsidR="00033D51" w:rsidRPr="00EE0B97" w:rsidRDefault="00033D51">
      <w:pPr>
        <w:widowControl w:val="0"/>
        <w:rPr>
          <w:rFonts w:asciiTheme="minorHAnsi" w:hAnsiTheme="minorHAnsi"/>
        </w:rPr>
      </w:pPr>
      <w:r w:rsidRPr="00EE0B97">
        <w:rPr>
          <w:rFonts w:asciiTheme="minorHAnsi" w:hAnsiTheme="minorHAnsi"/>
        </w:rPr>
        <w:t xml:space="preserve">There are cases where the person doesn’t need a respirator to live, but will starve if not fed. </w:t>
      </w:r>
      <w:r w:rsidR="000E0D56" w:rsidRPr="00EE0B97">
        <w:rPr>
          <w:rFonts w:asciiTheme="minorHAnsi" w:hAnsiTheme="minorHAnsi"/>
        </w:rPr>
        <w:t xml:space="preserve">In this </w:t>
      </w:r>
      <w:r w:rsidR="0073545D" w:rsidRPr="00EE0B97">
        <w:rPr>
          <w:rFonts w:asciiTheme="minorHAnsi" w:hAnsiTheme="minorHAnsi"/>
        </w:rPr>
        <w:t>case,</w:t>
      </w:r>
      <w:r w:rsidR="000E0D56" w:rsidRPr="00EE0B97">
        <w:rPr>
          <w:rFonts w:asciiTheme="minorHAnsi" w:hAnsiTheme="minorHAnsi"/>
        </w:rPr>
        <w:t xml:space="preserve"> the choice is always for life. Only a living will can override this.</w:t>
      </w:r>
    </w:p>
    <w:p w:rsidR="000E0D56" w:rsidRPr="00EE0B97" w:rsidRDefault="000E0D56" w:rsidP="000E0D56">
      <w:pPr>
        <w:pStyle w:val="H4"/>
        <w:rPr>
          <w:rFonts w:asciiTheme="minorHAnsi" w:hAnsiTheme="minorHAnsi"/>
        </w:rPr>
      </w:pPr>
      <w:r w:rsidRPr="00EE0B97">
        <w:rPr>
          <w:rFonts w:asciiTheme="minorHAnsi" w:hAnsiTheme="minorHAnsi"/>
        </w:rPr>
        <w:lastRenderedPageBreak/>
        <w:t>Euthanologist</w:t>
      </w:r>
    </w:p>
    <w:p w:rsidR="004904FD" w:rsidRPr="00EE0B97" w:rsidRDefault="00665477">
      <w:pPr>
        <w:widowControl w:val="0"/>
        <w:rPr>
          <w:rFonts w:asciiTheme="minorHAnsi" w:hAnsiTheme="minorHAnsi"/>
        </w:rPr>
      </w:pPr>
      <w:r w:rsidRPr="00EE0B97">
        <w:rPr>
          <w:rFonts w:asciiTheme="minorHAnsi" w:hAnsiTheme="minorHAnsi"/>
        </w:rPr>
        <w:t>A euthanologist is a psychologist trained specifically to deal with the issues surrounding euthanasia. The job of the euthanologist is to help administer euthanasia, provided it’s the wish of the client.</w:t>
      </w:r>
    </w:p>
    <w:p w:rsidR="004904FD" w:rsidRPr="00EE0B97" w:rsidRDefault="004904FD">
      <w:pPr>
        <w:widowControl w:val="0"/>
        <w:rPr>
          <w:rFonts w:asciiTheme="minorHAnsi" w:hAnsiTheme="minorHAnsi"/>
        </w:rPr>
      </w:pPr>
    </w:p>
    <w:p w:rsidR="00AE4AE0" w:rsidRPr="00EE0B97" w:rsidRDefault="00665477">
      <w:pPr>
        <w:widowControl w:val="0"/>
        <w:rPr>
          <w:rFonts w:asciiTheme="minorHAnsi" w:hAnsiTheme="minorHAnsi"/>
        </w:rPr>
      </w:pPr>
      <w:r w:rsidRPr="00EE0B97">
        <w:rPr>
          <w:rFonts w:asciiTheme="minorHAnsi" w:hAnsiTheme="minorHAnsi"/>
        </w:rPr>
        <w:t>The first task of the euthanologist is to learn why the client wants to die. This is the hardest part since it is not always clear what the true motivation is. Is the client seeking euthanasia because they believe it</w:t>
      </w:r>
      <w:r w:rsidR="0086681C" w:rsidRPr="00EE0B97">
        <w:rPr>
          <w:rFonts w:asciiTheme="minorHAnsi" w:hAnsiTheme="minorHAnsi"/>
        </w:rPr>
        <w:t>’</w:t>
      </w:r>
      <w:r w:rsidRPr="00EE0B97">
        <w:rPr>
          <w:rFonts w:asciiTheme="minorHAnsi" w:hAnsiTheme="minorHAnsi"/>
        </w:rPr>
        <w:t xml:space="preserve">s in their best interest, or </w:t>
      </w:r>
      <w:r w:rsidR="0073545D" w:rsidRPr="00EE0B97">
        <w:rPr>
          <w:rFonts w:asciiTheme="minorHAnsi" w:hAnsiTheme="minorHAnsi"/>
        </w:rPr>
        <w:t xml:space="preserve">is someone </w:t>
      </w:r>
      <w:r w:rsidRPr="00EE0B97">
        <w:rPr>
          <w:rFonts w:asciiTheme="minorHAnsi" w:hAnsiTheme="minorHAnsi"/>
        </w:rPr>
        <w:t>coerc</w:t>
      </w:r>
      <w:r w:rsidR="0073545D" w:rsidRPr="00EE0B97">
        <w:rPr>
          <w:rFonts w:asciiTheme="minorHAnsi" w:hAnsiTheme="minorHAnsi"/>
        </w:rPr>
        <w:t>ing them</w:t>
      </w:r>
      <w:r w:rsidRPr="00EE0B97">
        <w:rPr>
          <w:rFonts w:asciiTheme="minorHAnsi" w:hAnsiTheme="minorHAnsi"/>
        </w:rPr>
        <w:t xml:space="preserve">? Are they doing it because of obligation? </w:t>
      </w:r>
      <w:r w:rsidR="00AE4AE0" w:rsidRPr="00EE0B97">
        <w:rPr>
          <w:rFonts w:asciiTheme="minorHAnsi" w:hAnsiTheme="minorHAnsi"/>
        </w:rPr>
        <w:t xml:space="preserve">Are they doing it because they are in horrible pain and there is no hope of recovery? Are they doing it because of emotional problems and the inability to cope? </w:t>
      </w:r>
      <w:r w:rsidR="001A33C0" w:rsidRPr="00EE0B97">
        <w:rPr>
          <w:rFonts w:asciiTheme="minorHAnsi" w:hAnsiTheme="minorHAnsi"/>
        </w:rPr>
        <w:t>For those who are mentally ill, help is always available and freely given</w:t>
      </w:r>
      <w:r w:rsidR="00AE4AE0" w:rsidRPr="00EE0B97">
        <w:rPr>
          <w:rFonts w:asciiTheme="minorHAnsi" w:hAnsiTheme="minorHAnsi"/>
        </w:rPr>
        <w:t>.</w:t>
      </w:r>
    </w:p>
    <w:p w:rsidR="00AE4AE0" w:rsidRPr="00EE0B97" w:rsidRDefault="00AE4AE0">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noProof/>
        </w:rPr>
        <w:t xml:space="preserve">Once it is decided that </w:t>
      </w:r>
      <w:r w:rsidR="00C356F4" w:rsidRPr="00EE0B97">
        <w:rPr>
          <w:rFonts w:asciiTheme="minorHAnsi" w:hAnsiTheme="minorHAnsi"/>
          <w:noProof/>
        </w:rPr>
        <w:t xml:space="preserve">a </w:t>
      </w:r>
      <w:r w:rsidRPr="00EE0B97">
        <w:rPr>
          <w:rFonts w:asciiTheme="minorHAnsi" w:hAnsiTheme="minorHAnsi"/>
          <w:noProof/>
        </w:rPr>
        <w:t xml:space="preserve">client </w:t>
      </w:r>
      <w:r w:rsidR="00C356F4" w:rsidRPr="00EE0B97">
        <w:rPr>
          <w:rFonts w:asciiTheme="minorHAnsi" w:hAnsiTheme="minorHAnsi"/>
          <w:noProof/>
        </w:rPr>
        <w:t xml:space="preserve">of sound judgement </w:t>
      </w:r>
      <w:r w:rsidRPr="00EE0B97">
        <w:rPr>
          <w:rFonts w:asciiTheme="minorHAnsi" w:hAnsiTheme="minorHAnsi"/>
          <w:noProof/>
        </w:rPr>
        <w:t>has chosen to die of their own free will, the euthanologist then helps the client administer the euthanasia.</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Because of the sensitive nature of the subject and because the choice is so final, all sessions with the euthanologist are recorded. These tapes are sometimes made available to the public with the permission of the client’s family.</w:t>
      </w:r>
    </w:p>
    <w:p w:rsidR="004904FD" w:rsidRPr="00EE0B97" w:rsidRDefault="000E0D56" w:rsidP="000E0D56">
      <w:pPr>
        <w:pStyle w:val="H4"/>
        <w:rPr>
          <w:rFonts w:asciiTheme="minorHAnsi" w:hAnsiTheme="minorHAnsi"/>
        </w:rPr>
      </w:pPr>
      <w:r w:rsidRPr="00EE0B97">
        <w:rPr>
          <w:rFonts w:asciiTheme="minorHAnsi" w:hAnsiTheme="minorHAnsi"/>
        </w:rPr>
        <w:t>Safeguards</w:t>
      </w:r>
    </w:p>
    <w:p w:rsidR="004904FD" w:rsidRPr="00EE0B97" w:rsidRDefault="00665477">
      <w:pPr>
        <w:widowControl w:val="0"/>
        <w:rPr>
          <w:rFonts w:asciiTheme="minorHAnsi" w:hAnsiTheme="minorHAnsi"/>
        </w:rPr>
      </w:pPr>
      <w:r w:rsidRPr="00EE0B97">
        <w:rPr>
          <w:rFonts w:asciiTheme="minorHAnsi" w:hAnsiTheme="minorHAnsi"/>
        </w:rPr>
        <w:t xml:space="preserve">Some people think that if you allow euthanasia, mentally and physically disabled people will be put to death without their permission. </w:t>
      </w:r>
      <w:r w:rsidR="0073545D" w:rsidRPr="00EE0B97">
        <w:rPr>
          <w:rFonts w:asciiTheme="minorHAnsi" w:hAnsiTheme="minorHAnsi"/>
        </w:rPr>
        <w:t xml:space="preserve">Aipotunian law </w:t>
      </w:r>
      <w:r w:rsidRPr="00EE0B97">
        <w:rPr>
          <w:rFonts w:asciiTheme="minorHAnsi" w:hAnsiTheme="minorHAnsi"/>
        </w:rPr>
        <w:t>clearly forbid</w:t>
      </w:r>
      <w:r w:rsidR="0073545D" w:rsidRPr="00EE0B97">
        <w:rPr>
          <w:rFonts w:asciiTheme="minorHAnsi" w:hAnsiTheme="minorHAnsi"/>
        </w:rPr>
        <w:t>s this</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H003:</w:t>
      </w:r>
      <w:r w:rsidR="00B94B5C" w:rsidRPr="00EE0B97">
        <w:rPr>
          <w:b/>
        </w:rPr>
        <w:tab/>
      </w:r>
      <w:r w:rsidRPr="00EE0B97">
        <w:t xml:space="preserve">Only an adult of sound </w:t>
      </w:r>
      <w:r w:rsidR="00C356F4" w:rsidRPr="00EE0B97">
        <w:rPr>
          <w:noProof/>
        </w:rPr>
        <w:t>judgement</w:t>
      </w:r>
      <w:r w:rsidRPr="00EE0B97">
        <w:t xml:space="preserve"> has the right to decide when to end their life. The decision to die must be voluntary. It is forbidden to encourage the person to submit to euthanasia for any reason </w:t>
      </w:r>
      <w:r w:rsidR="00584230" w:rsidRPr="00EE0B97">
        <w:t>what so ever</w:t>
      </w:r>
      <w:r w:rsidRPr="00EE0B97">
        <w:t>.</w:t>
      </w:r>
    </w:p>
    <w:p w:rsidR="004904FD" w:rsidRPr="00EE0B97" w:rsidRDefault="004904FD">
      <w:pPr>
        <w:rPr>
          <w:rFonts w:asciiTheme="minorHAnsi" w:hAnsiTheme="minorHAnsi"/>
        </w:rPr>
      </w:pPr>
    </w:p>
    <w:p w:rsidR="004904FD" w:rsidRPr="00EE0B97" w:rsidRDefault="00665477" w:rsidP="00CA0004">
      <w:pPr>
        <w:pStyle w:val="Laws"/>
      </w:pPr>
      <w:r w:rsidRPr="00EE0B97">
        <w:rPr>
          <w:b/>
        </w:rPr>
        <w:t>Law H004:</w:t>
      </w:r>
      <w:r w:rsidR="00B94B5C" w:rsidRPr="00EE0B97">
        <w:rPr>
          <w:b/>
        </w:rPr>
        <w:tab/>
      </w:r>
      <w:r w:rsidRPr="00EE0B97">
        <w:t xml:space="preserve">It is forbidden to administer euthanasia to </w:t>
      </w:r>
      <w:r w:rsidR="002039B5" w:rsidRPr="00EE0B97">
        <w:t xml:space="preserve">minors or </w:t>
      </w:r>
      <w:r w:rsidRPr="00EE0B97">
        <w:t xml:space="preserve">adults who are incapable of </w:t>
      </w:r>
      <w:r w:rsidR="00BC1641" w:rsidRPr="00EE0B97">
        <w:t>sound judgment</w:t>
      </w:r>
      <w:r w:rsidR="002039B5" w:rsidRPr="00EE0B97">
        <w:t>.</w:t>
      </w:r>
    </w:p>
    <w:p w:rsidR="004904FD" w:rsidRPr="00EE0B97" w:rsidRDefault="004904FD">
      <w:pPr>
        <w:widowControl w:val="0"/>
        <w:rPr>
          <w:rFonts w:asciiTheme="minorHAnsi" w:hAnsiTheme="minorHAnsi"/>
        </w:rPr>
      </w:pPr>
    </w:p>
    <w:p w:rsidR="00FC66E6" w:rsidRPr="00EE0B97" w:rsidRDefault="00665477">
      <w:pPr>
        <w:widowControl w:val="0"/>
        <w:rPr>
          <w:rFonts w:asciiTheme="minorHAnsi" w:hAnsiTheme="minorHAnsi"/>
        </w:rPr>
      </w:pPr>
      <w:r w:rsidRPr="00EE0B97">
        <w:rPr>
          <w:rFonts w:asciiTheme="minorHAnsi" w:hAnsiTheme="minorHAnsi"/>
        </w:rPr>
        <w:t xml:space="preserve">Members of the Department of Departments occasionally examine the tapes to ensure </w:t>
      </w:r>
      <w:r w:rsidR="002039B5" w:rsidRPr="00EE0B97">
        <w:rPr>
          <w:rFonts w:asciiTheme="minorHAnsi" w:hAnsiTheme="minorHAnsi"/>
        </w:rPr>
        <w:t>that</w:t>
      </w:r>
      <w:r w:rsidRPr="00EE0B97">
        <w:rPr>
          <w:rFonts w:asciiTheme="minorHAnsi" w:hAnsiTheme="minorHAnsi"/>
        </w:rPr>
        <w:t xml:space="preserve"> euthanologists are not abusing their powers.</w:t>
      </w:r>
    </w:p>
    <w:p w:rsidR="00FC66E6" w:rsidRPr="00EE0B97" w:rsidRDefault="00FC66E6" w:rsidP="00FC66E6">
      <w:pPr>
        <w:pStyle w:val="H4"/>
        <w:rPr>
          <w:rFonts w:asciiTheme="minorHAnsi" w:hAnsiTheme="minorHAnsi"/>
        </w:rPr>
      </w:pPr>
      <w:r w:rsidRPr="00EE0B97">
        <w:rPr>
          <w:rFonts w:asciiTheme="minorHAnsi" w:hAnsiTheme="minorHAnsi"/>
        </w:rPr>
        <w:t>Coalition against Assisted Suicide</w:t>
      </w:r>
    </w:p>
    <w:p w:rsidR="003D12CE" w:rsidRPr="00EE0B97" w:rsidRDefault="000E0D56" w:rsidP="003D12CE">
      <w:pPr>
        <w:pStyle w:val="quote2"/>
        <w:rPr>
          <w:rFonts w:asciiTheme="minorHAnsi" w:hAnsiTheme="minorHAnsi"/>
        </w:rPr>
      </w:pPr>
      <w:r w:rsidRPr="00EE0B97">
        <w:rPr>
          <w:rFonts w:asciiTheme="minorHAnsi" w:hAnsiTheme="minorHAnsi"/>
        </w:rPr>
        <w:t>“</w:t>
      </w:r>
      <w:r w:rsidR="003D12CE" w:rsidRPr="00EE0B97">
        <w:rPr>
          <w:rFonts w:asciiTheme="minorHAnsi" w:hAnsiTheme="minorHAnsi"/>
        </w:rPr>
        <w:t>When I work with clients who have committed suicide in former lives, the first thing most exclaim right after the moment of death is, “</w:t>
      </w:r>
      <w:r w:rsidR="009A2ACF" w:rsidRPr="00EE0B97">
        <w:rPr>
          <w:rFonts w:asciiTheme="minorHAnsi" w:hAnsiTheme="minorHAnsi"/>
        </w:rPr>
        <w:t xml:space="preserve">Oh, my God, how could I </w:t>
      </w:r>
      <w:r w:rsidR="001149BA" w:rsidRPr="00EE0B97">
        <w:rPr>
          <w:rFonts w:asciiTheme="minorHAnsi" w:hAnsiTheme="minorHAnsi"/>
        </w:rPr>
        <w:t xml:space="preserve">have </w:t>
      </w:r>
      <w:r w:rsidR="009A2ACF" w:rsidRPr="00EE0B97">
        <w:rPr>
          <w:rFonts w:asciiTheme="minorHAnsi" w:hAnsiTheme="minorHAnsi"/>
        </w:rPr>
        <w:t>be</w:t>
      </w:r>
      <w:r w:rsidR="001149BA" w:rsidRPr="00EE0B97">
        <w:rPr>
          <w:rFonts w:asciiTheme="minorHAnsi" w:hAnsiTheme="minorHAnsi"/>
        </w:rPr>
        <w:t>en</w:t>
      </w:r>
      <w:r w:rsidR="009A2ACF" w:rsidRPr="00EE0B97">
        <w:rPr>
          <w:rFonts w:asciiTheme="minorHAnsi" w:hAnsiTheme="minorHAnsi"/>
        </w:rPr>
        <w:t xml:space="preserve"> so stupid!”</w:t>
      </w:r>
      <w:r w:rsidR="00BC1641" w:rsidRPr="00EE0B97">
        <w:rPr>
          <w:rFonts w:asciiTheme="minorHAnsi" w:hAnsiTheme="minorHAnsi"/>
        </w:rPr>
        <w:t xml:space="preserve"> These are physically healthy people, not </w:t>
      </w:r>
      <w:r w:rsidR="00BC1641" w:rsidRPr="00EE0B97">
        <w:rPr>
          <w:rFonts w:asciiTheme="minorHAnsi" w:hAnsiTheme="minorHAnsi"/>
        </w:rPr>
        <w:lastRenderedPageBreak/>
        <w:t>those</w:t>
      </w:r>
      <w:r w:rsidR="001149BA" w:rsidRPr="00EE0B97">
        <w:rPr>
          <w:rFonts w:asciiTheme="minorHAnsi" w:hAnsiTheme="minorHAnsi"/>
        </w:rPr>
        <w:t xml:space="preserve"> who are suffering from a debilitating physical illness. Suicide by a person, young or old, whose physical state has reduced the quality of </w:t>
      </w:r>
      <w:r w:rsidR="00D96BD7" w:rsidRPr="00EE0B97">
        <w:rPr>
          <w:rFonts w:asciiTheme="minorHAnsi" w:hAnsiTheme="minorHAnsi"/>
        </w:rPr>
        <w:t xml:space="preserve">their </w:t>
      </w:r>
      <w:r w:rsidR="001149BA" w:rsidRPr="00EE0B97">
        <w:rPr>
          <w:rFonts w:asciiTheme="minorHAnsi" w:hAnsiTheme="minorHAnsi"/>
        </w:rPr>
        <w:t>life to almost nothing is treated differently in the spirit world than those who ha</w:t>
      </w:r>
      <w:r w:rsidR="00D96BD7" w:rsidRPr="00EE0B97">
        <w:rPr>
          <w:rFonts w:asciiTheme="minorHAnsi" w:hAnsiTheme="minorHAnsi"/>
        </w:rPr>
        <w:t>d</w:t>
      </w:r>
      <w:r w:rsidR="001149BA" w:rsidRPr="00EE0B97">
        <w:rPr>
          <w:rFonts w:asciiTheme="minorHAnsi" w:hAnsiTheme="minorHAnsi"/>
        </w:rPr>
        <w:t xml:space="preserve"> healthy bodies. While all suicide cases are treated with kindness and understanding, people who killed themselves with a healthy body do have a reckoning.</w:t>
      </w:r>
      <w:r w:rsidRPr="00EE0B97">
        <w:rPr>
          <w:rFonts w:asciiTheme="minorHAnsi" w:hAnsiTheme="minorHAnsi"/>
        </w:rPr>
        <w:t>”</w:t>
      </w:r>
      <w:r w:rsidR="00171205" w:rsidRPr="00EE0B97">
        <w:rPr>
          <w:rStyle w:val="FootnoteReference"/>
          <w:rFonts w:asciiTheme="minorHAnsi" w:hAnsiTheme="minorHAnsi"/>
        </w:rPr>
        <w:footnoteReference w:id="68"/>
      </w:r>
      <w:r w:rsidR="00A73B92" w:rsidRPr="00EE0B97">
        <w:rPr>
          <w:rFonts w:asciiTheme="minorHAnsi" w:hAnsiTheme="minorHAnsi"/>
        </w:rPr>
        <w:t xml:space="preserve"> – Dr. Michael Newton</w:t>
      </w:r>
    </w:p>
    <w:p w:rsidR="00171205" w:rsidRPr="00EE0B97" w:rsidRDefault="00171205" w:rsidP="003D12CE">
      <w:pPr>
        <w:widowControl w:val="0"/>
        <w:rPr>
          <w:rFonts w:asciiTheme="minorHAnsi" w:hAnsiTheme="minorHAnsi"/>
        </w:rPr>
      </w:pPr>
      <w:r w:rsidRPr="00EE0B97">
        <w:rPr>
          <w:rFonts w:asciiTheme="minorHAnsi" w:hAnsiTheme="minorHAnsi"/>
        </w:rPr>
        <w:t xml:space="preserve">Since the beginning of </w:t>
      </w:r>
      <w:r w:rsidR="00584230" w:rsidRPr="00EE0B97">
        <w:rPr>
          <w:rFonts w:asciiTheme="minorHAnsi" w:hAnsiTheme="minorHAnsi"/>
        </w:rPr>
        <w:t>time,</w:t>
      </w:r>
      <w:r w:rsidRPr="00EE0B97">
        <w:rPr>
          <w:rFonts w:asciiTheme="minorHAnsi" w:hAnsiTheme="minorHAnsi"/>
        </w:rPr>
        <w:t xml:space="preserve"> people have been committing suicide. At the same time there have been people trying to prevent this from happening. Religions ban its practice and governments pass laws against it. However</w:t>
      </w:r>
      <w:r w:rsidR="000E0D56" w:rsidRPr="00EE0B97">
        <w:rPr>
          <w:rFonts w:asciiTheme="minorHAnsi" w:hAnsiTheme="minorHAnsi"/>
        </w:rPr>
        <w:t>,</w:t>
      </w:r>
      <w:r w:rsidRPr="00EE0B97">
        <w:rPr>
          <w:rFonts w:asciiTheme="minorHAnsi" w:hAnsiTheme="minorHAnsi"/>
        </w:rPr>
        <w:t xml:space="preserve"> the Law </w:t>
      </w:r>
      <w:r w:rsidR="00FF1C21" w:rsidRPr="00EE0B97">
        <w:rPr>
          <w:rFonts w:asciiTheme="minorHAnsi" w:hAnsiTheme="minorHAnsi"/>
        </w:rPr>
        <w:t>of</w:t>
      </w:r>
      <w:r w:rsidRPr="00EE0B97">
        <w:rPr>
          <w:rFonts w:asciiTheme="minorHAnsi" w:hAnsiTheme="minorHAnsi"/>
        </w:rPr>
        <w:t xml:space="preserve"> Freedom </w:t>
      </w:r>
      <w:r w:rsidR="00067A4F" w:rsidRPr="00EE0B97">
        <w:rPr>
          <w:rFonts w:asciiTheme="minorHAnsi" w:hAnsiTheme="minorHAnsi"/>
        </w:rPr>
        <w:t xml:space="preserve">appears to </w:t>
      </w:r>
      <w:r w:rsidRPr="00EE0B97">
        <w:rPr>
          <w:rFonts w:asciiTheme="minorHAnsi" w:hAnsiTheme="minorHAnsi"/>
        </w:rPr>
        <w:t>safeguard a person’s right to commit suicide. So what i</w:t>
      </w:r>
      <w:r w:rsidR="00273588" w:rsidRPr="00EE0B97">
        <w:rPr>
          <w:rFonts w:asciiTheme="minorHAnsi" w:hAnsiTheme="minorHAnsi"/>
        </w:rPr>
        <w:t>s</w:t>
      </w:r>
      <w:r w:rsidRPr="00EE0B97">
        <w:rPr>
          <w:rFonts w:asciiTheme="minorHAnsi" w:hAnsiTheme="minorHAnsi"/>
        </w:rPr>
        <w:t xml:space="preserve"> a religious person to do?</w:t>
      </w:r>
    </w:p>
    <w:p w:rsidR="00171205" w:rsidRPr="00EE0B97" w:rsidRDefault="00171205" w:rsidP="003D12CE">
      <w:pPr>
        <w:widowControl w:val="0"/>
        <w:rPr>
          <w:rFonts w:asciiTheme="minorHAnsi" w:hAnsiTheme="minorHAnsi"/>
        </w:rPr>
      </w:pPr>
    </w:p>
    <w:p w:rsidR="003D12CE" w:rsidRPr="00EE0B97" w:rsidRDefault="00171205" w:rsidP="003D12CE">
      <w:pPr>
        <w:widowControl w:val="0"/>
        <w:rPr>
          <w:rFonts w:asciiTheme="minorHAnsi" w:hAnsiTheme="minorHAnsi"/>
          <w:b/>
        </w:rPr>
      </w:pPr>
      <w:r w:rsidRPr="00EE0B97">
        <w:rPr>
          <w:rFonts w:asciiTheme="minorHAnsi" w:hAnsiTheme="minorHAnsi"/>
        </w:rPr>
        <w:t>Recently was started</w:t>
      </w:r>
      <w:r w:rsidR="003D12CE" w:rsidRPr="00EE0B97">
        <w:rPr>
          <w:rFonts w:asciiTheme="minorHAnsi" w:hAnsiTheme="minorHAnsi"/>
        </w:rPr>
        <w:t xml:space="preserve"> a movement </w:t>
      </w:r>
      <w:r w:rsidRPr="00EE0B97">
        <w:rPr>
          <w:rFonts w:asciiTheme="minorHAnsi" w:hAnsiTheme="minorHAnsi"/>
        </w:rPr>
        <w:t>to</w:t>
      </w:r>
      <w:r w:rsidR="003D12CE" w:rsidRPr="00EE0B97">
        <w:rPr>
          <w:rFonts w:asciiTheme="minorHAnsi" w:hAnsiTheme="minorHAnsi"/>
        </w:rPr>
        <w:t xml:space="preserve"> prove that the desire to end one's life is proof of mental illness.</w:t>
      </w:r>
      <w:r w:rsidR="00273588" w:rsidRPr="00EE0B97">
        <w:rPr>
          <w:rFonts w:asciiTheme="minorHAnsi" w:hAnsiTheme="minorHAnsi"/>
        </w:rPr>
        <w:t xml:space="preserve"> </w:t>
      </w:r>
      <w:r w:rsidR="00067A4F" w:rsidRPr="00EE0B97">
        <w:rPr>
          <w:rFonts w:asciiTheme="minorHAnsi" w:hAnsiTheme="minorHAnsi"/>
        </w:rPr>
        <w:t>After all, t</w:t>
      </w:r>
      <w:r w:rsidR="00273588" w:rsidRPr="00EE0B97">
        <w:rPr>
          <w:rFonts w:asciiTheme="minorHAnsi" w:hAnsiTheme="minorHAnsi"/>
        </w:rPr>
        <w:t>he purpose of life and its principle desire is to live</w:t>
      </w:r>
      <w:r w:rsidR="008D33E5" w:rsidRPr="00EE0B97">
        <w:rPr>
          <w:rFonts w:asciiTheme="minorHAnsi" w:hAnsiTheme="minorHAnsi"/>
        </w:rPr>
        <w:t>.</w:t>
      </w:r>
    </w:p>
    <w:p w:rsidR="00067A4F" w:rsidRPr="00EE0B97" w:rsidRDefault="00067A4F" w:rsidP="003D12CE">
      <w:pPr>
        <w:widowControl w:val="0"/>
        <w:rPr>
          <w:rFonts w:asciiTheme="minorHAnsi" w:hAnsiTheme="minorHAnsi"/>
          <w:b/>
        </w:rPr>
      </w:pPr>
    </w:p>
    <w:p w:rsidR="00B30BD6" w:rsidRPr="00EE0B97" w:rsidRDefault="00256D8E">
      <w:pPr>
        <w:widowControl w:val="0"/>
        <w:rPr>
          <w:rFonts w:asciiTheme="minorHAnsi" w:hAnsiTheme="minorHAnsi"/>
        </w:rPr>
      </w:pPr>
      <w:r w:rsidRPr="00EE0B97">
        <w:rPr>
          <w:rFonts w:asciiTheme="minorHAnsi" w:hAnsiTheme="minorHAnsi"/>
        </w:rPr>
        <w:t>As the argument goes, we shouldn’t allow m</w:t>
      </w:r>
      <w:r w:rsidR="00067A4F" w:rsidRPr="00EE0B97">
        <w:rPr>
          <w:rFonts w:asciiTheme="minorHAnsi" w:hAnsiTheme="minorHAnsi"/>
        </w:rPr>
        <w:t xml:space="preserve">entally ill people to </w:t>
      </w:r>
      <w:r w:rsidR="002878B5" w:rsidRPr="00EE0B97">
        <w:rPr>
          <w:rFonts w:asciiTheme="minorHAnsi" w:hAnsiTheme="minorHAnsi"/>
        </w:rPr>
        <w:t>make such fatalistic decisions.</w:t>
      </w:r>
      <w:r w:rsidR="0041450E" w:rsidRPr="00EE0B97">
        <w:rPr>
          <w:rFonts w:asciiTheme="minorHAnsi" w:hAnsiTheme="minorHAnsi"/>
        </w:rPr>
        <w:t xml:space="preserve"> Because they are mentally ill, they aren’t competent to make such decisions.</w:t>
      </w:r>
    </w:p>
    <w:p w:rsidR="00B30BD6" w:rsidRPr="00EE0B97" w:rsidRDefault="00B30BD6">
      <w:pPr>
        <w:widowControl w:val="0"/>
        <w:rPr>
          <w:rFonts w:asciiTheme="minorHAnsi" w:hAnsiTheme="minorHAnsi"/>
        </w:rPr>
      </w:pPr>
    </w:p>
    <w:p w:rsidR="00B30BD6" w:rsidRPr="00EE0B97" w:rsidRDefault="0041450E" w:rsidP="00B30BD6">
      <w:pPr>
        <w:widowControl w:val="0"/>
        <w:rPr>
          <w:rFonts w:asciiTheme="minorHAnsi" w:hAnsiTheme="minorHAnsi"/>
        </w:rPr>
      </w:pPr>
      <w:r w:rsidRPr="00EE0B97">
        <w:rPr>
          <w:rFonts w:asciiTheme="minorHAnsi" w:hAnsiTheme="minorHAnsi"/>
        </w:rPr>
        <w:t xml:space="preserve">It’s like </w:t>
      </w:r>
      <w:r w:rsidR="00256D8E" w:rsidRPr="00EE0B97">
        <w:rPr>
          <w:rFonts w:asciiTheme="minorHAnsi" w:hAnsiTheme="minorHAnsi"/>
        </w:rPr>
        <w:t>how we limit a child’s freedoms because of their lack of physical, mental, and spiritual development.</w:t>
      </w:r>
      <w:r w:rsidR="00FB3E1F" w:rsidRPr="00EE0B97">
        <w:rPr>
          <w:rFonts w:asciiTheme="minorHAnsi" w:hAnsiTheme="minorHAnsi"/>
        </w:rPr>
        <w:t xml:space="preserve"> Those</w:t>
      </w:r>
      <w:r w:rsidR="00B30BD6" w:rsidRPr="00EE0B97">
        <w:rPr>
          <w:rFonts w:asciiTheme="minorHAnsi" w:hAnsiTheme="minorHAnsi"/>
        </w:rPr>
        <w:t xml:space="preserve"> </w:t>
      </w:r>
      <w:r w:rsidR="00FB3E1F" w:rsidRPr="00EE0B97">
        <w:rPr>
          <w:rFonts w:asciiTheme="minorHAnsi" w:hAnsiTheme="minorHAnsi"/>
        </w:rPr>
        <w:t xml:space="preserve">who are </w:t>
      </w:r>
      <w:r w:rsidR="00B30BD6" w:rsidRPr="00EE0B97">
        <w:rPr>
          <w:rFonts w:asciiTheme="minorHAnsi" w:hAnsiTheme="minorHAnsi"/>
        </w:rPr>
        <w:t xml:space="preserve">mentally ill </w:t>
      </w:r>
      <w:r w:rsidR="00FB3E1F" w:rsidRPr="00EE0B97">
        <w:rPr>
          <w:rFonts w:asciiTheme="minorHAnsi" w:hAnsiTheme="minorHAnsi"/>
        </w:rPr>
        <w:t>f</w:t>
      </w:r>
      <w:r w:rsidR="00B30BD6" w:rsidRPr="00EE0B97">
        <w:rPr>
          <w:rFonts w:asciiTheme="minorHAnsi" w:hAnsiTheme="minorHAnsi"/>
        </w:rPr>
        <w:t>all under this category. Because of impaired judgment, they lack the essential ingredient of free will – the ability to rationally decide one’s course of action.</w:t>
      </w:r>
    </w:p>
    <w:p w:rsidR="00067A4F" w:rsidRPr="00EE0B97" w:rsidRDefault="00067A4F">
      <w:pPr>
        <w:widowControl w:val="0"/>
        <w:rPr>
          <w:rFonts w:asciiTheme="minorHAnsi" w:hAnsiTheme="minorHAnsi"/>
        </w:rPr>
      </w:pPr>
    </w:p>
    <w:p w:rsidR="00FB3E1F" w:rsidRPr="00EE0B97" w:rsidRDefault="00171205">
      <w:pPr>
        <w:widowControl w:val="0"/>
        <w:rPr>
          <w:rFonts w:asciiTheme="minorHAnsi" w:hAnsiTheme="minorHAnsi"/>
        </w:rPr>
      </w:pPr>
      <w:r w:rsidRPr="00EE0B97">
        <w:rPr>
          <w:rFonts w:asciiTheme="minorHAnsi" w:hAnsiTheme="minorHAnsi"/>
        </w:rPr>
        <w:t xml:space="preserve">Many groups, such as the Knights of Columbus, are trying to use this line of thinking to prevent people from using the above law to commit </w:t>
      </w:r>
      <w:r w:rsidR="00273588" w:rsidRPr="00EE0B97">
        <w:rPr>
          <w:rFonts w:asciiTheme="minorHAnsi" w:hAnsiTheme="minorHAnsi"/>
        </w:rPr>
        <w:t>suicide</w:t>
      </w:r>
      <w:r w:rsidRPr="00EE0B97">
        <w:rPr>
          <w:rFonts w:asciiTheme="minorHAnsi" w:hAnsiTheme="minorHAnsi"/>
        </w:rPr>
        <w:t>.</w:t>
      </w:r>
    </w:p>
    <w:p w:rsidR="004904FD" w:rsidRPr="00EE0B97" w:rsidRDefault="00665477">
      <w:pPr>
        <w:pStyle w:val="H3"/>
        <w:rPr>
          <w:rFonts w:asciiTheme="minorHAnsi" w:hAnsiTheme="minorHAnsi"/>
          <w:bCs w:val="0"/>
          <w:szCs w:val="24"/>
        </w:rPr>
      </w:pPr>
      <w:bookmarkStart w:id="268" w:name="_Toc146731504"/>
      <w:bookmarkStart w:id="269" w:name="_Toc146732853"/>
      <w:bookmarkStart w:id="270" w:name="_Toc383697566"/>
      <w:r w:rsidRPr="00EE0B97">
        <w:rPr>
          <w:rFonts w:asciiTheme="minorHAnsi" w:hAnsiTheme="minorHAnsi"/>
          <w:bCs w:val="0"/>
          <w:szCs w:val="24"/>
        </w:rPr>
        <w:t>Eugenics</w:t>
      </w:r>
      <w:bookmarkEnd w:id="268"/>
      <w:bookmarkEnd w:id="269"/>
      <w:bookmarkEnd w:id="270"/>
    </w:p>
    <w:p w:rsidR="004904FD" w:rsidRPr="00EE0B97" w:rsidRDefault="00665477">
      <w:pPr>
        <w:pStyle w:val="Quote1"/>
        <w:rPr>
          <w:rFonts w:asciiTheme="minorHAnsi" w:hAnsiTheme="minorHAnsi"/>
          <w:szCs w:val="24"/>
        </w:rPr>
      </w:pPr>
      <w:r w:rsidRPr="00EE0B97">
        <w:rPr>
          <w:rFonts w:asciiTheme="minorHAnsi" w:hAnsiTheme="minorHAnsi"/>
          <w:szCs w:val="24"/>
        </w:rPr>
        <w:t>Natural selection must be</w:t>
      </w:r>
      <w:r w:rsidRPr="00EE0B97">
        <w:rPr>
          <w:rFonts w:asciiTheme="minorHAnsi" w:hAnsiTheme="minorHAnsi"/>
          <w:szCs w:val="24"/>
        </w:rPr>
        <w:br/>
        <w:t>replaced by eugenical artificial selection.</w:t>
      </w:r>
      <w:r w:rsidRPr="00EE0B97">
        <w:rPr>
          <w:rFonts w:asciiTheme="minorHAnsi" w:hAnsiTheme="minorHAnsi"/>
          <w:szCs w:val="24"/>
        </w:rPr>
        <w:br/>
        <w:t>This idea constitutes the sound core of eugenics,</w:t>
      </w:r>
      <w:r w:rsidRPr="00EE0B97">
        <w:rPr>
          <w:rFonts w:asciiTheme="minorHAnsi" w:hAnsiTheme="minorHAnsi"/>
          <w:szCs w:val="24"/>
        </w:rPr>
        <w:br/>
        <w:t>the applied science of human betterment.</w:t>
      </w:r>
      <w:r w:rsidRPr="00EE0B97">
        <w:rPr>
          <w:rFonts w:asciiTheme="minorHAnsi" w:hAnsiTheme="minorHAnsi"/>
          <w:szCs w:val="24"/>
        </w:rPr>
        <w:br/>
        <w:t>-- Theodosius Dobzhansky</w:t>
      </w:r>
      <w:r w:rsidRPr="00EE0B97">
        <w:rPr>
          <w:rStyle w:val="FootnoteReference"/>
          <w:rFonts w:asciiTheme="minorHAnsi" w:hAnsiTheme="minorHAnsi"/>
          <w:szCs w:val="24"/>
        </w:rPr>
        <w:footnoteReference w:id="69"/>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Did you know that people are applying eugenics right now? A couple goes to </w:t>
      </w:r>
      <w:r w:rsidRPr="00EE0B97">
        <w:rPr>
          <w:rFonts w:asciiTheme="minorHAnsi" w:hAnsiTheme="minorHAnsi"/>
        </w:rPr>
        <w:lastRenderedPageBreak/>
        <w:t>the doctor to find out if they have Sickle cell anemia. Based on the results, they decide whether or not they</w:t>
      </w:r>
      <w:r w:rsidR="002039B5" w:rsidRPr="00EE0B97">
        <w:rPr>
          <w:rFonts w:asciiTheme="minorHAnsi" w:hAnsiTheme="minorHAnsi"/>
        </w:rPr>
        <w:t>’</w:t>
      </w:r>
      <w:r w:rsidRPr="00EE0B97">
        <w:rPr>
          <w:rFonts w:asciiTheme="minorHAnsi" w:hAnsiTheme="minorHAnsi"/>
        </w:rPr>
        <w:t>ll have children. This may not be as glamorous as genetic engineering, but still this is eugenics.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Many people would </w:t>
      </w:r>
      <w:r w:rsidR="008D7DDC" w:rsidRPr="00EE0B97">
        <w:rPr>
          <w:rFonts w:asciiTheme="minorHAnsi" w:hAnsiTheme="minorHAnsi"/>
        </w:rPr>
        <w:t xml:space="preserve">have preferred that </w:t>
      </w:r>
      <w:r w:rsidR="001C30A2" w:rsidRPr="00EE0B97">
        <w:rPr>
          <w:rFonts w:asciiTheme="minorHAnsi" w:hAnsiTheme="minorHAnsi"/>
        </w:rPr>
        <w:t xml:space="preserve">we had never discovered </w:t>
      </w:r>
      <w:r w:rsidRPr="00EE0B97">
        <w:rPr>
          <w:rFonts w:asciiTheme="minorHAnsi" w:hAnsiTheme="minorHAnsi"/>
        </w:rPr>
        <w:t xml:space="preserve">eugenics. To them, manipulating genes in humans is like playing God and hubris is always punished. One reason for this is that we are fallible and so </w:t>
      </w:r>
      <w:r w:rsidR="001C30A2" w:rsidRPr="00EE0B97">
        <w:rPr>
          <w:rFonts w:asciiTheme="minorHAnsi" w:hAnsiTheme="minorHAnsi"/>
        </w:rPr>
        <w:t xml:space="preserve">will make </w:t>
      </w:r>
      <w:r w:rsidRPr="00EE0B97">
        <w:rPr>
          <w:rFonts w:asciiTheme="minorHAnsi" w:hAnsiTheme="minorHAnsi"/>
        </w:rPr>
        <w:t>mistakes. The results of such mistakes will be quite unpleasant to say the least, not to mention the fact that the suffering generated could be very great. Would you like to be a failed genetic experiment?</w:t>
      </w:r>
      <w:r w:rsidR="008D7DDC" w:rsidRPr="00EE0B97">
        <w:rPr>
          <w:rFonts w:asciiTheme="minorHAnsi" w:hAnsiTheme="minorHAnsi"/>
        </w:rPr>
        <w:t xml:space="preserve"> Another </w:t>
      </w:r>
      <w:r w:rsidR="003A273B" w:rsidRPr="00EE0B97">
        <w:rPr>
          <w:rFonts w:asciiTheme="minorHAnsi" w:hAnsiTheme="minorHAnsi"/>
        </w:rPr>
        <w:t xml:space="preserve">reason people object to eugenics </w:t>
      </w:r>
      <w:r w:rsidR="008D7DDC" w:rsidRPr="00EE0B97">
        <w:rPr>
          <w:rFonts w:asciiTheme="minorHAnsi" w:hAnsiTheme="minorHAnsi"/>
        </w:rPr>
        <w:t xml:space="preserve">is </w:t>
      </w:r>
      <w:r w:rsidR="003A273B" w:rsidRPr="00EE0B97">
        <w:rPr>
          <w:rFonts w:asciiTheme="minorHAnsi" w:hAnsiTheme="minorHAnsi"/>
        </w:rPr>
        <w:t xml:space="preserve">because they feel </w:t>
      </w:r>
      <w:r w:rsidR="008D7DDC" w:rsidRPr="00EE0B97">
        <w:rPr>
          <w:rFonts w:asciiTheme="minorHAnsi" w:hAnsiTheme="minorHAnsi"/>
        </w:rPr>
        <w:t>that no one has the right to alter what God has created.</w:t>
      </w:r>
    </w:p>
    <w:p w:rsidR="00912199" w:rsidRPr="00EE0B97" w:rsidRDefault="00912199">
      <w:pPr>
        <w:widowControl w:val="0"/>
        <w:rPr>
          <w:rFonts w:asciiTheme="minorHAnsi" w:hAnsiTheme="minorHAnsi"/>
        </w:rPr>
      </w:pPr>
    </w:p>
    <w:p w:rsidR="001167EA" w:rsidRPr="00EE0B97" w:rsidRDefault="00912199">
      <w:pPr>
        <w:widowControl w:val="0"/>
        <w:rPr>
          <w:rFonts w:asciiTheme="minorHAnsi" w:hAnsiTheme="minorHAnsi"/>
        </w:rPr>
      </w:pPr>
      <w:r w:rsidRPr="00EE0B97">
        <w:rPr>
          <w:rFonts w:asciiTheme="minorHAnsi" w:hAnsiTheme="minorHAnsi"/>
        </w:rPr>
        <w:t xml:space="preserve">It is </w:t>
      </w:r>
      <w:r w:rsidR="001167EA" w:rsidRPr="00EE0B97">
        <w:rPr>
          <w:rFonts w:asciiTheme="minorHAnsi" w:hAnsiTheme="minorHAnsi"/>
        </w:rPr>
        <w:t xml:space="preserve">however </w:t>
      </w:r>
      <w:r w:rsidRPr="00EE0B97">
        <w:rPr>
          <w:rFonts w:asciiTheme="minorHAnsi" w:hAnsiTheme="minorHAnsi"/>
        </w:rPr>
        <w:t xml:space="preserve">not possible to prevent eugenics. </w:t>
      </w:r>
      <w:r w:rsidR="00665477" w:rsidRPr="00EE0B97">
        <w:rPr>
          <w:rFonts w:asciiTheme="minorHAnsi" w:hAnsiTheme="minorHAnsi"/>
        </w:rPr>
        <w:t>Humans, being what we are, will always want to be better and more perfect than we are at present.</w:t>
      </w:r>
      <w:r w:rsidR="001167EA" w:rsidRPr="00EE0B97">
        <w:rPr>
          <w:rFonts w:asciiTheme="minorHAnsi" w:hAnsiTheme="minorHAnsi"/>
        </w:rPr>
        <w:t xml:space="preserve"> Throughout the world, p</w:t>
      </w:r>
      <w:r w:rsidR="00665477" w:rsidRPr="00EE0B97">
        <w:rPr>
          <w:rFonts w:asciiTheme="minorHAnsi" w:hAnsiTheme="minorHAnsi"/>
        </w:rPr>
        <w:t xml:space="preserve">arents are </w:t>
      </w:r>
      <w:r w:rsidR="001167EA" w:rsidRPr="00EE0B97">
        <w:rPr>
          <w:rFonts w:asciiTheme="minorHAnsi" w:hAnsiTheme="minorHAnsi"/>
        </w:rPr>
        <w:t>trying</w:t>
      </w:r>
      <w:r w:rsidR="00665477" w:rsidRPr="00EE0B97">
        <w:rPr>
          <w:rFonts w:asciiTheme="minorHAnsi" w:hAnsiTheme="minorHAnsi"/>
        </w:rPr>
        <w:t xml:space="preserve"> to give their children an advantage. Genetic engineering can confer to a child just such an advantage.</w:t>
      </w:r>
    </w:p>
    <w:p w:rsidR="001167EA" w:rsidRPr="00EE0B97" w:rsidRDefault="001167E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Also, someone somewhere will want to create </w:t>
      </w:r>
      <w:r w:rsidR="001167EA" w:rsidRPr="00EE0B97">
        <w:rPr>
          <w:rFonts w:asciiTheme="minorHAnsi" w:hAnsiTheme="minorHAnsi"/>
        </w:rPr>
        <w:t>either</w:t>
      </w:r>
      <w:r w:rsidRPr="00EE0B97">
        <w:rPr>
          <w:rFonts w:asciiTheme="minorHAnsi" w:hAnsiTheme="minorHAnsi"/>
        </w:rPr>
        <w:t xml:space="preserve"> a super race that is capable of lording it over us mere mortals (</w:t>
      </w:r>
      <w:r w:rsidRPr="00EE0B97">
        <w:rPr>
          <w:rFonts w:asciiTheme="minorHAnsi" w:hAnsiTheme="minorHAnsi"/>
          <w:color w:val="000000"/>
        </w:rPr>
        <w:t>Nietzsche’</w:t>
      </w:r>
      <w:r w:rsidRPr="00EE0B97">
        <w:rPr>
          <w:rFonts w:asciiTheme="minorHAnsi" w:hAnsiTheme="minorHAnsi"/>
        </w:rPr>
        <w:t>s Superman) or a slave race</w:t>
      </w:r>
      <w:r w:rsidR="00690BBD" w:rsidRPr="00EE0B97">
        <w:rPr>
          <w:rFonts w:asciiTheme="minorHAnsi" w:hAnsiTheme="minorHAnsi"/>
        </w:rPr>
        <w:t xml:space="preserve"> designed to do our bidding</w:t>
      </w:r>
      <w:r w:rsidR="001167EA" w:rsidRPr="00EE0B97">
        <w:rPr>
          <w:rFonts w:asciiTheme="minorHAnsi" w:hAnsiTheme="minorHAnsi"/>
        </w:rPr>
        <w:t>.</w:t>
      </w:r>
      <w:r w:rsidRPr="00EE0B97">
        <w:rPr>
          <w:rFonts w:asciiTheme="minorHAnsi" w:hAnsiTheme="minorHAnsi"/>
        </w:rPr>
        <w:t xml:space="preserve"> If you don’t believe it, just look at history. The Nazis </w:t>
      </w:r>
      <w:r w:rsidR="001167EA" w:rsidRPr="00EE0B97">
        <w:rPr>
          <w:rFonts w:asciiTheme="minorHAnsi" w:hAnsiTheme="minorHAnsi"/>
        </w:rPr>
        <w:t xml:space="preserve">were </w:t>
      </w:r>
      <w:r w:rsidRPr="00EE0B97">
        <w:rPr>
          <w:rFonts w:asciiTheme="minorHAnsi" w:hAnsiTheme="minorHAnsi"/>
        </w:rPr>
        <w:t xml:space="preserve">of course the most </w:t>
      </w:r>
      <w:r w:rsidR="001167EA" w:rsidRPr="00EE0B97">
        <w:rPr>
          <w:rFonts w:asciiTheme="minorHAnsi" w:hAnsiTheme="minorHAnsi"/>
        </w:rPr>
        <w:t>in</w:t>
      </w:r>
      <w:r w:rsidRPr="00EE0B97">
        <w:rPr>
          <w:rFonts w:asciiTheme="minorHAnsi" w:hAnsiTheme="minorHAnsi"/>
        </w:rPr>
        <w:t>famous</w:t>
      </w:r>
      <w:r w:rsidR="001167EA" w:rsidRPr="00EE0B97">
        <w:rPr>
          <w:rFonts w:asciiTheme="minorHAnsi" w:hAnsiTheme="minorHAnsi"/>
        </w:rPr>
        <w:t>,</w:t>
      </w:r>
      <w:r w:rsidRPr="00EE0B97">
        <w:rPr>
          <w:rFonts w:asciiTheme="minorHAnsi" w:hAnsiTheme="minorHAnsi"/>
        </w:rPr>
        <w:t xml:space="preserve"> but they were and are only one of many. The only way to minimize the da</w:t>
      </w:r>
      <w:r w:rsidR="001167EA" w:rsidRPr="00EE0B97">
        <w:rPr>
          <w:rFonts w:asciiTheme="minorHAnsi" w:hAnsiTheme="minorHAnsi"/>
        </w:rPr>
        <w:t>nger</w:t>
      </w:r>
      <w:r w:rsidRPr="00EE0B97">
        <w:rPr>
          <w:rFonts w:asciiTheme="minorHAnsi" w:hAnsiTheme="minorHAnsi"/>
        </w:rPr>
        <w:t xml:space="preserve"> of eugenics is to control the genie before it escapes the bottle. Because once </w:t>
      </w:r>
      <w:r w:rsidR="00D21D96" w:rsidRPr="00EE0B97">
        <w:rPr>
          <w:rFonts w:asciiTheme="minorHAnsi" w:hAnsiTheme="minorHAnsi"/>
        </w:rPr>
        <w:t xml:space="preserve">we open the </w:t>
      </w:r>
      <w:r w:rsidRPr="00EE0B97">
        <w:rPr>
          <w:rFonts w:asciiTheme="minorHAnsi" w:hAnsiTheme="minorHAnsi"/>
        </w:rPr>
        <w:t>bottle, there</w:t>
      </w:r>
      <w:r w:rsidR="001167EA" w:rsidRPr="00EE0B97">
        <w:rPr>
          <w:rFonts w:asciiTheme="minorHAnsi" w:hAnsiTheme="minorHAnsi"/>
        </w:rPr>
        <w:t>’</w:t>
      </w:r>
      <w:r w:rsidRPr="00EE0B97">
        <w:rPr>
          <w:rFonts w:asciiTheme="minorHAnsi" w:hAnsiTheme="minorHAnsi"/>
        </w:rPr>
        <w:t>s no turning back. EVER. For this reason, Aipotu has written these laws: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H005:</w:t>
      </w:r>
      <w:r w:rsidR="00B94B5C" w:rsidRPr="00EE0B97">
        <w:rPr>
          <w:b/>
        </w:rPr>
        <w:tab/>
      </w:r>
      <w:r w:rsidRPr="00EE0B97">
        <w:t>It is forbidden to practice eugenics on human germ cells until after creation of a living organism from purely inorganic matter. This organism must perform all the functions of a living organism. A virus does not count.</w:t>
      </w:r>
    </w:p>
    <w:p w:rsidR="008D7DDC" w:rsidRPr="00EE0B97" w:rsidRDefault="008D7DDC" w:rsidP="00CA0004">
      <w:pPr>
        <w:pStyle w:val="Laws"/>
      </w:pPr>
    </w:p>
    <w:p w:rsidR="004904FD" w:rsidRPr="00EE0B97" w:rsidRDefault="00665477">
      <w:pPr>
        <w:widowControl w:val="0"/>
        <w:rPr>
          <w:rFonts w:asciiTheme="minorHAnsi" w:hAnsiTheme="minorHAnsi"/>
        </w:rPr>
      </w:pPr>
      <w:r w:rsidRPr="00EE0B97">
        <w:rPr>
          <w:rFonts w:asciiTheme="minorHAnsi" w:hAnsiTheme="minorHAnsi"/>
        </w:rPr>
        <w:t>For those who think that change is happening too fast, I</w:t>
      </w:r>
      <w:r w:rsidR="008D7DDC" w:rsidRPr="00EE0B97">
        <w:rPr>
          <w:rFonts w:asciiTheme="minorHAnsi" w:hAnsiTheme="minorHAnsi"/>
        </w:rPr>
        <w:t>’</w:t>
      </w:r>
      <w:r w:rsidRPr="00EE0B97">
        <w:rPr>
          <w:rFonts w:asciiTheme="minorHAnsi" w:hAnsiTheme="minorHAnsi"/>
        </w:rPr>
        <w:t xml:space="preserve">ve this consolation. Creating life from scratch could well take </w:t>
      </w:r>
      <w:r w:rsidR="00D21D96" w:rsidRPr="00EE0B97">
        <w:rPr>
          <w:rFonts w:asciiTheme="minorHAnsi" w:hAnsiTheme="minorHAnsi"/>
        </w:rPr>
        <w:t>till the turnoff the century</w:t>
      </w:r>
      <w:r w:rsidRPr="00EE0B97">
        <w:rPr>
          <w:rFonts w:asciiTheme="minorHAnsi" w:hAnsiTheme="minorHAnsi"/>
        </w:rPr>
        <w:t xml:space="preserve">. This task is harder than most people realize. The last time I checked, science could not even duplicate the simplest protein from scratch. Everything produced so far </w:t>
      </w:r>
      <w:r w:rsidR="00D21D96" w:rsidRPr="00EE0B97">
        <w:rPr>
          <w:rFonts w:asciiTheme="minorHAnsi" w:hAnsiTheme="minorHAnsi"/>
        </w:rPr>
        <w:t>comes from</w:t>
      </w:r>
      <w:r w:rsidRPr="00EE0B97">
        <w:rPr>
          <w:rFonts w:asciiTheme="minorHAnsi" w:hAnsiTheme="minorHAnsi"/>
        </w:rPr>
        <w:t xml:space="preserve"> pre-existing proteins.</w:t>
      </w:r>
    </w:p>
    <w:p w:rsidR="004904FD" w:rsidRPr="00EE0B97" w:rsidRDefault="00665477">
      <w:pPr>
        <w:widowControl w:val="0"/>
        <w:rPr>
          <w:rFonts w:asciiTheme="minorHAnsi" w:hAnsiTheme="minorHAnsi"/>
        </w:rPr>
      </w:pPr>
      <w:r w:rsidRPr="00EE0B97">
        <w:rPr>
          <w:rFonts w:asciiTheme="minorHAnsi" w:hAnsiTheme="minorHAnsi"/>
        </w:rPr>
        <w:t xml:space="preserve"> </w:t>
      </w:r>
    </w:p>
    <w:p w:rsidR="004904FD" w:rsidRPr="00EE0B97" w:rsidRDefault="00665477">
      <w:pPr>
        <w:widowControl w:val="0"/>
        <w:rPr>
          <w:rFonts w:asciiTheme="minorHAnsi" w:hAnsiTheme="minorHAnsi"/>
        </w:rPr>
      </w:pPr>
      <w:r w:rsidRPr="00EE0B97">
        <w:rPr>
          <w:rFonts w:asciiTheme="minorHAnsi" w:hAnsiTheme="minorHAnsi"/>
        </w:rPr>
        <w:t xml:space="preserve"> By the time </w:t>
      </w:r>
      <w:r w:rsidR="00D21D96" w:rsidRPr="00EE0B97">
        <w:rPr>
          <w:rFonts w:asciiTheme="minorHAnsi" w:hAnsiTheme="minorHAnsi"/>
        </w:rPr>
        <w:t xml:space="preserve">we overcome </w:t>
      </w:r>
      <w:r w:rsidRPr="00EE0B97">
        <w:rPr>
          <w:rFonts w:asciiTheme="minorHAnsi" w:hAnsiTheme="minorHAnsi"/>
        </w:rPr>
        <w:t xml:space="preserve">this limitation, we will know all we need to about genes, </w:t>
      </w:r>
      <w:r w:rsidR="008D7DDC" w:rsidRPr="00EE0B97">
        <w:rPr>
          <w:rFonts w:asciiTheme="minorHAnsi" w:hAnsiTheme="minorHAnsi"/>
        </w:rPr>
        <w:t xml:space="preserve">as well as </w:t>
      </w:r>
      <w:r w:rsidRPr="00EE0B97">
        <w:rPr>
          <w:rFonts w:asciiTheme="minorHAnsi" w:hAnsiTheme="minorHAnsi"/>
        </w:rPr>
        <w:t xml:space="preserve">that stuff between genes, proteins and all the other fun stuff and how they interact with each other in the human body. Also, we </w:t>
      </w:r>
      <w:r w:rsidRPr="00EE0B97">
        <w:rPr>
          <w:rFonts w:asciiTheme="minorHAnsi" w:hAnsiTheme="minorHAnsi"/>
        </w:rPr>
        <w:lastRenderedPageBreak/>
        <w:t>will have plenty of practice working on other animals so we will know what we are doing.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Once we </w:t>
      </w:r>
      <w:r w:rsidR="008D7DDC" w:rsidRPr="00EE0B97">
        <w:rPr>
          <w:rFonts w:asciiTheme="minorHAnsi" w:hAnsiTheme="minorHAnsi"/>
        </w:rPr>
        <w:t xml:space="preserve">start </w:t>
      </w:r>
      <w:r w:rsidRPr="00EE0B97">
        <w:rPr>
          <w:rFonts w:asciiTheme="minorHAnsi" w:hAnsiTheme="minorHAnsi"/>
        </w:rPr>
        <w:t>eugenics in earnest, these laws will come into effect: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H006:</w:t>
      </w:r>
      <w:r w:rsidR="00B94B5C" w:rsidRPr="00EE0B97">
        <w:rPr>
          <w:b/>
        </w:rPr>
        <w:tab/>
      </w:r>
      <w:r w:rsidRPr="00EE0B97">
        <w:t xml:space="preserve">All genetic changes to an organism must be beneficial to that organism. Under no circumstance must </w:t>
      </w:r>
      <w:r w:rsidR="00D21D96" w:rsidRPr="00EE0B97">
        <w:t xml:space="preserve">we create </w:t>
      </w:r>
      <w:r w:rsidRPr="00EE0B97">
        <w:t xml:space="preserve">a slave race of </w:t>
      </w:r>
      <w:r w:rsidR="00D21D96" w:rsidRPr="00EE0B97">
        <w:t>humans</w:t>
      </w:r>
      <w:r w:rsidRPr="00EE0B97">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H007:</w:t>
      </w:r>
      <w:r w:rsidR="00B94B5C" w:rsidRPr="00EE0B97">
        <w:rPr>
          <w:b/>
        </w:rPr>
        <w:tab/>
      </w:r>
      <w:r w:rsidRPr="00EE0B97">
        <w:t>A genetically modified human must be biologically compatible with all other humans. They must have the ability to mate with n</w:t>
      </w:r>
      <w:r w:rsidR="008D7DDC" w:rsidRPr="00EE0B97">
        <w:t>on-genetically modified humans.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Some scientists have proposed adding chromosomes to the human genome. This would make genetic engineering much simpler. They neglect to mention that children born with this extra chromosome will probably never have offspring. That</w:t>
      </w:r>
      <w:r w:rsidR="00690BBD" w:rsidRPr="00EE0B97">
        <w:rPr>
          <w:rFonts w:asciiTheme="minorHAnsi" w:hAnsiTheme="minorHAnsi"/>
        </w:rPr>
        <w:t>’</w:t>
      </w:r>
      <w:r w:rsidRPr="00EE0B97">
        <w:rPr>
          <w:rFonts w:asciiTheme="minorHAnsi" w:hAnsiTheme="minorHAnsi"/>
        </w:rPr>
        <w:t>s not a nice legacy</w:t>
      </w:r>
      <w:r w:rsidR="00690BBD" w:rsidRPr="00EE0B97">
        <w:rPr>
          <w:rFonts w:asciiTheme="minorHAnsi" w:hAnsiTheme="minorHAnsi"/>
        </w:rPr>
        <w:t xml:space="preserve"> for our children</w:t>
      </w:r>
      <w:r w:rsidR="00D21D96" w:rsidRPr="00EE0B97">
        <w:rPr>
          <w:rFonts w:asciiTheme="minorHAnsi" w:hAnsiTheme="minorHAnsi"/>
        </w:rPr>
        <w:t xml:space="preserve">. As a result, the above law </w:t>
      </w:r>
      <w:r w:rsidRPr="00EE0B97">
        <w:rPr>
          <w:rFonts w:asciiTheme="minorHAnsi" w:hAnsiTheme="minorHAnsi"/>
        </w:rPr>
        <w:t>forbid</w:t>
      </w:r>
      <w:r w:rsidR="00D21D96" w:rsidRPr="00EE0B97">
        <w:rPr>
          <w:rFonts w:asciiTheme="minorHAnsi" w:hAnsiTheme="minorHAnsi"/>
        </w:rPr>
        <w:t>s such modifications</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These laws won’t prevent adults of sound mind from benefiting from advances in genetics</w:t>
      </w:r>
      <w:r w:rsidR="00690BBD" w:rsidRPr="00EE0B97">
        <w:rPr>
          <w:rFonts w:asciiTheme="minorHAnsi" w:hAnsiTheme="minorHAnsi"/>
        </w:rPr>
        <w:t>. A</w:t>
      </w:r>
      <w:r w:rsidRPr="00EE0B97">
        <w:rPr>
          <w:rFonts w:asciiTheme="minorHAnsi" w:hAnsiTheme="minorHAnsi"/>
        </w:rPr>
        <w:t xml:space="preserve">dults </w:t>
      </w:r>
      <w:r w:rsidR="00690BBD" w:rsidRPr="00EE0B97">
        <w:rPr>
          <w:rFonts w:asciiTheme="minorHAnsi" w:hAnsiTheme="minorHAnsi"/>
        </w:rPr>
        <w:t xml:space="preserve">who are willing to accept the risks </w:t>
      </w:r>
      <w:r w:rsidRPr="00EE0B97">
        <w:rPr>
          <w:rFonts w:asciiTheme="minorHAnsi" w:hAnsiTheme="minorHAnsi"/>
        </w:rPr>
        <w:t xml:space="preserve">have the right to the benefits of genetic engineering. </w:t>
      </w:r>
      <w:r w:rsidR="00690BBD" w:rsidRPr="00EE0B97">
        <w:rPr>
          <w:rFonts w:asciiTheme="minorHAnsi" w:hAnsiTheme="minorHAnsi"/>
        </w:rPr>
        <w:t xml:space="preserve">Currently gene therapies exist </w:t>
      </w:r>
      <w:r w:rsidRPr="00EE0B97">
        <w:rPr>
          <w:rFonts w:asciiTheme="minorHAnsi" w:hAnsiTheme="minorHAnsi"/>
        </w:rPr>
        <w:t>for many ailments</w:t>
      </w:r>
      <w:r w:rsidR="00690BBD" w:rsidRPr="00EE0B97">
        <w:rPr>
          <w:rFonts w:asciiTheme="minorHAnsi" w:hAnsiTheme="minorHAnsi"/>
        </w:rPr>
        <w:t>.</w:t>
      </w:r>
    </w:p>
    <w:p w:rsidR="004904FD" w:rsidRPr="00EE0B97" w:rsidRDefault="00665477">
      <w:pPr>
        <w:pStyle w:val="H3"/>
        <w:rPr>
          <w:rFonts w:asciiTheme="minorHAnsi" w:hAnsiTheme="minorHAnsi"/>
          <w:bCs w:val="0"/>
          <w:szCs w:val="24"/>
        </w:rPr>
      </w:pPr>
      <w:bookmarkStart w:id="271" w:name="_Toc146731505"/>
      <w:bookmarkStart w:id="272" w:name="_Toc146732854"/>
      <w:bookmarkStart w:id="273" w:name="_Toc383697567"/>
      <w:r w:rsidRPr="00EE0B97">
        <w:rPr>
          <w:rFonts w:asciiTheme="minorHAnsi" w:hAnsiTheme="minorHAnsi"/>
          <w:bCs w:val="0"/>
          <w:szCs w:val="24"/>
        </w:rPr>
        <w:t>Cloning</w:t>
      </w:r>
      <w:bookmarkEnd w:id="271"/>
      <w:bookmarkEnd w:id="272"/>
      <w:bookmarkEnd w:id="273"/>
    </w:p>
    <w:p w:rsidR="00DC1268" w:rsidRPr="00EE0B97" w:rsidRDefault="00DC1268">
      <w:pPr>
        <w:pStyle w:val="Quote1"/>
        <w:rPr>
          <w:rFonts w:asciiTheme="minorHAnsi" w:hAnsiTheme="minorHAnsi"/>
        </w:rPr>
      </w:pPr>
      <w:r w:rsidRPr="00EE0B97">
        <w:rPr>
          <w:rFonts w:asciiTheme="minorHAnsi" w:hAnsiTheme="minorHAnsi"/>
        </w:rPr>
        <w:t>I shall clone myself,</w:t>
      </w:r>
    </w:p>
    <w:p w:rsidR="00DC1268" w:rsidRPr="00EE0B97" w:rsidRDefault="00DC1268">
      <w:pPr>
        <w:pStyle w:val="Quote1"/>
        <w:rPr>
          <w:rFonts w:asciiTheme="minorHAnsi" w:hAnsiTheme="minorHAnsi"/>
        </w:rPr>
      </w:pPr>
      <w:r w:rsidRPr="00EE0B97">
        <w:rPr>
          <w:rFonts w:asciiTheme="minorHAnsi" w:hAnsiTheme="minorHAnsi"/>
        </w:rPr>
        <w:t>and together we shall</w:t>
      </w:r>
    </w:p>
    <w:p w:rsidR="00DC1268" w:rsidRPr="00EE0B97" w:rsidRDefault="00DC1268">
      <w:pPr>
        <w:pStyle w:val="Quote1"/>
        <w:rPr>
          <w:rFonts w:asciiTheme="minorHAnsi" w:hAnsiTheme="minorHAnsi"/>
        </w:rPr>
      </w:pPr>
      <w:r w:rsidRPr="00EE0B97">
        <w:rPr>
          <w:rFonts w:asciiTheme="minorHAnsi" w:hAnsiTheme="minorHAnsi"/>
        </w:rPr>
        <w:t xml:space="preserve"> ruuuule the world. Wh</w:t>
      </w:r>
      <w:r w:rsidR="00B5186B" w:rsidRPr="00EE0B97">
        <w:rPr>
          <w:rFonts w:asciiTheme="minorHAnsi" w:hAnsiTheme="minorHAnsi"/>
        </w:rPr>
        <w:t>a</w:t>
      </w:r>
      <w:r w:rsidRPr="00EE0B97">
        <w:rPr>
          <w:rFonts w:asciiTheme="minorHAnsi" w:hAnsiTheme="minorHAnsi"/>
        </w:rPr>
        <w:t>hahaha</w:t>
      </w:r>
    </w:p>
    <w:p w:rsidR="00DC1268" w:rsidRPr="00EE0B97" w:rsidRDefault="00DC1268">
      <w:pPr>
        <w:pStyle w:val="Quote1"/>
        <w:rPr>
          <w:rFonts w:asciiTheme="minorHAnsi" w:hAnsiTheme="minorHAnsi"/>
          <w:szCs w:val="24"/>
        </w:rPr>
      </w:pPr>
      <w:r w:rsidRPr="00EE0B97">
        <w:rPr>
          <w:rFonts w:asciiTheme="minorHAnsi" w:hAnsiTheme="minorHAnsi"/>
        </w:rPr>
        <w:t>-- Unknown Evil Genius --</w:t>
      </w:r>
    </w:p>
    <w:p w:rsidR="004904FD" w:rsidRPr="00EE0B97" w:rsidRDefault="004904FD">
      <w:pPr>
        <w:widowControl w:val="0"/>
        <w:rPr>
          <w:rFonts w:asciiTheme="minorHAnsi" w:hAnsiTheme="minorHAnsi"/>
        </w:rPr>
      </w:pPr>
    </w:p>
    <w:p w:rsidR="00B00E40" w:rsidRPr="00EE0B97" w:rsidRDefault="00665477">
      <w:pPr>
        <w:widowControl w:val="0"/>
        <w:rPr>
          <w:rFonts w:asciiTheme="minorHAnsi" w:hAnsiTheme="minorHAnsi"/>
        </w:rPr>
      </w:pPr>
      <w:r w:rsidRPr="00EE0B97">
        <w:rPr>
          <w:rFonts w:asciiTheme="minorHAnsi" w:hAnsiTheme="minorHAnsi"/>
        </w:rPr>
        <w:t xml:space="preserve">As with eugenics, many people would rather </w:t>
      </w:r>
      <w:r w:rsidR="00690BBD" w:rsidRPr="00EE0B97">
        <w:rPr>
          <w:rFonts w:asciiTheme="minorHAnsi" w:hAnsiTheme="minorHAnsi"/>
        </w:rPr>
        <w:t>ban cloning</w:t>
      </w:r>
      <w:r w:rsidRPr="00EE0B97">
        <w:rPr>
          <w:rFonts w:asciiTheme="minorHAnsi" w:hAnsiTheme="minorHAnsi"/>
        </w:rPr>
        <w:t>. Many countries have already done so. However noble the idea, it</w:t>
      </w:r>
      <w:r w:rsidR="00690BBD" w:rsidRPr="00EE0B97">
        <w:rPr>
          <w:rFonts w:asciiTheme="minorHAnsi" w:hAnsiTheme="minorHAnsi"/>
        </w:rPr>
        <w:t>’</w:t>
      </w:r>
      <w:r w:rsidRPr="00EE0B97">
        <w:rPr>
          <w:rFonts w:asciiTheme="minorHAnsi" w:hAnsiTheme="minorHAnsi"/>
        </w:rPr>
        <w:t>s unrealistic. Sooner or later, whether legally or not someone somewhere will clone a person.</w:t>
      </w:r>
    </w:p>
    <w:p w:rsidR="00B00E40" w:rsidRPr="00EE0B97" w:rsidRDefault="00B00E40">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Some </w:t>
      </w:r>
      <w:r w:rsidR="00B00E40" w:rsidRPr="00EE0B97">
        <w:rPr>
          <w:rFonts w:asciiTheme="minorHAnsi" w:hAnsiTheme="minorHAnsi"/>
        </w:rPr>
        <w:t>people will choose to clone themselves</w:t>
      </w:r>
      <w:r w:rsidRPr="00EE0B97">
        <w:rPr>
          <w:rFonts w:asciiTheme="minorHAnsi" w:hAnsiTheme="minorHAnsi"/>
        </w:rPr>
        <w:t xml:space="preserve"> </w:t>
      </w:r>
      <w:r w:rsidR="00814466" w:rsidRPr="00EE0B97">
        <w:rPr>
          <w:rFonts w:asciiTheme="minorHAnsi" w:hAnsiTheme="minorHAnsi"/>
        </w:rPr>
        <w:t xml:space="preserve">to satisfy </w:t>
      </w:r>
      <w:r w:rsidRPr="00EE0B97">
        <w:rPr>
          <w:rFonts w:asciiTheme="minorHAnsi" w:hAnsiTheme="minorHAnsi"/>
        </w:rPr>
        <w:t>vanity. They consider themselves too</w:t>
      </w:r>
      <w:r w:rsidR="00B00E40" w:rsidRPr="00EE0B97">
        <w:rPr>
          <w:rFonts w:asciiTheme="minorHAnsi" w:hAnsiTheme="minorHAnsi"/>
        </w:rPr>
        <w:t xml:space="preserve"> </w:t>
      </w:r>
      <w:r w:rsidRPr="00EE0B97">
        <w:rPr>
          <w:rFonts w:asciiTheme="minorHAnsi" w:hAnsiTheme="minorHAnsi"/>
        </w:rPr>
        <w:t>important to die. Having a clone will be a type of immortality. Others will do it for body parts. They think that just because it is their genes, they can do whatever they want with the clone. Aipotu has anticipated this and has created this law</w:t>
      </w:r>
      <w:r w:rsidR="00814466" w:rsidRPr="00EE0B97">
        <w:rPr>
          <w:rFonts w:asciiTheme="minorHAnsi" w:hAnsiTheme="minorHAnsi"/>
        </w:rPr>
        <w:t xml:space="preserve"> to deal with it.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H008:</w:t>
      </w:r>
      <w:r w:rsidR="00B94B5C" w:rsidRPr="00EE0B97">
        <w:rPr>
          <w:b/>
        </w:rPr>
        <w:tab/>
      </w:r>
      <w:r w:rsidRPr="00EE0B97">
        <w:t xml:space="preserve">When cloning, once the genetic code of an individual is placed inside an egg and allowed to germinate, that instant it </w:t>
      </w:r>
      <w:r w:rsidRPr="00EE0B97">
        <w:lastRenderedPageBreak/>
        <w:t>becomes an organism separate from the donor organism. It shall have the same legal status as an organism created in the traditional manner (by sexual reproduction). The same laws that affect a naturally created organism will also affect it.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From one point of view, a clone of a person is in fact that person’s </w:t>
      </w:r>
      <w:r w:rsidR="006F5B93" w:rsidRPr="00EE0B97">
        <w:rPr>
          <w:rFonts w:asciiTheme="minorHAnsi" w:hAnsiTheme="minorHAnsi"/>
        </w:rPr>
        <w:t>identical</w:t>
      </w:r>
      <w:r w:rsidRPr="00EE0B97">
        <w:rPr>
          <w:rFonts w:asciiTheme="minorHAnsi" w:hAnsiTheme="minorHAnsi"/>
        </w:rPr>
        <w:t xml:space="preserve"> twin, except for a difference in age. No difference – except. Present research with animals show that a clone is not as good as the real thing. The clones all suffer </w:t>
      </w:r>
      <w:r w:rsidR="006F5B93" w:rsidRPr="00EE0B97">
        <w:rPr>
          <w:rFonts w:asciiTheme="minorHAnsi" w:hAnsiTheme="minorHAnsi"/>
        </w:rPr>
        <w:t>from</w:t>
      </w:r>
      <w:r w:rsidRPr="00EE0B97">
        <w:rPr>
          <w:rFonts w:asciiTheme="minorHAnsi" w:hAnsiTheme="minorHAnsi"/>
        </w:rPr>
        <w:t xml:space="preserve"> health problems, and the problems increase as they age. </w:t>
      </w:r>
      <w:r w:rsidR="00A464A3" w:rsidRPr="00EE0B97">
        <w:rPr>
          <w:rFonts w:asciiTheme="minorHAnsi" w:hAnsiTheme="minorHAnsi"/>
        </w:rPr>
        <w:t>This law exists to</w:t>
      </w:r>
      <w:r w:rsidRPr="00EE0B97">
        <w:rPr>
          <w:rFonts w:asciiTheme="minorHAnsi" w:hAnsiTheme="minorHAnsi"/>
        </w:rPr>
        <w:t xml:space="preserve"> protect future citizens.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H009:</w:t>
      </w:r>
      <w:r w:rsidR="00B94B5C" w:rsidRPr="00EE0B97">
        <w:rPr>
          <w:b/>
        </w:rPr>
        <w:tab/>
      </w:r>
      <w:r w:rsidRPr="00EE0B97">
        <w:t>Cloning will only be allowed when it is proven to be as safe as natural childbirth.</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widowControl w:val="0"/>
        <w:rPr>
          <w:rFonts w:asciiTheme="minorHAnsi" w:hAnsiTheme="minorHAnsi"/>
        </w:rPr>
        <w:sectPr w:rsidR="004904FD" w:rsidRPr="00EE0B97" w:rsidSect="00493BD2">
          <w:headerReference w:type="even" r:id="rId106"/>
          <w:headerReference w:type="default" r:id="rId107"/>
          <w:footerReference w:type="even" r:id="rId108"/>
          <w:footerReference w:type="default" r:id="rId109"/>
          <w:headerReference w:type="first" r:id="rId110"/>
          <w:footerReference w:type="first" r:id="rId111"/>
          <w:type w:val="continuous"/>
          <w:pgSz w:w="8640" w:h="12960" w:code="1"/>
          <w:pgMar w:top="720" w:right="720" w:bottom="720" w:left="720" w:header="288" w:footer="288" w:gutter="360"/>
          <w:cols w:space="709"/>
          <w:noEndnote/>
          <w:titlePg/>
          <w:docGrid w:linePitch="326"/>
        </w:sectPr>
      </w:pPr>
    </w:p>
    <w:p w:rsidR="004904FD" w:rsidRPr="00EE0B97" w:rsidRDefault="00665477">
      <w:pPr>
        <w:pStyle w:val="H2"/>
        <w:rPr>
          <w:rFonts w:asciiTheme="minorHAnsi" w:hAnsiTheme="minorHAnsi"/>
          <w:bCs w:val="0"/>
          <w:sz w:val="24"/>
          <w:szCs w:val="24"/>
        </w:rPr>
      </w:pPr>
      <w:bookmarkStart w:id="274" w:name="_Toc477965025"/>
      <w:bookmarkStart w:id="275" w:name="Family_Matters"/>
      <w:bookmarkStart w:id="276" w:name="_Toc146731259"/>
      <w:bookmarkStart w:id="277" w:name="_Toc146731351"/>
      <w:bookmarkStart w:id="278" w:name="_Toc146731506"/>
      <w:bookmarkStart w:id="279" w:name="_Toc146732855"/>
      <w:bookmarkStart w:id="280" w:name="_Toc290215054"/>
      <w:bookmarkStart w:id="281" w:name="_Toc383697568"/>
      <w:r w:rsidRPr="00EE0B97">
        <w:rPr>
          <w:rFonts w:asciiTheme="minorHAnsi" w:hAnsiTheme="minorHAnsi"/>
          <w:bCs w:val="0"/>
          <w:szCs w:val="24"/>
        </w:rPr>
        <w:lastRenderedPageBreak/>
        <w:t>Community</w:t>
      </w:r>
      <w:bookmarkEnd w:id="274"/>
      <w:bookmarkEnd w:id="275"/>
      <w:bookmarkEnd w:id="276"/>
      <w:bookmarkEnd w:id="277"/>
      <w:bookmarkEnd w:id="278"/>
      <w:bookmarkEnd w:id="279"/>
      <w:bookmarkEnd w:id="280"/>
      <w:bookmarkEnd w:id="281"/>
    </w:p>
    <w:p w:rsidR="004904FD" w:rsidRPr="00EE0B97" w:rsidRDefault="00665477">
      <w:pPr>
        <w:pStyle w:val="Quote1"/>
        <w:rPr>
          <w:rFonts w:asciiTheme="minorHAnsi" w:hAnsiTheme="minorHAnsi"/>
          <w:szCs w:val="24"/>
        </w:rPr>
      </w:pPr>
      <w:r w:rsidRPr="00EE0B97">
        <w:rPr>
          <w:rFonts w:asciiTheme="minorHAnsi" w:hAnsiTheme="minorHAnsi"/>
          <w:szCs w:val="24"/>
        </w:rPr>
        <w:t>One of the oldest human needs is having</w:t>
      </w:r>
      <w:r w:rsidRPr="00EE0B97">
        <w:rPr>
          <w:rFonts w:asciiTheme="minorHAnsi" w:hAnsiTheme="minorHAnsi"/>
          <w:szCs w:val="24"/>
        </w:rPr>
        <w:br/>
        <w:t>someone to wonder where you are when you</w:t>
      </w:r>
      <w:r w:rsidRPr="00EE0B97">
        <w:rPr>
          <w:rFonts w:asciiTheme="minorHAnsi" w:hAnsiTheme="minorHAnsi"/>
          <w:szCs w:val="24"/>
        </w:rPr>
        <w:br/>
        <w:t>don’t come home at night.</w:t>
      </w:r>
      <w:r w:rsidRPr="00EE0B97">
        <w:rPr>
          <w:rFonts w:asciiTheme="minorHAnsi" w:hAnsiTheme="minorHAnsi"/>
          <w:szCs w:val="24"/>
        </w:rPr>
        <w:br/>
        <w:t>-- Margaret Mead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My grandfather taught me to look</w:t>
      </w:r>
      <w:r w:rsidRPr="00EE0B97">
        <w:rPr>
          <w:rFonts w:asciiTheme="minorHAnsi" w:hAnsiTheme="minorHAnsi"/>
          <w:szCs w:val="24"/>
        </w:rPr>
        <w:br/>
        <w:t>up to people others look down on.</w:t>
      </w:r>
      <w:r w:rsidRPr="00EE0B97">
        <w:rPr>
          <w:rFonts w:asciiTheme="minorHAnsi" w:hAnsiTheme="minorHAnsi"/>
          <w:szCs w:val="24"/>
        </w:rPr>
        <w:br/>
        <w:t>-- Bill Clinton --</w:t>
      </w:r>
    </w:p>
    <w:p w:rsidR="004904FD" w:rsidRPr="00EE0B97" w:rsidRDefault="00FE4705">
      <w:pPr>
        <w:widowControl w:val="0"/>
        <w:rPr>
          <w:rFonts w:asciiTheme="minorHAnsi" w:hAnsiTheme="minorHAnsi"/>
        </w:rPr>
      </w:pPr>
      <w:r w:rsidRPr="00FE4705">
        <w:rPr>
          <w:rFonts w:asciiTheme="minorHAnsi" w:hAnsiTheme="minorHAnsi"/>
          <w:bCs/>
          <w:noProof/>
        </w:rPr>
        <w:pict>
          <v:shape id="_x0000_s3163" type="#_x0000_t202" style="position:absolute;left:0;text-align:left;margin-left:-20.9pt;margin-top:10.2pt;width:38.65pt;height:29.95pt;z-index:-251507200;mso-wrap-edited:f;mso-wrap-distance-left:0;mso-wrap-distance-right:0" wrapcoords="-1350 0 -1350 21600 22950 21600 22950 0 -1350 0" stroked="f">
            <v:textbox style="mso-next-textbox:#_x0000_s3163" inset="0,0,0,0">
              <w:txbxContent>
                <w:p w:rsidR="00A154F0" w:rsidRPr="002773A9" w:rsidRDefault="00A154F0" w:rsidP="00B94B5C">
                  <w:pPr>
                    <w:jc w:val="right"/>
                    <w:rPr>
                      <w:rFonts w:ascii="Aharoni" w:hAnsi="Aharoni" w:cs="Aharoni"/>
                      <w:sz w:val="76"/>
                      <w:szCs w:val="76"/>
                    </w:rPr>
                  </w:pPr>
                  <w:r>
                    <w:rPr>
                      <w:rFonts w:ascii="Aharoni" w:hAnsi="Aharoni" w:cs="Aharoni"/>
                      <w:sz w:val="76"/>
                      <w:szCs w:val="76"/>
                    </w:rPr>
                    <w:t>T</w:t>
                  </w:r>
                </w:p>
              </w:txbxContent>
            </v:textbox>
            <w10:wrap type="tight"/>
          </v:shape>
        </w:pict>
      </w:r>
    </w:p>
    <w:p w:rsidR="004904FD" w:rsidRPr="00EE0B97" w:rsidRDefault="00665477">
      <w:pPr>
        <w:widowControl w:val="0"/>
        <w:rPr>
          <w:rFonts w:asciiTheme="minorHAnsi" w:hAnsiTheme="minorHAnsi"/>
        </w:rPr>
      </w:pPr>
      <w:r w:rsidRPr="00EE0B97">
        <w:rPr>
          <w:rFonts w:asciiTheme="minorHAnsi" w:hAnsiTheme="minorHAnsi"/>
          <w:noProof/>
        </w:rPr>
        <w:t>here is one question facing society, weather spoken or implied:</w:t>
      </w:r>
      <w:r w:rsidRPr="00EE0B97">
        <w:rPr>
          <w:rFonts w:asciiTheme="minorHAnsi" w:hAnsiTheme="minorHAnsi"/>
        </w:rPr>
        <w:t xml:space="preserve"> Can we create a society where everyone can live in peace and harmony and where everyone is allowed to realize as much or as little of their potential as they choose? If so, how can </w:t>
      </w:r>
      <w:r w:rsidR="00940BCC" w:rsidRPr="00EE0B97">
        <w:rPr>
          <w:rFonts w:asciiTheme="minorHAnsi" w:hAnsiTheme="minorHAnsi"/>
        </w:rPr>
        <w:t xml:space="preserve">we bring </w:t>
      </w:r>
      <w:r w:rsidRPr="00EE0B97">
        <w:rPr>
          <w:rFonts w:asciiTheme="minorHAnsi" w:hAnsiTheme="minorHAnsi"/>
        </w:rPr>
        <w:t xml:space="preserve">this </w:t>
      </w:r>
      <w:r w:rsidR="00DF64DF" w:rsidRPr="00EE0B97">
        <w:rPr>
          <w:rFonts w:asciiTheme="minorHAnsi" w:hAnsiTheme="minorHAnsi"/>
        </w:rPr>
        <w:t xml:space="preserve">future </w:t>
      </w:r>
      <w:r w:rsidRPr="00EE0B97">
        <w:rPr>
          <w:rFonts w:asciiTheme="minorHAnsi" w:hAnsiTheme="minorHAnsi"/>
        </w:rPr>
        <w:t>about?</w:t>
      </w:r>
    </w:p>
    <w:p w:rsidR="00A3131A" w:rsidRPr="00EE0B97" w:rsidRDefault="00A3131A">
      <w:pPr>
        <w:widowControl w:val="0"/>
        <w:rPr>
          <w:rFonts w:asciiTheme="minorHAnsi" w:hAnsiTheme="minorHAnsi"/>
        </w:rPr>
      </w:pPr>
    </w:p>
    <w:p w:rsidR="004904FD" w:rsidRPr="00EE0B97" w:rsidRDefault="00DF64DF">
      <w:pPr>
        <w:widowControl w:val="0"/>
        <w:rPr>
          <w:rFonts w:asciiTheme="minorHAnsi" w:hAnsiTheme="minorHAnsi"/>
        </w:rPr>
      </w:pPr>
      <w:r w:rsidRPr="00EE0B97">
        <w:rPr>
          <w:rFonts w:asciiTheme="minorHAnsi" w:hAnsiTheme="minorHAnsi"/>
        </w:rPr>
        <w:t>L</w:t>
      </w:r>
      <w:r w:rsidR="00665477" w:rsidRPr="00EE0B97">
        <w:rPr>
          <w:rFonts w:asciiTheme="minorHAnsi" w:hAnsiTheme="minorHAnsi"/>
        </w:rPr>
        <w:t>et</w:t>
      </w:r>
      <w:r w:rsidR="00D32709" w:rsidRPr="00EE0B97">
        <w:rPr>
          <w:rFonts w:asciiTheme="minorHAnsi" w:hAnsiTheme="minorHAnsi"/>
        </w:rPr>
        <w:t xml:space="preserve">’s start with the basics. Every </w:t>
      </w:r>
      <w:r w:rsidR="00665477" w:rsidRPr="00EE0B97">
        <w:rPr>
          <w:rFonts w:asciiTheme="minorHAnsi" w:hAnsiTheme="minorHAnsi"/>
        </w:rPr>
        <w:t xml:space="preserve">society </w:t>
      </w:r>
      <w:r w:rsidR="00D32709" w:rsidRPr="00EE0B97">
        <w:rPr>
          <w:rFonts w:asciiTheme="minorHAnsi" w:hAnsiTheme="minorHAnsi"/>
        </w:rPr>
        <w:t>exists because of</w:t>
      </w:r>
      <w:r w:rsidR="00665477" w:rsidRPr="00EE0B97">
        <w:rPr>
          <w:rFonts w:asciiTheme="minorHAnsi" w:hAnsiTheme="minorHAnsi"/>
        </w:rPr>
        <w:t xml:space="preserve"> two things: Childhood training and adult reinforcement.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children, we </w:t>
      </w:r>
      <w:r w:rsidR="00D32709" w:rsidRPr="00EE0B97">
        <w:rPr>
          <w:rFonts w:asciiTheme="minorHAnsi" w:hAnsiTheme="minorHAnsi"/>
        </w:rPr>
        <w:t>learn</w:t>
      </w:r>
      <w:r w:rsidRPr="00EE0B97">
        <w:rPr>
          <w:rFonts w:asciiTheme="minorHAnsi" w:hAnsiTheme="minorHAnsi"/>
        </w:rPr>
        <w:t xml:space="preserve"> the values of our society. These values include our beliefs in God and our place in society. Parents teach their children, by their words and especially by their actions, how to deal with themselves and the world around them. Society reinforces these beliefs. The media (television, internet, billboards, etc.) also influence the child</w:t>
      </w:r>
      <w:r w:rsidR="00DF64DF" w:rsidRPr="00EE0B97">
        <w:rPr>
          <w:rFonts w:asciiTheme="minorHAnsi" w:hAnsiTheme="minorHAnsi"/>
        </w:rPr>
        <w:t>’</w:t>
      </w:r>
      <w:r w:rsidRPr="00EE0B97">
        <w:rPr>
          <w:rFonts w:asciiTheme="minorHAnsi" w:hAnsiTheme="minorHAnsi"/>
        </w:rPr>
        <w:t>s development. This is indoctrination and is what makes children full members of society.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adults, the people we meet and the media continues our indoctrination. </w:t>
      </w:r>
      <w:r w:rsidR="00DF64DF" w:rsidRPr="00EE0B97">
        <w:rPr>
          <w:rFonts w:asciiTheme="minorHAnsi" w:hAnsiTheme="minorHAnsi"/>
        </w:rPr>
        <w:t>This is how culture</w:t>
      </w:r>
      <w:r w:rsidRPr="00EE0B97">
        <w:rPr>
          <w:rFonts w:asciiTheme="minorHAnsi" w:hAnsiTheme="minorHAnsi"/>
        </w:rPr>
        <w:t xml:space="preserve"> continues from generation to generation.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If you want to create a peaceful, open society where everyone is welcome and where there is social justice, you must control these two sources.</w:t>
      </w:r>
    </w:p>
    <w:p w:rsidR="004904FD" w:rsidRPr="00EE0B97" w:rsidRDefault="00665477">
      <w:pPr>
        <w:pStyle w:val="H3"/>
        <w:rPr>
          <w:rFonts w:asciiTheme="minorHAnsi" w:hAnsiTheme="minorHAnsi"/>
          <w:bCs w:val="0"/>
          <w:szCs w:val="24"/>
        </w:rPr>
      </w:pPr>
      <w:bookmarkStart w:id="282" w:name="_Toc383697569"/>
      <w:r w:rsidRPr="00EE0B97">
        <w:rPr>
          <w:rFonts w:asciiTheme="minorHAnsi" w:hAnsiTheme="minorHAnsi"/>
          <w:bCs w:val="0"/>
          <w:szCs w:val="24"/>
        </w:rPr>
        <w:t>Community Events</w:t>
      </w:r>
      <w:bookmarkEnd w:id="282"/>
    </w:p>
    <w:p w:rsidR="004904FD" w:rsidRPr="00EE0B97" w:rsidRDefault="00665477">
      <w:pPr>
        <w:pStyle w:val="Quote1"/>
        <w:rPr>
          <w:rFonts w:asciiTheme="minorHAnsi" w:hAnsiTheme="minorHAnsi"/>
          <w:szCs w:val="24"/>
        </w:rPr>
      </w:pPr>
      <w:r w:rsidRPr="00EE0B97">
        <w:rPr>
          <w:rFonts w:asciiTheme="minorHAnsi" w:hAnsiTheme="minorHAnsi"/>
          <w:szCs w:val="24"/>
        </w:rPr>
        <w:t>There can be no vulnerability without risk;</w:t>
      </w:r>
      <w:r w:rsidRPr="00EE0B97">
        <w:rPr>
          <w:rFonts w:asciiTheme="minorHAnsi" w:hAnsiTheme="minorHAnsi"/>
          <w:szCs w:val="24"/>
        </w:rPr>
        <w:br/>
        <w:t>there can be no community without vulnerability;</w:t>
      </w:r>
      <w:r w:rsidRPr="00EE0B97">
        <w:rPr>
          <w:rFonts w:asciiTheme="minorHAnsi" w:hAnsiTheme="minorHAnsi"/>
          <w:szCs w:val="24"/>
        </w:rPr>
        <w:br/>
        <w:t>there can be no peace,</w:t>
      </w:r>
      <w:r w:rsidRPr="00EE0B97">
        <w:rPr>
          <w:rFonts w:asciiTheme="minorHAnsi" w:hAnsiTheme="minorHAnsi"/>
          <w:szCs w:val="24"/>
        </w:rPr>
        <w:br/>
        <w:t>and ultimately no life,</w:t>
      </w:r>
      <w:r w:rsidRPr="00EE0B97">
        <w:rPr>
          <w:rFonts w:asciiTheme="minorHAnsi" w:hAnsiTheme="minorHAnsi"/>
          <w:szCs w:val="24"/>
        </w:rPr>
        <w:br/>
        <w:t>without community.</w:t>
      </w:r>
      <w:r w:rsidRPr="00EE0B97">
        <w:rPr>
          <w:rFonts w:asciiTheme="minorHAnsi" w:hAnsiTheme="minorHAnsi"/>
          <w:szCs w:val="24"/>
        </w:rPr>
        <w:br/>
        <w:t>-- M. Scott Peck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Each city in Aipotu has a minister of culture. Everyone votes for this minister. This minister is responsible for forming a strong community. The </w:t>
      </w:r>
      <w:r w:rsidRPr="00EE0B97">
        <w:rPr>
          <w:rFonts w:asciiTheme="minorHAnsi" w:hAnsiTheme="minorHAnsi"/>
        </w:rPr>
        <w:lastRenderedPageBreak/>
        <w:t>minister in each city achieves this goal in four ways.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First, </w:t>
      </w:r>
      <w:r w:rsidR="00DF64DF" w:rsidRPr="00EE0B97">
        <w:rPr>
          <w:rFonts w:asciiTheme="minorHAnsi" w:hAnsiTheme="minorHAnsi"/>
        </w:rPr>
        <w:t>the minister is</w:t>
      </w:r>
      <w:r w:rsidRPr="00EE0B97">
        <w:rPr>
          <w:rFonts w:asciiTheme="minorHAnsi" w:hAnsiTheme="minorHAnsi"/>
        </w:rPr>
        <w:t xml:space="preserve"> responsible for organizing community events and ensuring that as many people as possible participate in them. They work with community leaders to achieve these goals.</w:t>
      </w:r>
    </w:p>
    <w:p w:rsidR="004904FD" w:rsidRPr="00EE0B97" w:rsidRDefault="004904FD">
      <w:pPr>
        <w:widowControl w:val="0"/>
        <w:rPr>
          <w:rFonts w:asciiTheme="minorHAnsi" w:hAnsiTheme="minorHAnsi"/>
        </w:rPr>
      </w:pPr>
    </w:p>
    <w:p w:rsidR="004904FD" w:rsidRPr="00EE0B97" w:rsidRDefault="003067F7">
      <w:pPr>
        <w:widowControl w:val="0"/>
        <w:rPr>
          <w:rFonts w:asciiTheme="minorHAnsi" w:hAnsiTheme="minorHAnsi"/>
        </w:rPr>
      </w:pPr>
      <w:r w:rsidRPr="00EE0B97">
        <w:rPr>
          <w:rFonts w:asciiTheme="minorHAnsi" w:hAnsiTheme="minorHAnsi"/>
        </w:rPr>
        <w:t>The public learn about these events through the media and from billboards.</w:t>
      </w:r>
      <w:r w:rsidR="00665477" w:rsidRPr="00EE0B97">
        <w:rPr>
          <w:rFonts w:asciiTheme="minorHAnsi" w:hAnsiTheme="minorHAnsi"/>
        </w:rPr>
        <w:t xml:space="preserve"> Radio and television stations are required by law to devote one minute each hour to community announcements. Most stations usually devote much more time to these announcements</w:t>
      </w:r>
      <w:r w:rsidR="00DF64DF"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Second, the minister is responsible for organizing inter-city events. These events can sometimes be very large, with people coming from all parts of the country.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Third, the minister is responsible for educating the public. This education </w:t>
      </w:r>
      <w:r w:rsidR="00A73B92" w:rsidRPr="00EE0B97">
        <w:rPr>
          <w:rFonts w:asciiTheme="minorHAnsi" w:hAnsiTheme="minorHAnsi"/>
        </w:rPr>
        <w:t>includes</w:t>
      </w:r>
      <w:r w:rsidRPr="00EE0B97">
        <w:rPr>
          <w:rFonts w:asciiTheme="minorHAnsi" w:hAnsiTheme="minorHAnsi"/>
        </w:rPr>
        <w:t xml:space="preserve"> fostering understanding between cultures.</w:t>
      </w:r>
    </w:p>
    <w:p w:rsidR="004904FD" w:rsidRPr="00EE0B97" w:rsidRDefault="004904FD">
      <w:pPr>
        <w:widowControl w:val="0"/>
        <w:rPr>
          <w:rFonts w:asciiTheme="minorHAnsi" w:hAnsiTheme="minorHAnsi"/>
        </w:rPr>
      </w:pPr>
    </w:p>
    <w:p w:rsidR="0015381A" w:rsidRPr="00EE0B97" w:rsidRDefault="00665477">
      <w:pPr>
        <w:widowControl w:val="0"/>
        <w:rPr>
          <w:rFonts w:asciiTheme="minorHAnsi" w:hAnsiTheme="minorHAnsi"/>
        </w:rPr>
      </w:pPr>
      <w:r w:rsidRPr="00EE0B97">
        <w:rPr>
          <w:rFonts w:asciiTheme="minorHAnsi" w:hAnsiTheme="minorHAnsi"/>
        </w:rPr>
        <w:t>Finally, the minister is responsible for fostering the development of communities where everyone can feel welcome and where everyone knows each other.</w:t>
      </w:r>
    </w:p>
    <w:p w:rsidR="004904FD" w:rsidRPr="00EE0B97" w:rsidRDefault="00665477" w:rsidP="00DF64DF">
      <w:pPr>
        <w:pStyle w:val="H3"/>
        <w:rPr>
          <w:rFonts w:asciiTheme="minorHAnsi" w:hAnsiTheme="minorHAnsi"/>
        </w:rPr>
      </w:pPr>
      <w:bookmarkStart w:id="283" w:name="_Toc146732896"/>
      <w:bookmarkStart w:id="284" w:name="_Toc383697570"/>
      <w:r w:rsidRPr="00EE0B97">
        <w:rPr>
          <w:rFonts w:asciiTheme="minorHAnsi" w:hAnsiTheme="minorHAnsi"/>
        </w:rPr>
        <w:t>Community Spaces</w:t>
      </w:r>
      <w:bookmarkEnd w:id="283"/>
      <w:bookmarkEnd w:id="284"/>
    </w:p>
    <w:p w:rsidR="004904FD" w:rsidRPr="00EE0B97" w:rsidRDefault="00665477">
      <w:pPr>
        <w:pStyle w:val="quote2"/>
        <w:rPr>
          <w:rFonts w:asciiTheme="minorHAnsi" w:hAnsiTheme="minorHAnsi"/>
          <w:szCs w:val="24"/>
        </w:rPr>
      </w:pPr>
      <w:r w:rsidRPr="00EE0B97">
        <w:rPr>
          <w:rFonts w:asciiTheme="minorHAnsi" w:hAnsiTheme="minorHAnsi"/>
          <w:szCs w:val="24"/>
        </w:rPr>
        <w:t>“If they are well used, public spaces wear out, and that is good. Anything that people use and love eventually need to be replaced or repaired. Demands on a place change and being open to the need for change, and having the management flexibility to enact that change, is what builds great public spaces.”</w:t>
      </w:r>
      <w:r w:rsidRPr="00EE0B97">
        <w:rPr>
          <w:rStyle w:val="FootnoteReference"/>
          <w:rFonts w:asciiTheme="minorHAnsi" w:hAnsiTheme="minorHAnsi"/>
          <w:szCs w:val="24"/>
        </w:rPr>
        <w:footnoteReference w:id="70"/>
      </w:r>
    </w:p>
    <w:p w:rsidR="004904FD" w:rsidRPr="00EE0B97" w:rsidRDefault="00665477">
      <w:pPr>
        <w:rPr>
          <w:rFonts w:asciiTheme="minorHAnsi" w:hAnsiTheme="minorHAnsi"/>
        </w:rPr>
      </w:pPr>
      <w:r w:rsidRPr="00EE0B97">
        <w:rPr>
          <w:rFonts w:asciiTheme="minorHAnsi" w:hAnsiTheme="minorHAnsi"/>
        </w:rPr>
        <w:t xml:space="preserve">Community spaces and city layout are important factors in creating a positive atmosphere for a city. Badly laid out cities encourage crime and isolate people. </w:t>
      </w:r>
      <w:r w:rsidR="006E00FB" w:rsidRPr="00EE0B97">
        <w:rPr>
          <w:rFonts w:asciiTheme="minorHAnsi" w:hAnsiTheme="minorHAnsi"/>
        </w:rPr>
        <w:t>Well-planned</w:t>
      </w:r>
      <w:r w:rsidR="0015381A" w:rsidRPr="00EE0B97">
        <w:rPr>
          <w:rFonts w:asciiTheme="minorHAnsi" w:hAnsiTheme="minorHAnsi"/>
        </w:rPr>
        <w:t xml:space="preserve"> cities </w:t>
      </w:r>
      <w:r w:rsidR="00A73B92" w:rsidRPr="00EE0B97">
        <w:rPr>
          <w:rFonts w:asciiTheme="minorHAnsi" w:hAnsiTheme="minorHAnsi"/>
        </w:rPr>
        <w:t>are</w:t>
      </w:r>
      <w:r w:rsidR="0015381A" w:rsidRPr="00EE0B97">
        <w:rPr>
          <w:rFonts w:asciiTheme="minorHAnsi" w:hAnsiTheme="minorHAnsi"/>
        </w:rPr>
        <w:t xml:space="preserve"> inviting and friendly and reduce</w:t>
      </w:r>
      <w:r w:rsidRPr="00EE0B97">
        <w:rPr>
          <w:rFonts w:asciiTheme="minorHAnsi" w:hAnsiTheme="minorHAnsi"/>
        </w:rPr>
        <w:t xml:space="preserve"> crime.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Improving a city’s ambiance need not be expensive. Some of the smallest changes can have the biggest impact, </w:t>
      </w:r>
      <w:r w:rsidR="00326545" w:rsidRPr="00EE0B97">
        <w:rPr>
          <w:rFonts w:asciiTheme="minorHAnsi" w:hAnsiTheme="minorHAnsi"/>
        </w:rPr>
        <w:t xml:space="preserve">but only </w:t>
      </w:r>
      <w:r w:rsidRPr="00EE0B97">
        <w:rPr>
          <w:rFonts w:asciiTheme="minorHAnsi" w:hAnsiTheme="minorHAnsi"/>
        </w:rPr>
        <w:t xml:space="preserve">if the community as a whole is </w:t>
      </w:r>
      <w:r w:rsidR="00326545" w:rsidRPr="00EE0B97">
        <w:rPr>
          <w:rFonts w:asciiTheme="minorHAnsi" w:hAnsiTheme="minorHAnsi"/>
        </w:rPr>
        <w:t>involved in the process</w:t>
      </w:r>
      <w:r w:rsidR="006F7D23" w:rsidRPr="00EE0B97">
        <w:rPr>
          <w:rFonts w:asciiTheme="minorHAnsi" w:hAnsiTheme="minorHAnsi"/>
        </w:rPr>
        <w:t>.</w:t>
      </w:r>
      <w:r w:rsidR="006F7D23" w:rsidRPr="00EE0B97">
        <w:rPr>
          <w:rStyle w:val="FootnoteReference"/>
          <w:rFonts w:asciiTheme="minorHAnsi" w:hAnsiTheme="minorHAnsi"/>
        </w:rPr>
        <w:footnoteReference w:id="71"/>
      </w:r>
    </w:p>
    <w:p w:rsidR="004904FD" w:rsidRPr="00EE0B97" w:rsidRDefault="00665477">
      <w:pPr>
        <w:pStyle w:val="H3"/>
        <w:rPr>
          <w:rFonts w:asciiTheme="minorHAnsi" w:hAnsiTheme="minorHAnsi"/>
          <w:bCs w:val="0"/>
          <w:szCs w:val="24"/>
        </w:rPr>
      </w:pPr>
      <w:bookmarkStart w:id="285" w:name="_Toc383697571"/>
      <w:r w:rsidRPr="00EE0B97">
        <w:rPr>
          <w:rFonts w:asciiTheme="minorHAnsi" w:hAnsiTheme="minorHAnsi"/>
          <w:bCs w:val="0"/>
          <w:szCs w:val="24"/>
        </w:rPr>
        <w:t xml:space="preserve">Cities </w:t>
      </w:r>
      <w:r w:rsidR="00FF1C21" w:rsidRPr="00EE0B97">
        <w:rPr>
          <w:rFonts w:asciiTheme="minorHAnsi" w:hAnsiTheme="minorHAnsi"/>
          <w:bCs w:val="0"/>
          <w:szCs w:val="24"/>
        </w:rPr>
        <w:t>of</w:t>
      </w:r>
      <w:r w:rsidRPr="00EE0B97">
        <w:rPr>
          <w:rFonts w:asciiTheme="minorHAnsi" w:hAnsiTheme="minorHAnsi"/>
          <w:bCs w:val="0"/>
          <w:szCs w:val="24"/>
        </w:rPr>
        <w:t xml:space="preserve"> </w:t>
      </w:r>
      <w:r w:rsidR="00FF1C21" w:rsidRPr="00EE0B97">
        <w:rPr>
          <w:rFonts w:asciiTheme="minorHAnsi" w:hAnsiTheme="minorHAnsi"/>
          <w:bCs w:val="0"/>
          <w:szCs w:val="24"/>
        </w:rPr>
        <w:t>the</w:t>
      </w:r>
      <w:r w:rsidRPr="00EE0B97">
        <w:rPr>
          <w:rFonts w:asciiTheme="minorHAnsi" w:hAnsiTheme="minorHAnsi"/>
          <w:bCs w:val="0"/>
          <w:szCs w:val="24"/>
        </w:rPr>
        <w:t xml:space="preserve"> Future</w:t>
      </w:r>
      <w:bookmarkEnd w:id="285"/>
    </w:p>
    <w:p w:rsidR="004904FD" w:rsidRPr="00EE0B97" w:rsidRDefault="00665477">
      <w:pPr>
        <w:pStyle w:val="quote2"/>
        <w:rPr>
          <w:rFonts w:asciiTheme="minorHAnsi" w:hAnsiTheme="minorHAnsi"/>
          <w:szCs w:val="24"/>
        </w:rPr>
      </w:pPr>
      <w:r w:rsidRPr="00EE0B97">
        <w:rPr>
          <w:rFonts w:asciiTheme="minorHAnsi" w:hAnsiTheme="minorHAnsi"/>
          <w:szCs w:val="24"/>
        </w:rPr>
        <w:t>“The ancient Romans had a tradition: whenever one of their engineers constructed an arch, as the capstone was hoisted into place, the engineer assumed accountability for his work in the most profound way possible: he stood under the arch.” - Michael Armstrong</w:t>
      </w:r>
    </w:p>
    <w:p w:rsidR="005D0A31" w:rsidRPr="00EE0B97" w:rsidRDefault="005D0A31" w:rsidP="005D0A31">
      <w:pPr>
        <w:pStyle w:val="Quote1"/>
        <w:rPr>
          <w:rFonts w:asciiTheme="minorHAnsi" w:hAnsiTheme="minorHAnsi"/>
        </w:rPr>
      </w:pPr>
      <w:r w:rsidRPr="00EE0B97">
        <w:rPr>
          <w:rFonts w:asciiTheme="minorHAnsi" w:hAnsiTheme="minorHAnsi"/>
        </w:rPr>
        <w:t>Regard it as just as desirable to build</w:t>
      </w:r>
    </w:p>
    <w:p w:rsidR="005D0A31" w:rsidRPr="00EE0B97" w:rsidRDefault="005D0A31" w:rsidP="005D0A31">
      <w:pPr>
        <w:pStyle w:val="Quote1"/>
        <w:rPr>
          <w:rFonts w:asciiTheme="minorHAnsi" w:hAnsiTheme="minorHAnsi"/>
        </w:rPr>
      </w:pPr>
      <w:r w:rsidRPr="00EE0B97">
        <w:rPr>
          <w:rFonts w:asciiTheme="minorHAnsi" w:hAnsiTheme="minorHAnsi"/>
        </w:rPr>
        <w:t xml:space="preserve">a chicken house as to build a cathedral. </w:t>
      </w:r>
    </w:p>
    <w:p w:rsidR="005D0A31" w:rsidRPr="00EE0B97" w:rsidRDefault="005D0A31" w:rsidP="005D0A31">
      <w:pPr>
        <w:pStyle w:val="Quote1"/>
        <w:rPr>
          <w:rFonts w:asciiTheme="minorHAnsi" w:hAnsiTheme="minorHAnsi"/>
        </w:rPr>
      </w:pPr>
      <w:r w:rsidRPr="00EE0B97">
        <w:rPr>
          <w:rFonts w:asciiTheme="minorHAnsi" w:hAnsiTheme="minorHAnsi"/>
        </w:rPr>
        <w:t>-- Frank Lloyd Wright --</w:t>
      </w:r>
    </w:p>
    <w:p w:rsidR="005D0A31" w:rsidRPr="00EE0B97" w:rsidRDefault="005D0A31">
      <w:pPr>
        <w:widowControl w:val="0"/>
        <w:rPr>
          <w:rFonts w:asciiTheme="minorHAnsi" w:hAnsiTheme="minorHAnsi"/>
        </w:rPr>
      </w:pPr>
    </w:p>
    <w:p w:rsidR="004904FD" w:rsidRPr="00EE0B97" w:rsidRDefault="00A73B92">
      <w:pPr>
        <w:widowControl w:val="0"/>
        <w:rPr>
          <w:rFonts w:asciiTheme="minorHAnsi" w:hAnsiTheme="minorHAnsi"/>
        </w:rPr>
      </w:pPr>
      <w:r w:rsidRPr="00EE0B97">
        <w:rPr>
          <w:rFonts w:asciiTheme="minorHAnsi" w:hAnsiTheme="minorHAnsi"/>
        </w:rPr>
        <w:t xml:space="preserve">This may be slightly off topic but </w:t>
      </w:r>
      <w:proofErr w:type="spellStart"/>
      <w:r w:rsidR="00665477" w:rsidRPr="00EE0B97">
        <w:rPr>
          <w:rFonts w:asciiTheme="minorHAnsi" w:hAnsiTheme="minorHAnsi"/>
        </w:rPr>
        <w:t>Aipotu</w:t>
      </w:r>
      <w:r w:rsidR="0015381A" w:rsidRPr="00EE0B97">
        <w:rPr>
          <w:rFonts w:asciiTheme="minorHAnsi" w:hAnsiTheme="minorHAnsi"/>
        </w:rPr>
        <w:t>nians</w:t>
      </w:r>
      <w:proofErr w:type="spellEnd"/>
      <w:r w:rsidR="00665477" w:rsidRPr="00EE0B97">
        <w:rPr>
          <w:rFonts w:asciiTheme="minorHAnsi" w:hAnsiTheme="minorHAnsi"/>
        </w:rPr>
        <w:t xml:space="preserve"> have two cities worth special mention</w:t>
      </w:r>
      <w:r w:rsidRPr="00EE0B97">
        <w:rPr>
          <w:rFonts w:asciiTheme="minorHAnsi" w:hAnsiTheme="minorHAnsi"/>
        </w:rPr>
        <w:t>ing</w:t>
      </w:r>
      <w:r w:rsidR="00665477" w:rsidRPr="00EE0B97">
        <w:rPr>
          <w:rFonts w:asciiTheme="minorHAnsi" w:hAnsiTheme="minorHAnsi"/>
        </w:rPr>
        <w:t xml:space="preserve">: They are </w:t>
      </w:r>
      <w:proofErr w:type="spellStart"/>
      <w:r w:rsidR="00665477" w:rsidRPr="00EE0B97">
        <w:rPr>
          <w:rFonts w:asciiTheme="minorHAnsi" w:hAnsiTheme="minorHAnsi"/>
        </w:rPr>
        <w:t>Terrinopolis</w:t>
      </w:r>
      <w:proofErr w:type="spellEnd"/>
      <w:r w:rsidR="00665477" w:rsidRPr="00EE0B97">
        <w:rPr>
          <w:rFonts w:asciiTheme="minorHAnsi" w:hAnsiTheme="minorHAnsi"/>
        </w:rPr>
        <w:t xml:space="preserve"> and </w:t>
      </w:r>
      <w:proofErr w:type="spellStart"/>
      <w:r w:rsidR="009A2405" w:rsidRPr="00EE0B97">
        <w:rPr>
          <w:rFonts w:asciiTheme="minorHAnsi" w:hAnsiTheme="minorHAnsi"/>
        </w:rPr>
        <w:t>Skytropolis</w:t>
      </w:r>
      <w:proofErr w:type="spellEnd"/>
      <w:r w:rsidR="00665477" w:rsidRPr="00EE0B97">
        <w:rPr>
          <w:rFonts w:asciiTheme="minorHAnsi" w:hAnsiTheme="minorHAnsi"/>
        </w:rPr>
        <w:t>.</w:t>
      </w:r>
    </w:p>
    <w:p w:rsidR="004904FD" w:rsidRPr="00EE0B97" w:rsidRDefault="00665477">
      <w:pPr>
        <w:pStyle w:val="H4"/>
        <w:rPr>
          <w:rFonts w:asciiTheme="minorHAnsi" w:hAnsiTheme="minorHAnsi"/>
        </w:rPr>
      </w:pPr>
      <w:r w:rsidRPr="00EE0B97">
        <w:rPr>
          <w:rFonts w:asciiTheme="minorHAnsi" w:hAnsiTheme="minorHAnsi"/>
        </w:rPr>
        <w:t>Terrinopolis</w:t>
      </w:r>
    </w:p>
    <w:p w:rsidR="0081692B" w:rsidRPr="00EE0B97" w:rsidRDefault="0015381A" w:rsidP="0081692B">
      <w:pPr>
        <w:widowControl w:val="0"/>
        <w:rPr>
          <w:rFonts w:asciiTheme="minorHAnsi" w:hAnsiTheme="minorHAnsi"/>
        </w:rPr>
      </w:pPr>
      <w:proofErr w:type="spellStart"/>
      <w:r w:rsidRPr="00EE0B97">
        <w:rPr>
          <w:rFonts w:asciiTheme="minorHAnsi" w:hAnsiTheme="minorHAnsi"/>
        </w:rPr>
        <w:t>Terrinopolis</w:t>
      </w:r>
      <w:proofErr w:type="spellEnd"/>
      <w:r w:rsidRPr="00EE0B97">
        <w:rPr>
          <w:rFonts w:asciiTheme="minorHAnsi" w:hAnsiTheme="minorHAnsi"/>
        </w:rPr>
        <w:t xml:space="preserve"> is a city built entirely underground</w:t>
      </w:r>
      <w:r w:rsidR="0081692B" w:rsidRPr="00EE0B97">
        <w:rPr>
          <w:rFonts w:asciiTheme="minorHAnsi" w:hAnsiTheme="minorHAnsi"/>
        </w:rPr>
        <w:t xml:space="preserve"> and designed like a layered cake</w:t>
      </w:r>
      <w:r w:rsidRPr="00EE0B97">
        <w:rPr>
          <w:rFonts w:asciiTheme="minorHAnsi" w:hAnsiTheme="minorHAnsi"/>
        </w:rPr>
        <w:t>.</w:t>
      </w:r>
      <w:r w:rsidR="0081692B" w:rsidRPr="00EE0B97">
        <w:rPr>
          <w:rFonts w:asciiTheme="minorHAnsi" w:hAnsiTheme="minorHAnsi"/>
        </w:rPr>
        <w:t xml:space="preserve"> </w:t>
      </w:r>
      <w:r w:rsidR="002016F5" w:rsidRPr="00EE0B97">
        <w:rPr>
          <w:rFonts w:asciiTheme="minorHAnsi" w:hAnsiTheme="minorHAnsi"/>
        </w:rPr>
        <w:t>The designers wanted to create a city built in</w:t>
      </w:r>
      <w:r w:rsidR="001F33BD" w:rsidRPr="00EE0B97">
        <w:rPr>
          <w:rFonts w:asciiTheme="minorHAnsi" w:hAnsiTheme="minorHAnsi"/>
        </w:rPr>
        <w:t xml:space="preserve"> harmony with nature.</w:t>
      </w:r>
    </w:p>
    <w:p w:rsidR="0081692B" w:rsidRPr="00EE0B97" w:rsidRDefault="0081692B" w:rsidP="0081692B">
      <w:pPr>
        <w:widowControl w:val="0"/>
        <w:rPr>
          <w:rFonts w:asciiTheme="minorHAnsi" w:hAnsiTheme="minorHAnsi"/>
        </w:rPr>
      </w:pPr>
    </w:p>
    <w:p w:rsidR="004904FD" w:rsidRPr="00EE0B97" w:rsidRDefault="0081692B" w:rsidP="0081692B">
      <w:pPr>
        <w:widowControl w:val="0"/>
        <w:rPr>
          <w:rFonts w:asciiTheme="minorHAnsi" w:hAnsiTheme="minorHAnsi"/>
        </w:rPr>
      </w:pPr>
      <w:r w:rsidRPr="00EE0B97">
        <w:rPr>
          <w:rFonts w:asciiTheme="minorHAnsi" w:hAnsiTheme="minorHAnsi"/>
        </w:rPr>
        <w:t xml:space="preserve">The bottom layer contains </w:t>
      </w:r>
      <w:r w:rsidR="00665477" w:rsidRPr="00EE0B97">
        <w:rPr>
          <w:rFonts w:asciiTheme="minorHAnsi" w:hAnsiTheme="minorHAnsi"/>
        </w:rPr>
        <w:t xml:space="preserve">factories, recycling centers, communication system, transit system, and other essential guts. </w:t>
      </w:r>
      <w:r w:rsidRPr="00EE0B97">
        <w:rPr>
          <w:rFonts w:asciiTheme="minorHAnsi" w:hAnsiTheme="minorHAnsi"/>
        </w:rPr>
        <w:t>Power comes from</w:t>
      </w:r>
      <w:r w:rsidR="00665477" w:rsidRPr="00EE0B97">
        <w:rPr>
          <w:rFonts w:asciiTheme="minorHAnsi" w:hAnsiTheme="minorHAnsi"/>
        </w:rPr>
        <w:t xml:space="preserve"> geo-thermal energy.</w:t>
      </w:r>
    </w:p>
    <w:p w:rsidR="004904FD" w:rsidRPr="00EE0B97" w:rsidRDefault="004904FD">
      <w:pPr>
        <w:widowControl w:val="0"/>
        <w:rPr>
          <w:rFonts w:asciiTheme="minorHAnsi" w:hAnsiTheme="minorHAnsi"/>
        </w:rPr>
      </w:pPr>
    </w:p>
    <w:p w:rsidR="00695ABB" w:rsidRPr="00EE0B97" w:rsidRDefault="001F33BD" w:rsidP="001F33BD">
      <w:pPr>
        <w:widowControl w:val="0"/>
        <w:rPr>
          <w:rFonts w:asciiTheme="minorHAnsi" w:hAnsiTheme="minorHAnsi"/>
        </w:rPr>
      </w:pPr>
      <w:r w:rsidRPr="00EE0B97">
        <w:rPr>
          <w:rFonts w:asciiTheme="minorHAnsi" w:hAnsiTheme="minorHAnsi"/>
        </w:rPr>
        <w:t>The living area</w:t>
      </w:r>
      <w:r w:rsidR="00BB10AB" w:rsidRPr="00EE0B97">
        <w:rPr>
          <w:rFonts w:asciiTheme="minorHAnsi" w:hAnsiTheme="minorHAnsi"/>
        </w:rPr>
        <w:t>s</w:t>
      </w:r>
      <w:r w:rsidRPr="00EE0B97">
        <w:rPr>
          <w:rFonts w:asciiTheme="minorHAnsi" w:hAnsiTheme="minorHAnsi"/>
        </w:rPr>
        <w:t xml:space="preserve"> </w:t>
      </w:r>
      <w:r w:rsidR="00665477" w:rsidRPr="00EE0B97">
        <w:rPr>
          <w:rFonts w:asciiTheme="minorHAnsi" w:hAnsiTheme="minorHAnsi"/>
        </w:rPr>
        <w:t xml:space="preserve">boast </w:t>
      </w:r>
      <w:r w:rsidR="006F7D23" w:rsidRPr="00EE0B97">
        <w:rPr>
          <w:rFonts w:asciiTheme="minorHAnsi" w:hAnsiTheme="minorHAnsi"/>
        </w:rPr>
        <w:t xml:space="preserve">spacious </w:t>
      </w:r>
      <w:r w:rsidR="00665477" w:rsidRPr="00EE0B97">
        <w:rPr>
          <w:rFonts w:asciiTheme="minorHAnsi" w:hAnsiTheme="minorHAnsi"/>
        </w:rPr>
        <w:t>apartment buildings, shopping centers and plazas. The public spaces are bright and airy, with plenty of things to do.</w:t>
      </w:r>
    </w:p>
    <w:p w:rsidR="00695ABB" w:rsidRPr="00EE0B97" w:rsidRDefault="00695ABB" w:rsidP="001F33BD">
      <w:pPr>
        <w:widowControl w:val="0"/>
        <w:rPr>
          <w:rFonts w:asciiTheme="minorHAnsi" w:hAnsiTheme="minorHAnsi"/>
        </w:rPr>
      </w:pPr>
    </w:p>
    <w:p w:rsidR="004904FD" w:rsidRPr="00EE0B97" w:rsidRDefault="00695ABB" w:rsidP="00695ABB">
      <w:pPr>
        <w:widowControl w:val="0"/>
        <w:rPr>
          <w:rFonts w:asciiTheme="minorHAnsi" w:hAnsiTheme="minorHAnsi"/>
        </w:rPr>
      </w:pPr>
      <w:r w:rsidRPr="00EE0B97">
        <w:rPr>
          <w:rFonts w:asciiTheme="minorHAnsi" w:hAnsiTheme="minorHAnsi"/>
        </w:rPr>
        <w:t xml:space="preserve">Above all this and at the surface are parks. </w:t>
      </w:r>
      <w:r w:rsidR="00665477" w:rsidRPr="00EE0B97">
        <w:rPr>
          <w:rFonts w:asciiTheme="minorHAnsi" w:hAnsiTheme="minorHAnsi"/>
        </w:rPr>
        <w:t>No one flying above would imagine that there is a city buried below.</w:t>
      </w:r>
    </w:p>
    <w:p w:rsidR="004904FD" w:rsidRPr="00EE0B97" w:rsidRDefault="009A2405">
      <w:pPr>
        <w:pStyle w:val="H4"/>
        <w:rPr>
          <w:rFonts w:asciiTheme="minorHAnsi" w:hAnsiTheme="minorHAnsi"/>
        </w:rPr>
      </w:pPr>
      <w:r w:rsidRPr="00EE0B97">
        <w:rPr>
          <w:rFonts w:asciiTheme="minorHAnsi" w:hAnsiTheme="minorHAnsi"/>
        </w:rPr>
        <w:t>Skytropolis</w:t>
      </w:r>
    </w:p>
    <w:p w:rsidR="004904FD" w:rsidRPr="00EE0B97" w:rsidRDefault="009A2405">
      <w:pPr>
        <w:rPr>
          <w:rFonts w:asciiTheme="minorHAnsi" w:hAnsiTheme="minorHAnsi"/>
        </w:rPr>
      </w:pPr>
      <w:proofErr w:type="spellStart"/>
      <w:r w:rsidRPr="00EE0B97">
        <w:rPr>
          <w:rFonts w:asciiTheme="minorHAnsi" w:hAnsiTheme="minorHAnsi"/>
        </w:rPr>
        <w:t>Skytropolis</w:t>
      </w:r>
      <w:proofErr w:type="spellEnd"/>
      <w:r w:rsidR="00665477" w:rsidRPr="00EE0B97">
        <w:rPr>
          <w:rFonts w:asciiTheme="minorHAnsi" w:hAnsiTheme="minorHAnsi"/>
        </w:rPr>
        <w:t xml:space="preserve"> is a super skyscraper that soars </w:t>
      </w:r>
      <w:r w:rsidR="00EE564E" w:rsidRPr="00EE0B97">
        <w:rPr>
          <w:rFonts w:asciiTheme="minorHAnsi" w:hAnsiTheme="minorHAnsi"/>
        </w:rPr>
        <w:t>5</w:t>
      </w:r>
      <w:r w:rsidR="00665477" w:rsidRPr="00EE0B97">
        <w:rPr>
          <w:rFonts w:asciiTheme="minorHAnsi" w:hAnsiTheme="minorHAnsi"/>
        </w:rPr>
        <w:t xml:space="preserve"> miles into the air and uses over 100 acres of land. It’s built entirely from the sup</w:t>
      </w:r>
      <w:r w:rsidR="00EE564E" w:rsidRPr="00EE0B97">
        <w:rPr>
          <w:rFonts w:asciiTheme="minorHAnsi" w:hAnsiTheme="minorHAnsi"/>
        </w:rPr>
        <w:t>er construction material carbon, without the use of iron or concrete.</w:t>
      </w:r>
    </w:p>
    <w:p w:rsidR="004904FD" w:rsidRPr="00EE0B97" w:rsidRDefault="00665477">
      <w:pPr>
        <w:pStyle w:val="H4"/>
        <w:rPr>
          <w:rFonts w:asciiTheme="minorHAnsi" w:hAnsiTheme="minorHAnsi"/>
        </w:rPr>
      </w:pPr>
      <w:r w:rsidRPr="00EE0B97">
        <w:rPr>
          <w:rFonts w:asciiTheme="minorHAnsi" w:hAnsiTheme="minorHAnsi"/>
        </w:rPr>
        <w:lastRenderedPageBreak/>
        <w:t>Transportation</w:t>
      </w:r>
    </w:p>
    <w:p w:rsidR="004904FD" w:rsidRPr="00EE0B97" w:rsidRDefault="00665477">
      <w:pPr>
        <w:rPr>
          <w:rFonts w:asciiTheme="minorHAnsi" w:hAnsiTheme="minorHAnsi"/>
        </w:rPr>
      </w:pPr>
      <w:r w:rsidRPr="00EE0B97">
        <w:rPr>
          <w:rFonts w:asciiTheme="minorHAnsi" w:hAnsiTheme="minorHAnsi"/>
        </w:rPr>
        <w:t xml:space="preserve">For transportation, </w:t>
      </w:r>
      <w:proofErr w:type="spellStart"/>
      <w:r w:rsidR="009A2405" w:rsidRPr="00EE0B97">
        <w:rPr>
          <w:rFonts w:asciiTheme="minorHAnsi" w:hAnsiTheme="minorHAnsi"/>
        </w:rPr>
        <w:t>Skytropolis</w:t>
      </w:r>
      <w:proofErr w:type="spellEnd"/>
      <w:r w:rsidRPr="00EE0B97">
        <w:rPr>
          <w:rFonts w:asciiTheme="minorHAnsi" w:hAnsiTheme="minorHAnsi"/>
        </w:rPr>
        <w:t xml:space="preserve"> has its own airport. In addition, </w:t>
      </w:r>
      <w:proofErr w:type="spellStart"/>
      <w:r w:rsidR="009A2405" w:rsidRPr="00EE0B97">
        <w:rPr>
          <w:rFonts w:asciiTheme="minorHAnsi" w:hAnsiTheme="minorHAnsi"/>
        </w:rPr>
        <w:t>Skytropolis</w:t>
      </w:r>
      <w:proofErr w:type="spellEnd"/>
      <w:r w:rsidRPr="00EE0B97">
        <w:rPr>
          <w:rFonts w:asciiTheme="minorHAnsi" w:hAnsiTheme="minorHAnsi"/>
        </w:rPr>
        <w:t xml:space="preserve"> has an ingenious elevator system. This system is based on our familiar highway system. There is a parking lane, a slow lane and a fast lane.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order to keep the elevator cars running fast, a maximum of five </w:t>
      </w:r>
      <w:r w:rsidR="0017655E" w:rsidRPr="00EE0B97">
        <w:rPr>
          <w:rFonts w:asciiTheme="minorHAnsi" w:hAnsiTheme="minorHAnsi"/>
        </w:rPr>
        <w:t>stops are listed for each trip.</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whole system is computer controlled. For security reasons, the computer is isolated from the network. Service people use </w:t>
      </w:r>
      <w:r w:rsidR="0017655E" w:rsidRPr="00EE0B97">
        <w:rPr>
          <w:rFonts w:asciiTheme="minorHAnsi" w:hAnsiTheme="minorHAnsi"/>
        </w:rPr>
        <w:t>dedicated</w:t>
      </w:r>
      <w:r w:rsidRPr="00EE0B97">
        <w:rPr>
          <w:rFonts w:asciiTheme="minorHAnsi" w:hAnsiTheme="minorHAnsi"/>
        </w:rPr>
        <w:t xml:space="preserve"> terminals in order to maintain the system.</w:t>
      </w:r>
    </w:p>
    <w:p w:rsidR="004904FD" w:rsidRPr="00EE0B97" w:rsidRDefault="004904FD">
      <w:pPr>
        <w:rPr>
          <w:rFonts w:asciiTheme="minorHAnsi" w:hAnsiTheme="minorHAnsi"/>
        </w:rPr>
      </w:pPr>
    </w:p>
    <w:p w:rsidR="004904FD" w:rsidRPr="00EE0B97" w:rsidRDefault="00AD7C39">
      <w:pPr>
        <w:rPr>
          <w:rFonts w:asciiTheme="minorHAnsi" w:hAnsiTheme="minorHAnsi"/>
        </w:rPr>
      </w:pPr>
      <w:r w:rsidRPr="00EE0B97">
        <w:rPr>
          <w:rFonts w:asciiTheme="minorHAnsi" w:hAnsiTheme="minorHAnsi"/>
        </w:rPr>
        <w:t>The computer decides on the most efficient way to reach the desired floors based on which buttons are pressed.</w:t>
      </w:r>
      <w:r w:rsidR="00665477" w:rsidRPr="00EE0B97">
        <w:rPr>
          <w:rFonts w:asciiTheme="minorHAnsi" w:hAnsiTheme="minorHAnsi"/>
        </w:rPr>
        <w:t xml:space="preserve"> Every time a car reaches a stop, </w:t>
      </w:r>
      <w:r w:rsidRPr="00EE0B97">
        <w:rPr>
          <w:rFonts w:asciiTheme="minorHAnsi" w:hAnsiTheme="minorHAnsi"/>
        </w:rPr>
        <w:t xml:space="preserve">it adds </w:t>
      </w:r>
      <w:r w:rsidR="00665477" w:rsidRPr="00EE0B97">
        <w:rPr>
          <w:rFonts w:asciiTheme="minorHAnsi" w:hAnsiTheme="minorHAnsi"/>
        </w:rPr>
        <w:t>a new stop to the list. That means it takes a maximum of 5 stops to get to your destination.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Imagine being a visitor to </w:t>
      </w:r>
      <w:proofErr w:type="spellStart"/>
      <w:r w:rsidR="009A2405" w:rsidRPr="00EE0B97">
        <w:rPr>
          <w:rFonts w:asciiTheme="minorHAnsi" w:hAnsiTheme="minorHAnsi"/>
        </w:rPr>
        <w:t>Skytropolis</w:t>
      </w:r>
      <w:proofErr w:type="spellEnd"/>
      <w:r w:rsidRPr="00EE0B97">
        <w:rPr>
          <w:rFonts w:asciiTheme="minorHAnsi" w:hAnsiTheme="minorHAnsi"/>
        </w:rPr>
        <w:t xml:space="preserve">. You press the elevator button and in </w:t>
      </w:r>
      <w:r w:rsidR="00181F1B" w:rsidRPr="00EE0B97">
        <w:rPr>
          <w:rFonts w:asciiTheme="minorHAnsi" w:hAnsiTheme="minorHAnsi"/>
        </w:rPr>
        <w:t>seconds,</w:t>
      </w:r>
      <w:r w:rsidRPr="00EE0B97">
        <w:rPr>
          <w:rFonts w:asciiTheme="minorHAnsi" w:hAnsiTheme="minorHAnsi"/>
        </w:rPr>
        <w:t xml:space="preserve"> the doors open</w:t>
      </w:r>
      <w:r w:rsidR="00ED0FF5" w:rsidRPr="00EE0B97">
        <w:rPr>
          <w:rFonts w:asciiTheme="minorHAnsi" w:hAnsiTheme="minorHAnsi"/>
        </w:rPr>
        <w:t xml:space="preserve"> and people enter and exit</w:t>
      </w:r>
      <w:r w:rsidRPr="00EE0B97">
        <w:rPr>
          <w:rFonts w:asciiTheme="minorHAnsi" w:hAnsiTheme="minorHAnsi"/>
        </w:rPr>
        <w:t xml:space="preserve">. You are about to step in but realize the car is not going </w:t>
      </w:r>
      <w:r w:rsidR="00695ABB" w:rsidRPr="00EE0B97">
        <w:rPr>
          <w:rFonts w:asciiTheme="minorHAnsi" w:hAnsiTheme="minorHAnsi"/>
        </w:rPr>
        <w:t>to your floor</w:t>
      </w:r>
      <w:r w:rsidRPr="00EE0B97">
        <w:rPr>
          <w:rFonts w:asciiTheme="minorHAnsi" w:hAnsiTheme="minorHAnsi"/>
        </w:rPr>
        <w:t xml:space="preserve">. You wait a minute and finally the </w:t>
      </w:r>
      <w:r w:rsidR="00695ABB" w:rsidRPr="00EE0B97">
        <w:rPr>
          <w:rFonts w:asciiTheme="minorHAnsi" w:hAnsiTheme="minorHAnsi"/>
        </w:rPr>
        <w:t>car going to your floor arrives</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car checks if the way is clear and starts to move upwards and to the right, where the slow lane is located. Here the car speeds up. At this point, the elevator merges with the fast lane. When it comes close to its destination, it merges with the slow lane, and then finally moves left to its destination. If there is a car at the destination, it waits one floor </w:t>
      </w:r>
      <w:r w:rsidR="00EE564E" w:rsidRPr="00EE0B97">
        <w:rPr>
          <w:rFonts w:asciiTheme="minorHAnsi" w:hAnsiTheme="minorHAnsi"/>
        </w:rPr>
        <w:t>away</w:t>
      </w:r>
      <w:r w:rsidRPr="00EE0B97">
        <w:rPr>
          <w:rFonts w:asciiTheme="minorHAnsi" w:hAnsiTheme="minorHAnsi"/>
        </w:rPr>
        <w:t xml:space="preserve"> until that car moves.</w:t>
      </w:r>
    </w:p>
    <w:p w:rsidR="00A73B92" w:rsidRPr="00EE0B97" w:rsidRDefault="00A73B92">
      <w:pPr>
        <w:rPr>
          <w:rFonts w:asciiTheme="minorHAnsi" w:hAnsiTheme="minorHAnsi"/>
        </w:rPr>
      </w:pPr>
    </w:p>
    <w:p w:rsidR="00A73B92" w:rsidRPr="00EE0B97" w:rsidRDefault="008F3ACE" w:rsidP="003356E4">
      <w:pPr>
        <w:jc w:val="center"/>
        <w:rPr>
          <w:rFonts w:asciiTheme="minorHAnsi" w:hAnsiTheme="minorHAnsi"/>
        </w:rPr>
      </w:pPr>
      <w:r w:rsidRPr="00EE0B97">
        <w:rPr>
          <w:rFonts w:asciiTheme="minorHAnsi" w:hAnsiTheme="minorHAnsi"/>
          <w:noProof/>
        </w:rPr>
        <w:lastRenderedPageBreak/>
        <w:drawing>
          <wp:inline distT="0" distB="0" distL="0" distR="0">
            <wp:extent cx="3370921" cy="3334215"/>
            <wp:effectExtent l="19050" t="0" r="929" b="0"/>
            <wp:docPr id="47" name="Picture 46" descr="Elevator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vators.gif"/>
                    <pic:cNvPicPr/>
                  </pic:nvPicPr>
                  <pic:blipFill>
                    <a:blip r:embed="rId112" cstate="print"/>
                    <a:stretch>
                      <a:fillRect/>
                    </a:stretch>
                  </pic:blipFill>
                  <pic:spPr>
                    <a:xfrm>
                      <a:off x="0" y="0"/>
                      <a:ext cx="3380329" cy="3343521"/>
                    </a:xfrm>
                    <a:prstGeom prst="rect">
                      <a:avLst/>
                    </a:prstGeom>
                  </pic:spPr>
                </pic:pic>
              </a:graphicData>
            </a:graphic>
          </wp:inline>
        </w:drawing>
      </w:r>
    </w:p>
    <w:p w:rsidR="004904FD" w:rsidRPr="00EE0B97" w:rsidRDefault="00665477">
      <w:pPr>
        <w:pStyle w:val="H4"/>
        <w:rPr>
          <w:rFonts w:asciiTheme="minorHAnsi" w:hAnsiTheme="minorHAnsi"/>
        </w:rPr>
      </w:pPr>
      <w:r w:rsidRPr="00EE0B97">
        <w:rPr>
          <w:rFonts w:asciiTheme="minorHAnsi" w:hAnsiTheme="minorHAnsi"/>
        </w:rPr>
        <w:t>Security</w:t>
      </w:r>
    </w:p>
    <w:p w:rsidR="004904FD" w:rsidRPr="00EE0B97" w:rsidRDefault="00665477">
      <w:pPr>
        <w:rPr>
          <w:rFonts w:asciiTheme="minorHAnsi" w:hAnsiTheme="minorHAnsi"/>
        </w:rPr>
      </w:pPr>
      <w:r w:rsidRPr="00EE0B97">
        <w:rPr>
          <w:rFonts w:asciiTheme="minorHAnsi" w:hAnsiTheme="minorHAnsi"/>
        </w:rPr>
        <w:t xml:space="preserve">For security, the city </w:t>
      </w:r>
      <w:r w:rsidR="00A902B1" w:rsidRPr="00EE0B97">
        <w:rPr>
          <w:rFonts w:asciiTheme="minorHAnsi" w:hAnsiTheme="minorHAnsi"/>
        </w:rPr>
        <w:t xml:space="preserve">has </w:t>
      </w:r>
      <w:r w:rsidRPr="00EE0B97">
        <w:rPr>
          <w:rFonts w:asciiTheme="minorHAnsi" w:hAnsiTheme="minorHAnsi"/>
        </w:rPr>
        <w:t>two attack helicopters and a military jet to ensure only approved craft enter</w:t>
      </w:r>
      <w:r w:rsidR="00A902B1" w:rsidRPr="00EE0B97">
        <w:rPr>
          <w:rFonts w:asciiTheme="minorHAnsi" w:hAnsiTheme="minorHAnsi"/>
        </w:rPr>
        <w:t>s</w:t>
      </w:r>
      <w:r w:rsidRPr="00EE0B97">
        <w:rPr>
          <w:rFonts w:asciiTheme="minorHAnsi" w:hAnsiTheme="minorHAnsi"/>
        </w:rPr>
        <w:t xml:space="preserve"> </w:t>
      </w:r>
      <w:proofErr w:type="spellStart"/>
      <w:r w:rsidR="009A2405" w:rsidRPr="00EE0B97">
        <w:rPr>
          <w:rFonts w:asciiTheme="minorHAnsi" w:hAnsiTheme="minorHAnsi"/>
        </w:rPr>
        <w:t>Skytropolis</w:t>
      </w:r>
      <w:proofErr w:type="spellEnd"/>
      <w:r w:rsidRPr="00EE0B97">
        <w:rPr>
          <w:rFonts w:asciiTheme="minorHAnsi" w:hAnsiTheme="minorHAnsi"/>
        </w:rPr>
        <w:t>’ airspace.</w:t>
      </w:r>
    </w:p>
    <w:p w:rsidR="004904FD" w:rsidRPr="00EE0B97" w:rsidRDefault="004904FD">
      <w:pPr>
        <w:rPr>
          <w:rFonts w:asciiTheme="minorHAnsi" w:hAnsiTheme="minorHAnsi"/>
        </w:rPr>
      </w:pPr>
    </w:p>
    <w:p w:rsidR="00834C66" w:rsidRPr="00EE0B97" w:rsidRDefault="009A2405">
      <w:pPr>
        <w:rPr>
          <w:rFonts w:asciiTheme="minorHAnsi" w:hAnsiTheme="minorHAnsi"/>
        </w:rPr>
      </w:pPr>
      <w:proofErr w:type="spellStart"/>
      <w:r w:rsidRPr="00EE0B97">
        <w:rPr>
          <w:rFonts w:asciiTheme="minorHAnsi" w:hAnsiTheme="minorHAnsi"/>
        </w:rPr>
        <w:t>Skytropolis</w:t>
      </w:r>
      <w:proofErr w:type="spellEnd"/>
      <w:r w:rsidR="00665477" w:rsidRPr="00EE0B97">
        <w:rPr>
          <w:rFonts w:asciiTheme="minorHAnsi" w:hAnsiTheme="minorHAnsi"/>
        </w:rPr>
        <w:t xml:space="preserve"> also has fire-fighting helicopters and ambulances that </w:t>
      </w:r>
      <w:r w:rsidR="00777936" w:rsidRPr="00EE0B97">
        <w:rPr>
          <w:rFonts w:asciiTheme="minorHAnsi" w:hAnsiTheme="minorHAnsi"/>
        </w:rPr>
        <w:t>can rescue people from any floor</w:t>
      </w:r>
      <w:r w:rsidR="00665477" w:rsidRPr="00EE0B97">
        <w:rPr>
          <w:rFonts w:asciiTheme="minorHAnsi" w:hAnsiTheme="minorHAnsi"/>
        </w:rPr>
        <w:t>.</w:t>
      </w:r>
      <w:r w:rsidR="00834C66" w:rsidRPr="00EE0B97">
        <w:rPr>
          <w:rFonts w:asciiTheme="minorHAnsi" w:hAnsiTheme="minorHAnsi"/>
        </w:rPr>
        <w:t xml:space="preserve"> They dock </w:t>
      </w:r>
      <w:r w:rsidR="00632587" w:rsidRPr="00EE0B97">
        <w:rPr>
          <w:rFonts w:asciiTheme="minorHAnsi" w:hAnsiTheme="minorHAnsi"/>
        </w:rPr>
        <w:t>at specifically designed locations on the building</w:t>
      </w:r>
      <w:r w:rsidR="005C4270" w:rsidRPr="00EE0B97">
        <w:rPr>
          <w:rFonts w:asciiTheme="minorHAnsi" w:hAnsiTheme="minorHAnsi"/>
        </w:rPr>
        <w:t>.</w:t>
      </w:r>
    </w:p>
    <w:p w:rsidR="00834C66" w:rsidRPr="00EE0B97" w:rsidRDefault="00834C66">
      <w:pPr>
        <w:rPr>
          <w:rFonts w:asciiTheme="minorHAnsi" w:hAnsiTheme="minorHAnsi"/>
        </w:rPr>
      </w:pPr>
    </w:p>
    <w:p w:rsidR="00834C66" w:rsidRPr="00EE0B97" w:rsidRDefault="00777936" w:rsidP="00777936">
      <w:pPr>
        <w:jc w:val="center"/>
        <w:rPr>
          <w:rFonts w:asciiTheme="minorHAnsi" w:hAnsiTheme="minorHAnsi"/>
        </w:rPr>
      </w:pPr>
      <w:r w:rsidRPr="00EE0B97">
        <w:rPr>
          <w:rFonts w:asciiTheme="minorHAnsi" w:hAnsiTheme="minorHAnsi"/>
          <w:noProof/>
        </w:rPr>
        <w:drawing>
          <wp:inline distT="0" distB="0" distL="0" distR="0">
            <wp:extent cx="3092639" cy="2241594"/>
            <wp:effectExtent l="19050" t="0" r="0" b="0"/>
            <wp:docPr id="51" name="Picture 50" descr="Hellicopter Deliver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ellicopter Delivery.gif"/>
                    <pic:cNvPicPr/>
                  </pic:nvPicPr>
                  <pic:blipFill>
                    <a:blip r:embed="rId113" cstate="print"/>
                    <a:stretch>
                      <a:fillRect/>
                    </a:stretch>
                  </pic:blipFill>
                  <pic:spPr>
                    <a:xfrm>
                      <a:off x="0" y="0"/>
                      <a:ext cx="3094227" cy="2242745"/>
                    </a:xfrm>
                    <a:prstGeom prst="rect">
                      <a:avLst/>
                    </a:prstGeom>
                  </pic:spPr>
                </pic:pic>
              </a:graphicData>
            </a:graphic>
          </wp:inline>
        </w:drawing>
      </w:r>
    </w:p>
    <w:p w:rsidR="00834C66" w:rsidRPr="00EE0B97" w:rsidRDefault="00834C66">
      <w:pPr>
        <w:rPr>
          <w:rFonts w:asciiTheme="minorHAnsi" w:hAnsiTheme="minorHAnsi"/>
        </w:rPr>
      </w:pPr>
    </w:p>
    <w:p w:rsidR="006B7758" w:rsidRPr="00EE0B97" w:rsidRDefault="00665477">
      <w:pPr>
        <w:rPr>
          <w:rFonts w:asciiTheme="minorHAnsi" w:hAnsiTheme="minorHAnsi"/>
        </w:rPr>
      </w:pPr>
      <w:r w:rsidRPr="00EE0B97">
        <w:rPr>
          <w:rFonts w:asciiTheme="minorHAnsi" w:hAnsiTheme="minorHAnsi"/>
        </w:rPr>
        <w:lastRenderedPageBreak/>
        <w:t xml:space="preserve">In addition, </w:t>
      </w:r>
      <w:proofErr w:type="spellStart"/>
      <w:r w:rsidR="009A2405" w:rsidRPr="00EE0B97">
        <w:rPr>
          <w:rFonts w:asciiTheme="minorHAnsi" w:hAnsiTheme="minorHAnsi"/>
        </w:rPr>
        <w:t>Skytropolis</w:t>
      </w:r>
      <w:proofErr w:type="spellEnd"/>
      <w:r w:rsidRPr="00EE0B97">
        <w:rPr>
          <w:rFonts w:asciiTheme="minorHAnsi" w:hAnsiTheme="minorHAnsi"/>
        </w:rPr>
        <w:t xml:space="preserve"> </w:t>
      </w:r>
      <w:r w:rsidR="00834C66" w:rsidRPr="00EE0B97">
        <w:rPr>
          <w:rFonts w:asciiTheme="minorHAnsi" w:hAnsiTheme="minorHAnsi"/>
        </w:rPr>
        <w:t xml:space="preserve">also </w:t>
      </w:r>
      <w:r w:rsidRPr="00EE0B97">
        <w:rPr>
          <w:rFonts w:asciiTheme="minorHAnsi" w:hAnsiTheme="minorHAnsi"/>
        </w:rPr>
        <w:t>has lifeboats</w:t>
      </w:r>
      <w:r w:rsidR="00834C66" w:rsidRPr="00EE0B97">
        <w:rPr>
          <w:rFonts w:asciiTheme="minorHAnsi" w:hAnsiTheme="minorHAnsi"/>
        </w:rPr>
        <w:t xml:space="preserve"> for emergency use</w:t>
      </w:r>
      <w:r w:rsidRPr="00EE0B97">
        <w:rPr>
          <w:rFonts w:asciiTheme="minorHAnsi" w:hAnsiTheme="minorHAnsi"/>
        </w:rPr>
        <w:t xml:space="preserve">. </w:t>
      </w:r>
      <w:r w:rsidR="006B7758" w:rsidRPr="00EE0B97">
        <w:rPr>
          <w:rFonts w:asciiTheme="minorHAnsi" w:hAnsiTheme="minorHAnsi"/>
        </w:rPr>
        <w:t xml:space="preserve">The lifeboats are air vehicles </w:t>
      </w:r>
      <w:r w:rsidR="00D901BA" w:rsidRPr="00EE0B97">
        <w:rPr>
          <w:rFonts w:asciiTheme="minorHAnsi" w:hAnsiTheme="minorHAnsi"/>
        </w:rPr>
        <w:t xml:space="preserve">designed to move people </w:t>
      </w:r>
      <w:r w:rsidR="0022113D" w:rsidRPr="00EE0B97">
        <w:rPr>
          <w:rFonts w:asciiTheme="minorHAnsi" w:hAnsiTheme="minorHAnsi"/>
        </w:rPr>
        <w:t>to the nearest landing area</w:t>
      </w:r>
      <w:r w:rsidR="00D901BA" w:rsidRPr="00EE0B97">
        <w:rPr>
          <w:rFonts w:asciiTheme="minorHAnsi" w:hAnsiTheme="minorHAnsi"/>
        </w:rPr>
        <w:t xml:space="preserve">. In the case of an emergency, people enter the boat. When the boat is full, you press a button. The boat automatically launches and flies </w:t>
      </w:r>
      <w:r w:rsidR="00ED0FF5" w:rsidRPr="00EE0B97">
        <w:rPr>
          <w:rFonts w:asciiTheme="minorHAnsi" w:hAnsiTheme="minorHAnsi"/>
        </w:rPr>
        <w:t>itself</w:t>
      </w:r>
      <w:r w:rsidR="00D901BA" w:rsidRPr="00EE0B97">
        <w:rPr>
          <w:rFonts w:asciiTheme="minorHAnsi" w:hAnsiTheme="minorHAnsi"/>
        </w:rPr>
        <w:t xml:space="preserve"> to a predetermined safe location.</w:t>
      </w:r>
    </w:p>
    <w:p w:rsidR="00A73B92" w:rsidRPr="00EE0B97" w:rsidRDefault="00A73B92">
      <w:pPr>
        <w:rPr>
          <w:rFonts w:asciiTheme="minorHAnsi" w:hAnsiTheme="minorHAnsi"/>
        </w:rPr>
      </w:pPr>
    </w:p>
    <w:p w:rsidR="00A73B92" w:rsidRPr="00EE0B97" w:rsidRDefault="00A73B92">
      <w:pPr>
        <w:rPr>
          <w:rFonts w:asciiTheme="minorHAnsi" w:hAnsiTheme="minorHAnsi"/>
        </w:rPr>
      </w:pPr>
      <w:r w:rsidRPr="00EE0B97">
        <w:rPr>
          <w:rFonts w:asciiTheme="minorHAnsi" w:hAnsiTheme="minorHAnsi"/>
        </w:rPr>
        <w:t xml:space="preserve">On </w:t>
      </w:r>
      <w:r w:rsidR="00ED0FF5" w:rsidRPr="00EE0B97">
        <w:rPr>
          <w:rFonts w:asciiTheme="minorHAnsi" w:hAnsiTheme="minorHAnsi"/>
        </w:rPr>
        <w:t>September 11, 2001</w:t>
      </w:r>
      <w:r w:rsidRPr="00EE0B97">
        <w:rPr>
          <w:rFonts w:asciiTheme="minorHAnsi" w:hAnsiTheme="minorHAnsi"/>
        </w:rPr>
        <w:t xml:space="preserve">, commercial </w:t>
      </w:r>
      <w:r w:rsidR="00181F1B" w:rsidRPr="00EE0B97">
        <w:rPr>
          <w:rFonts w:asciiTheme="minorHAnsi" w:hAnsiTheme="minorHAnsi"/>
        </w:rPr>
        <w:t>aircraft</w:t>
      </w:r>
      <w:r w:rsidRPr="00EE0B97">
        <w:rPr>
          <w:rFonts w:asciiTheme="minorHAnsi" w:hAnsiTheme="minorHAnsi"/>
        </w:rPr>
        <w:t xml:space="preserve"> collided with the twin towers of the World Trade Center. Both towers collapsed. </w:t>
      </w:r>
      <w:r w:rsidR="00665477" w:rsidRPr="00EE0B97">
        <w:rPr>
          <w:rFonts w:asciiTheme="minorHAnsi" w:hAnsiTheme="minorHAnsi"/>
        </w:rPr>
        <w:t>Can you imagine if the World Trade Center in New York had such lifeboats or at least landing pads?</w:t>
      </w:r>
    </w:p>
    <w:p w:rsidR="00A73B92" w:rsidRPr="00EE0B97" w:rsidRDefault="00A73B92">
      <w:pPr>
        <w:rPr>
          <w:rFonts w:asciiTheme="minorHAnsi" w:hAnsiTheme="minorHAnsi"/>
        </w:rPr>
      </w:pPr>
    </w:p>
    <w:p w:rsidR="00632587" w:rsidRPr="00EE0B97" w:rsidRDefault="00A73B92">
      <w:pPr>
        <w:rPr>
          <w:rFonts w:asciiTheme="minorHAnsi" w:hAnsiTheme="minorHAnsi"/>
        </w:rPr>
      </w:pPr>
      <w:r w:rsidRPr="00EE0B97">
        <w:rPr>
          <w:rFonts w:asciiTheme="minorHAnsi" w:hAnsiTheme="minorHAnsi"/>
        </w:rPr>
        <w:t xml:space="preserve">Lifeboats are required for all skyscrapers over 50 stories high. </w:t>
      </w:r>
      <w:r w:rsidR="004819A7" w:rsidRPr="00EE0B97">
        <w:rPr>
          <w:rFonts w:asciiTheme="minorHAnsi" w:hAnsiTheme="minorHAnsi"/>
        </w:rPr>
        <w:t xml:space="preserve">In addition, landing pads are required </w:t>
      </w:r>
      <w:r w:rsidR="00632587" w:rsidRPr="00EE0B97">
        <w:rPr>
          <w:rFonts w:asciiTheme="minorHAnsi" w:hAnsiTheme="minorHAnsi"/>
        </w:rPr>
        <w:t>so</w:t>
      </w:r>
      <w:r w:rsidR="004819A7" w:rsidRPr="00EE0B97">
        <w:rPr>
          <w:rFonts w:asciiTheme="minorHAnsi" w:hAnsiTheme="minorHAnsi"/>
        </w:rPr>
        <w:t xml:space="preserve"> </w:t>
      </w:r>
      <w:r w:rsidR="00D901BA" w:rsidRPr="00EE0B97">
        <w:rPr>
          <w:rFonts w:asciiTheme="minorHAnsi" w:hAnsiTheme="minorHAnsi"/>
        </w:rPr>
        <w:t xml:space="preserve">Emergency </w:t>
      </w:r>
      <w:r w:rsidR="00420038" w:rsidRPr="00EE0B97">
        <w:rPr>
          <w:rFonts w:asciiTheme="minorHAnsi" w:hAnsiTheme="minorHAnsi"/>
        </w:rPr>
        <w:t>vehicles</w:t>
      </w:r>
      <w:r w:rsidR="00D901BA" w:rsidRPr="00EE0B97">
        <w:rPr>
          <w:rFonts w:asciiTheme="minorHAnsi" w:hAnsiTheme="minorHAnsi"/>
        </w:rPr>
        <w:t xml:space="preserve"> </w:t>
      </w:r>
      <w:r w:rsidR="00632587" w:rsidRPr="00EE0B97">
        <w:rPr>
          <w:rFonts w:asciiTheme="minorHAnsi" w:hAnsiTheme="minorHAnsi"/>
        </w:rPr>
        <w:t>can</w:t>
      </w:r>
      <w:r w:rsidR="00D901BA" w:rsidRPr="00EE0B97">
        <w:rPr>
          <w:rFonts w:asciiTheme="minorHAnsi" w:hAnsiTheme="minorHAnsi"/>
        </w:rPr>
        <w:t xml:space="preserve"> land on retractable landing pads, allowing easy evacuation of the building.</w:t>
      </w:r>
      <w:r w:rsidR="00ED0FF5" w:rsidRPr="00EE0B97">
        <w:rPr>
          <w:rFonts w:asciiTheme="minorHAnsi" w:hAnsiTheme="minorHAnsi"/>
        </w:rPr>
        <w:t xml:space="preserve"> They are similar to the above people ramps, except they are </w:t>
      </w:r>
      <w:r w:rsidR="005C4270" w:rsidRPr="00EE0B97">
        <w:rPr>
          <w:rFonts w:asciiTheme="minorHAnsi" w:hAnsiTheme="minorHAnsi"/>
        </w:rPr>
        <w:t xml:space="preserve">bigger and are </w:t>
      </w:r>
      <w:r w:rsidR="00ED0FF5" w:rsidRPr="00EE0B97">
        <w:rPr>
          <w:rFonts w:asciiTheme="minorHAnsi" w:hAnsiTheme="minorHAnsi"/>
        </w:rPr>
        <w:t>only required on every 30</w:t>
      </w:r>
      <w:r w:rsidR="00ED0FF5" w:rsidRPr="00EE0B97">
        <w:rPr>
          <w:rFonts w:asciiTheme="minorHAnsi" w:hAnsiTheme="minorHAnsi"/>
          <w:vertAlign w:val="superscript"/>
        </w:rPr>
        <w:t>th</w:t>
      </w:r>
      <w:r w:rsidR="00ED0FF5" w:rsidRPr="00EE0B97">
        <w:rPr>
          <w:rFonts w:asciiTheme="minorHAnsi" w:hAnsiTheme="minorHAnsi"/>
        </w:rPr>
        <w:t xml:space="preserve"> floor</w:t>
      </w:r>
      <w:r w:rsidR="00420038" w:rsidRPr="00EE0B97">
        <w:rPr>
          <w:rFonts w:asciiTheme="minorHAnsi" w:hAnsiTheme="minorHAnsi"/>
        </w:rPr>
        <w:t>.</w:t>
      </w:r>
    </w:p>
    <w:p w:rsidR="00632587" w:rsidRPr="00EE0B97" w:rsidRDefault="00632587">
      <w:pPr>
        <w:rPr>
          <w:rFonts w:asciiTheme="minorHAnsi" w:hAnsiTheme="minorHAnsi"/>
        </w:rPr>
      </w:pPr>
    </w:p>
    <w:p w:rsidR="00632587" w:rsidRPr="00EE0B97" w:rsidRDefault="00632587">
      <w:pPr>
        <w:rPr>
          <w:rFonts w:asciiTheme="minorHAnsi" w:hAnsiTheme="minorHAnsi"/>
        </w:rPr>
      </w:pPr>
      <w:r w:rsidRPr="00EE0B97">
        <w:rPr>
          <w:rFonts w:asciiTheme="minorHAnsi" w:hAnsiTheme="minorHAnsi"/>
        </w:rPr>
        <w:t xml:space="preserve">The introduction of affordable sky cars </w:t>
      </w:r>
      <w:r w:rsidR="00420038" w:rsidRPr="00EE0B97">
        <w:rPr>
          <w:rFonts w:asciiTheme="minorHAnsi" w:hAnsiTheme="minorHAnsi"/>
        </w:rPr>
        <w:t>will compel sky scrapper owners to add garages for the use of tenants and guests. This would serve as natural emergency exit</w:t>
      </w:r>
      <w:r w:rsidR="00AD7C39" w:rsidRPr="00EE0B97">
        <w:rPr>
          <w:rFonts w:asciiTheme="minorHAnsi" w:hAnsiTheme="minorHAnsi"/>
        </w:rPr>
        <w:t>s</w:t>
      </w:r>
      <w:r w:rsidR="00420038" w:rsidRPr="00EE0B97">
        <w:rPr>
          <w:rFonts w:asciiTheme="minorHAnsi" w:hAnsiTheme="minorHAnsi"/>
        </w:rPr>
        <w:t>.</w:t>
      </w:r>
    </w:p>
    <w:p w:rsidR="004904FD" w:rsidRPr="00EE0B97" w:rsidRDefault="00665477">
      <w:pPr>
        <w:pStyle w:val="H4"/>
        <w:rPr>
          <w:rFonts w:asciiTheme="minorHAnsi" w:hAnsiTheme="minorHAnsi"/>
        </w:rPr>
      </w:pPr>
      <w:r w:rsidRPr="00EE0B97">
        <w:rPr>
          <w:rFonts w:asciiTheme="minorHAnsi" w:hAnsiTheme="minorHAnsi"/>
        </w:rPr>
        <w:t>Guts</w:t>
      </w:r>
    </w:p>
    <w:p w:rsidR="004904FD" w:rsidRPr="00EE0B97" w:rsidRDefault="00665477">
      <w:pPr>
        <w:rPr>
          <w:rFonts w:asciiTheme="minorHAnsi" w:hAnsiTheme="minorHAnsi"/>
        </w:rPr>
      </w:pPr>
      <w:r w:rsidRPr="00EE0B97">
        <w:rPr>
          <w:rFonts w:asciiTheme="minorHAnsi" w:hAnsiTheme="minorHAnsi"/>
        </w:rPr>
        <w:t xml:space="preserve">The interior of </w:t>
      </w:r>
      <w:proofErr w:type="spellStart"/>
      <w:r w:rsidR="009A2405" w:rsidRPr="00EE0B97">
        <w:rPr>
          <w:rFonts w:asciiTheme="minorHAnsi" w:hAnsiTheme="minorHAnsi"/>
        </w:rPr>
        <w:t>Skytropolis</w:t>
      </w:r>
      <w:proofErr w:type="spellEnd"/>
      <w:r w:rsidR="009A2405" w:rsidRPr="00EE0B97">
        <w:rPr>
          <w:rFonts w:asciiTheme="minorHAnsi" w:hAnsiTheme="minorHAnsi"/>
        </w:rPr>
        <w:t xml:space="preserve"> </w:t>
      </w:r>
      <w:r w:rsidR="00AD7C39" w:rsidRPr="00EE0B97">
        <w:rPr>
          <w:rFonts w:asciiTheme="minorHAnsi" w:hAnsiTheme="minorHAnsi"/>
        </w:rPr>
        <w:t xml:space="preserve">contains space for </w:t>
      </w:r>
      <w:r w:rsidRPr="00EE0B97">
        <w:rPr>
          <w:rFonts w:asciiTheme="minorHAnsi" w:hAnsiTheme="minorHAnsi"/>
        </w:rPr>
        <w:t>industry. Here are located the factories, recycling centers, and communication systems needed to operate the city. Power comes from wind, sun and geothermal energy.</w:t>
      </w:r>
    </w:p>
    <w:p w:rsidR="004904FD" w:rsidRPr="00EE0B97" w:rsidRDefault="00665477">
      <w:pPr>
        <w:pStyle w:val="H3"/>
        <w:rPr>
          <w:rFonts w:asciiTheme="minorHAnsi" w:hAnsiTheme="minorHAnsi"/>
          <w:bCs w:val="0"/>
          <w:szCs w:val="24"/>
        </w:rPr>
      </w:pPr>
      <w:bookmarkStart w:id="286" w:name="_Toc146732898"/>
      <w:bookmarkStart w:id="287" w:name="_Toc383697572"/>
      <w:r w:rsidRPr="00EE0B97">
        <w:rPr>
          <w:rFonts w:asciiTheme="minorHAnsi" w:hAnsiTheme="minorHAnsi"/>
          <w:bCs w:val="0"/>
          <w:szCs w:val="24"/>
        </w:rPr>
        <w:t>The Most Social</w:t>
      </w:r>
      <w:bookmarkEnd w:id="286"/>
      <w:bookmarkEnd w:id="287"/>
    </w:p>
    <w:p w:rsidR="004904FD" w:rsidRPr="00EE0B97" w:rsidRDefault="00665477">
      <w:pPr>
        <w:pStyle w:val="Quote1"/>
        <w:rPr>
          <w:rFonts w:asciiTheme="minorHAnsi" w:hAnsiTheme="minorHAnsi"/>
        </w:rPr>
      </w:pPr>
      <w:r w:rsidRPr="00EE0B97">
        <w:rPr>
          <w:rFonts w:asciiTheme="minorHAnsi" w:hAnsiTheme="minorHAnsi"/>
        </w:rPr>
        <w:t>Some of the most wonderful people</w:t>
      </w:r>
      <w:r w:rsidRPr="00EE0B97">
        <w:rPr>
          <w:rFonts w:asciiTheme="minorHAnsi" w:hAnsiTheme="minorHAnsi"/>
        </w:rPr>
        <w:br/>
        <w:t>are the ones who don’t fit into boxes.</w:t>
      </w:r>
      <w:r w:rsidRPr="00EE0B97">
        <w:rPr>
          <w:rFonts w:asciiTheme="minorHAnsi" w:hAnsiTheme="minorHAnsi"/>
        </w:rPr>
        <w:br/>
        <w:t>-- Tori Amos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rPr>
        <w:t>Some of the most wonderful boxes</w:t>
      </w:r>
      <w:r w:rsidRPr="00EE0B97">
        <w:rPr>
          <w:rFonts w:asciiTheme="minorHAnsi" w:hAnsiTheme="minorHAnsi"/>
        </w:rPr>
        <w:br/>
        <w:t xml:space="preserve">are the ones </w:t>
      </w:r>
      <w:r w:rsidR="0022113D" w:rsidRPr="00EE0B97">
        <w:rPr>
          <w:rFonts w:asciiTheme="minorHAnsi" w:hAnsiTheme="minorHAnsi"/>
        </w:rPr>
        <w:t>that</w:t>
      </w:r>
      <w:r w:rsidRPr="00EE0B97">
        <w:rPr>
          <w:rFonts w:asciiTheme="minorHAnsi" w:hAnsiTheme="minorHAnsi"/>
        </w:rPr>
        <w:t xml:space="preserve"> don’t fit people.</w:t>
      </w:r>
      <w:r w:rsidRPr="00EE0B97">
        <w:rPr>
          <w:rFonts w:asciiTheme="minorHAnsi" w:hAnsiTheme="minorHAnsi"/>
          <w:szCs w:val="24"/>
        </w:rPr>
        <w:br/>
        <w:t>-- Dr. Slip Cam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To encourage people to contribute to society, people who chip in get special recognition.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Aipotu publishes a list of people who’ve contributed to the well-being of society. This list consists of people who donate at least </w:t>
      </w:r>
      <w:r w:rsidR="008F2F64" w:rsidRPr="00EE0B97">
        <w:rPr>
          <w:rFonts w:asciiTheme="minorHAnsi" w:hAnsiTheme="minorHAnsi"/>
        </w:rPr>
        <w:t>10% of their income to charity.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Yes, it is possible to be </w:t>
      </w:r>
      <w:r w:rsidR="008F2F64" w:rsidRPr="00EE0B97">
        <w:rPr>
          <w:rFonts w:asciiTheme="minorHAnsi" w:hAnsiTheme="minorHAnsi"/>
        </w:rPr>
        <w:t>as generous as</w:t>
      </w:r>
      <w:r w:rsidRPr="00EE0B97">
        <w:rPr>
          <w:rFonts w:asciiTheme="minorHAnsi" w:hAnsiTheme="minorHAnsi"/>
        </w:rPr>
        <w:t xml:space="preserve"> Bill </w:t>
      </w:r>
      <w:r w:rsidR="00181F1B" w:rsidRPr="00EE0B97">
        <w:rPr>
          <w:rFonts w:asciiTheme="minorHAnsi" w:hAnsiTheme="minorHAnsi"/>
        </w:rPr>
        <w:t>Gates is</w:t>
      </w:r>
      <w:r w:rsidRPr="00EE0B97">
        <w:rPr>
          <w:rFonts w:asciiTheme="minorHAnsi" w:hAnsiTheme="minorHAnsi"/>
        </w:rPr>
        <w:t xml:space="preserve">, despite the fact that he </w:t>
      </w:r>
      <w:r w:rsidRPr="00EE0B97">
        <w:rPr>
          <w:rFonts w:asciiTheme="minorHAnsi" w:hAnsiTheme="minorHAnsi"/>
        </w:rPr>
        <w:lastRenderedPageBreak/>
        <w:t>donates millions of dollars to charity every year.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Only the name, city and percent given are shown on the list.  Some </w:t>
      </w:r>
      <w:r w:rsidR="008F2F64" w:rsidRPr="00EE0B97">
        <w:rPr>
          <w:rFonts w:asciiTheme="minorHAnsi" w:hAnsiTheme="minorHAnsi"/>
        </w:rPr>
        <w:t>donators</w:t>
      </w:r>
      <w:r w:rsidRPr="00EE0B97">
        <w:rPr>
          <w:rFonts w:asciiTheme="minorHAnsi" w:hAnsiTheme="minorHAnsi"/>
        </w:rPr>
        <w:t xml:space="preserve"> prefer being anonymous on the list</w:t>
      </w:r>
      <w:r w:rsidR="007770DC" w:rsidRPr="00EE0B97">
        <w:rPr>
          <w:rFonts w:asciiTheme="minorHAnsi" w:hAnsiTheme="minorHAnsi"/>
        </w:rPr>
        <w:t xml:space="preserve">, in which case </w:t>
      </w:r>
      <w:r w:rsidR="00753BA3" w:rsidRPr="00EE0B97">
        <w:rPr>
          <w:rFonts w:asciiTheme="minorHAnsi" w:hAnsiTheme="minorHAnsi"/>
        </w:rPr>
        <w:t xml:space="preserve">the list shows </w:t>
      </w:r>
      <w:r w:rsidR="007770DC" w:rsidRPr="00EE0B97">
        <w:rPr>
          <w:rFonts w:asciiTheme="minorHAnsi" w:hAnsiTheme="minorHAnsi"/>
        </w:rPr>
        <w:t>only the c</w:t>
      </w:r>
      <w:r w:rsidR="00753BA3" w:rsidRPr="00EE0B97">
        <w:rPr>
          <w:rFonts w:asciiTheme="minorHAnsi" w:hAnsiTheme="minorHAnsi"/>
        </w:rPr>
        <w:t>ity and percentage donated</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addition to this, people who do volunteer work </w:t>
      </w:r>
      <w:r w:rsidR="00753BA3" w:rsidRPr="00EE0B97">
        <w:rPr>
          <w:rFonts w:asciiTheme="minorHAnsi" w:hAnsiTheme="minorHAnsi"/>
        </w:rPr>
        <w:t>get</w:t>
      </w:r>
      <w:r w:rsidRPr="00EE0B97">
        <w:rPr>
          <w:rFonts w:asciiTheme="minorHAnsi" w:hAnsiTheme="minorHAnsi"/>
        </w:rPr>
        <w:t xml:space="preserve"> recognition. A third list notes people who</w:t>
      </w:r>
      <w:r w:rsidR="008F2F64" w:rsidRPr="00EE0B97">
        <w:rPr>
          <w:rFonts w:asciiTheme="minorHAnsi" w:hAnsiTheme="minorHAnsi"/>
        </w:rPr>
        <w:t>’</w:t>
      </w:r>
      <w:r w:rsidRPr="00EE0B97">
        <w:rPr>
          <w:rFonts w:asciiTheme="minorHAnsi" w:hAnsiTheme="minorHAnsi"/>
        </w:rPr>
        <w:t xml:space="preserve">ve performed heroic acts. </w:t>
      </w:r>
      <w:r w:rsidR="007770DC" w:rsidRPr="00EE0B97">
        <w:rPr>
          <w:rFonts w:asciiTheme="minorHAnsi" w:hAnsiTheme="minorHAnsi"/>
        </w:rPr>
        <w:t>Select</w:t>
      </w:r>
      <w:r w:rsidRPr="00EE0B97">
        <w:rPr>
          <w:rFonts w:asciiTheme="minorHAnsi" w:hAnsiTheme="minorHAnsi"/>
        </w:rPr>
        <w:t xml:space="preserve"> </w:t>
      </w:r>
      <w:r w:rsidR="00C650FF" w:rsidRPr="00EE0B97">
        <w:rPr>
          <w:rFonts w:asciiTheme="minorHAnsi" w:hAnsiTheme="minorHAnsi"/>
        </w:rPr>
        <w:t>p</w:t>
      </w:r>
      <w:r w:rsidRPr="00EE0B97">
        <w:rPr>
          <w:rFonts w:asciiTheme="minorHAnsi" w:hAnsiTheme="minorHAnsi"/>
        </w:rPr>
        <w:t xml:space="preserve">eople from these lists </w:t>
      </w:r>
      <w:r w:rsidR="008F2F64" w:rsidRPr="00EE0B97">
        <w:rPr>
          <w:rFonts w:asciiTheme="minorHAnsi" w:hAnsiTheme="minorHAnsi"/>
        </w:rPr>
        <w:t>receive</w:t>
      </w:r>
      <w:r w:rsidRPr="00EE0B97">
        <w:rPr>
          <w:rFonts w:asciiTheme="minorHAnsi" w:hAnsiTheme="minorHAnsi"/>
        </w:rPr>
        <w:t xml:space="preserve"> special awards.</w:t>
      </w:r>
    </w:p>
    <w:p w:rsidR="004904FD" w:rsidRPr="00EE0B97" w:rsidRDefault="00665477">
      <w:pPr>
        <w:pStyle w:val="H3"/>
        <w:rPr>
          <w:rFonts w:asciiTheme="minorHAnsi" w:hAnsiTheme="minorHAnsi"/>
          <w:bCs w:val="0"/>
          <w:szCs w:val="24"/>
        </w:rPr>
      </w:pPr>
      <w:bookmarkStart w:id="288" w:name="_Toc146731507"/>
      <w:bookmarkStart w:id="289" w:name="_Toc146732856"/>
      <w:bookmarkStart w:id="290" w:name="_Toc383697573"/>
      <w:r w:rsidRPr="00EE0B97">
        <w:rPr>
          <w:rFonts w:asciiTheme="minorHAnsi" w:hAnsiTheme="minorHAnsi"/>
          <w:bCs w:val="0"/>
          <w:szCs w:val="24"/>
        </w:rPr>
        <w:t>Immigration</w:t>
      </w:r>
      <w:bookmarkEnd w:id="288"/>
      <w:bookmarkEnd w:id="289"/>
      <w:bookmarkEnd w:id="290"/>
    </w:p>
    <w:p w:rsidR="004904FD" w:rsidRPr="00EE0B97" w:rsidRDefault="00665477">
      <w:pPr>
        <w:pStyle w:val="Quote1"/>
        <w:rPr>
          <w:rFonts w:asciiTheme="minorHAnsi" w:hAnsiTheme="minorHAnsi"/>
          <w:szCs w:val="24"/>
        </w:rPr>
      </w:pPr>
      <w:r w:rsidRPr="00EE0B97">
        <w:rPr>
          <w:rFonts w:asciiTheme="minorHAnsi" w:hAnsiTheme="minorHAnsi"/>
          <w:szCs w:val="24"/>
        </w:rPr>
        <w:t>Remember, remember always that all of us,</w:t>
      </w:r>
      <w:r w:rsidRPr="00EE0B97">
        <w:rPr>
          <w:rFonts w:asciiTheme="minorHAnsi" w:hAnsiTheme="minorHAnsi"/>
          <w:szCs w:val="24"/>
        </w:rPr>
        <w:br/>
        <w:t>and you and I especially, are descended</w:t>
      </w:r>
      <w:r w:rsidRPr="00EE0B97">
        <w:rPr>
          <w:rFonts w:asciiTheme="minorHAnsi" w:hAnsiTheme="minorHAnsi"/>
          <w:szCs w:val="24"/>
        </w:rPr>
        <w:br/>
        <w:t>from immigrants and revolutionists</w:t>
      </w:r>
      <w:r w:rsidRPr="00EE0B97">
        <w:rPr>
          <w:rFonts w:asciiTheme="minorHAnsi" w:hAnsiTheme="minorHAnsi"/>
          <w:szCs w:val="24"/>
        </w:rPr>
        <w:br/>
        <w:t>-- Franklin D. Roosevelt --</w:t>
      </w:r>
    </w:p>
    <w:p w:rsidR="00EE2131" w:rsidRPr="00EE0B97" w:rsidRDefault="00EE2131">
      <w:pPr>
        <w:pStyle w:val="Quote1"/>
        <w:rPr>
          <w:rFonts w:asciiTheme="minorHAnsi" w:hAnsiTheme="minorHAnsi"/>
          <w:szCs w:val="24"/>
        </w:rPr>
      </w:pPr>
    </w:p>
    <w:p w:rsidR="00EE2131" w:rsidRPr="00EE0B97" w:rsidRDefault="00EE2131">
      <w:pPr>
        <w:pStyle w:val="Quote1"/>
        <w:rPr>
          <w:rFonts w:asciiTheme="minorHAnsi" w:hAnsiTheme="minorHAnsi"/>
          <w:szCs w:val="24"/>
        </w:rPr>
      </w:pPr>
      <w:r w:rsidRPr="00EE0B97">
        <w:rPr>
          <w:rFonts w:asciiTheme="minorHAnsi" w:hAnsiTheme="minorHAnsi"/>
          <w:szCs w:val="24"/>
        </w:rPr>
        <w:t>I love borders,</w:t>
      </w:r>
      <w:r w:rsidRPr="00EE0B97">
        <w:rPr>
          <w:rFonts w:asciiTheme="minorHAnsi" w:hAnsiTheme="minorHAnsi"/>
          <w:szCs w:val="24"/>
        </w:rPr>
        <w:br/>
        <w:t>Because they are so EVIL.</w:t>
      </w:r>
      <w:r w:rsidRPr="00EE0B97">
        <w:rPr>
          <w:rFonts w:asciiTheme="minorHAnsi" w:hAnsiTheme="minorHAnsi"/>
          <w:szCs w:val="24"/>
        </w:rPr>
        <w:br/>
        <w:t>-- Unknown Evil Genius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Many more people seek to immigrate to Aipotu than the </w:t>
      </w:r>
      <w:r w:rsidR="00C650FF" w:rsidRPr="00EE0B97">
        <w:rPr>
          <w:rFonts w:asciiTheme="minorHAnsi" w:hAnsiTheme="minorHAnsi"/>
        </w:rPr>
        <w:t>country</w:t>
      </w:r>
      <w:r w:rsidRPr="00EE0B97">
        <w:rPr>
          <w:rFonts w:asciiTheme="minorHAnsi" w:hAnsiTheme="minorHAnsi"/>
        </w:rPr>
        <w:t xml:space="preserve"> can </w:t>
      </w:r>
      <w:r w:rsidR="00C650FF" w:rsidRPr="00EE0B97">
        <w:rPr>
          <w:rFonts w:asciiTheme="minorHAnsi" w:hAnsiTheme="minorHAnsi"/>
        </w:rPr>
        <w:t xml:space="preserve">easily </w:t>
      </w:r>
      <w:r w:rsidRPr="00EE0B97">
        <w:rPr>
          <w:rFonts w:asciiTheme="minorHAnsi" w:hAnsiTheme="minorHAnsi"/>
        </w:rPr>
        <w:t xml:space="preserve">absorb. </w:t>
      </w:r>
      <w:r w:rsidR="00C650FF" w:rsidRPr="00EE0B97">
        <w:rPr>
          <w:rFonts w:asciiTheme="minorHAnsi" w:hAnsiTheme="minorHAnsi"/>
        </w:rPr>
        <w:t xml:space="preserve">As is normal for other countries, </w:t>
      </w:r>
      <w:r w:rsidRPr="00EE0B97">
        <w:rPr>
          <w:rFonts w:asciiTheme="minorHAnsi" w:hAnsiTheme="minorHAnsi"/>
        </w:rPr>
        <w:t>immigration limits are therefore enforced.</w:t>
      </w:r>
    </w:p>
    <w:p w:rsidR="004904FD" w:rsidRPr="00EE0B97" w:rsidRDefault="004904FD">
      <w:pPr>
        <w:widowControl w:val="0"/>
        <w:rPr>
          <w:rFonts w:asciiTheme="minorHAnsi" w:hAnsiTheme="minorHAnsi"/>
        </w:rPr>
      </w:pPr>
    </w:p>
    <w:p w:rsidR="004904FD" w:rsidRPr="00EE0B97" w:rsidRDefault="00C650FF">
      <w:pPr>
        <w:widowControl w:val="0"/>
        <w:rPr>
          <w:rFonts w:asciiTheme="minorHAnsi" w:hAnsiTheme="minorHAnsi"/>
        </w:rPr>
      </w:pPr>
      <w:r w:rsidRPr="00EE0B97">
        <w:rPr>
          <w:rFonts w:asciiTheme="minorHAnsi" w:hAnsiTheme="minorHAnsi"/>
        </w:rPr>
        <w:t>People can get around this limitation on immigration if they are rich enough.</w:t>
      </w:r>
      <w:r w:rsidR="00665477" w:rsidRPr="00EE0B97">
        <w:rPr>
          <w:rFonts w:asciiTheme="minorHAnsi" w:hAnsiTheme="minorHAnsi"/>
        </w:rPr>
        <w:t xml:space="preserve"> A person can get immigrant status by paying one million.</w:t>
      </w:r>
      <w:r w:rsidR="00E3658A" w:rsidRPr="00EE0B97">
        <w:rPr>
          <w:rFonts w:asciiTheme="minorHAnsi" w:hAnsiTheme="minorHAnsi"/>
        </w:rPr>
        <w:t xml:space="preserve"> This </w:t>
      </w:r>
      <w:r w:rsidR="00E45740" w:rsidRPr="00EE0B97">
        <w:rPr>
          <w:rFonts w:asciiTheme="minorHAnsi" w:hAnsiTheme="minorHAnsi"/>
        </w:rPr>
        <w:t xml:space="preserve">directly </w:t>
      </w:r>
      <w:r w:rsidR="00E3658A" w:rsidRPr="00EE0B97">
        <w:rPr>
          <w:rFonts w:asciiTheme="minorHAnsi" w:hAnsiTheme="minorHAnsi"/>
        </w:rPr>
        <w:t xml:space="preserve">benefits the Aipotu economy since people with proven earning ability are entering the country. This benefits other people seeking immigration rights, since fewer people are competing for </w:t>
      </w:r>
      <w:r w:rsidR="00665477" w:rsidRPr="00EE0B97">
        <w:rPr>
          <w:rFonts w:asciiTheme="minorHAnsi" w:hAnsiTheme="minorHAnsi"/>
        </w:rPr>
        <w:t>the limited immigration numbers.</w:t>
      </w:r>
    </w:p>
    <w:p w:rsidR="004904FD" w:rsidRPr="00EE0B97" w:rsidRDefault="004904FD">
      <w:pPr>
        <w:widowControl w:val="0"/>
        <w:rPr>
          <w:rFonts w:asciiTheme="minorHAnsi" w:hAnsiTheme="minorHAnsi"/>
        </w:rPr>
      </w:pPr>
    </w:p>
    <w:p w:rsidR="004904FD" w:rsidRPr="00EE0B97" w:rsidRDefault="00E3658A">
      <w:pPr>
        <w:widowControl w:val="0"/>
        <w:rPr>
          <w:rFonts w:asciiTheme="minorHAnsi" w:hAnsiTheme="minorHAnsi"/>
        </w:rPr>
      </w:pPr>
      <w:r w:rsidRPr="00EE0B97">
        <w:rPr>
          <w:rFonts w:asciiTheme="minorHAnsi" w:hAnsiTheme="minorHAnsi"/>
        </w:rPr>
        <w:t xml:space="preserve">Family members and businesses sponsor most of the people who enter the country. </w:t>
      </w:r>
      <w:r w:rsidR="00665477" w:rsidRPr="00EE0B97">
        <w:rPr>
          <w:rFonts w:asciiTheme="minorHAnsi" w:hAnsiTheme="minorHAnsi"/>
        </w:rPr>
        <w:t>In addition, many people enter the country as refuges.</w:t>
      </w:r>
    </w:p>
    <w:p w:rsidR="004904FD" w:rsidRPr="00EE0B97" w:rsidRDefault="004904FD">
      <w:pPr>
        <w:widowControl w:val="0"/>
        <w:rPr>
          <w:rFonts w:asciiTheme="minorHAnsi" w:hAnsiTheme="minorHAnsi"/>
        </w:rPr>
      </w:pPr>
    </w:p>
    <w:p w:rsidR="004904FD" w:rsidRPr="00EE0B97" w:rsidRDefault="0018706F">
      <w:pPr>
        <w:widowControl w:val="0"/>
        <w:rPr>
          <w:rFonts w:asciiTheme="minorHAnsi" w:hAnsiTheme="minorHAnsi"/>
        </w:rPr>
      </w:pPr>
      <w:r w:rsidRPr="00EE0B97">
        <w:rPr>
          <w:rFonts w:asciiTheme="minorHAnsi" w:hAnsiTheme="minorHAnsi"/>
        </w:rPr>
        <w:t>All immigrants go on probation when entering the country.</w:t>
      </w:r>
      <w:r w:rsidR="00B8490F" w:rsidRPr="00EE0B97">
        <w:rPr>
          <w:rFonts w:asciiTheme="minorHAnsi" w:hAnsiTheme="minorHAnsi"/>
        </w:rPr>
        <w:t xml:space="preserve"> Probation</w:t>
      </w:r>
      <w:r w:rsidR="00DB12A8" w:rsidRPr="00EE0B97">
        <w:rPr>
          <w:rFonts w:asciiTheme="minorHAnsi" w:hAnsiTheme="minorHAnsi"/>
        </w:rPr>
        <w:t xml:space="preserve"> lasts five years. They must remain law-abiding citizens, or risk deportation.</w:t>
      </w:r>
      <w:r w:rsidR="00665477" w:rsidRPr="00EE0B97">
        <w:rPr>
          <w:rFonts w:asciiTheme="minorHAnsi" w:hAnsiTheme="minorHAnsi"/>
        </w:rPr>
        <w:t xml:space="preserve"> </w:t>
      </w:r>
      <w:r w:rsidR="00CE63F0" w:rsidRPr="00EE0B97">
        <w:rPr>
          <w:rFonts w:asciiTheme="minorHAnsi" w:hAnsiTheme="minorHAnsi"/>
        </w:rPr>
        <w:t>L</w:t>
      </w:r>
      <w:r w:rsidR="00665477" w:rsidRPr="00EE0B97">
        <w:rPr>
          <w:rFonts w:asciiTheme="minorHAnsi" w:hAnsiTheme="minorHAnsi"/>
        </w:rPr>
        <w:t xml:space="preserve">awyers may appeal the decision </w:t>
      </w:r>
      <w:r w:rsidR="00DB12A8" w:rsidRPr="00EE0B97">
        <w:rPr>
          <w:rFonts w:asciiTheme="minorHAnsi" w:hAnsiTheme="minorHAnsi"/>
        </w:rPr>
        <w:t xml:space="preserve">to </w:t>
      </w:r>
      <w:r w:rsidR="00CB3788" w:rsidRPr="00EE0B97">
        <w:rPr>
          <w:rFonts w:asciiTheme="minorHAnsi" w:hAnsiTheme="minorHAnsi"/>
        </w:rPr>
        <w:t xml:space="preserve">deport a criminal, </w:t>
      </w:r>
      <w:r w:rsidR="00665477" w:rsidRPr="00EE0B97">
        <w:rPr>
          <w:rFonts w:asciiTheme="minorHAnsi" w:hAnsiTheme="minorHAnsi"/>
        </w:rPr>
        <w:t>but must do so while the criminal is outside the country. This rule is strictly enforced.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Once they pass this </w:t>
      </w:r>
      <w:r w:rsidR="00181F1B" w:rsidRPr="00EE0B97">
        <w:rPr>
          <w:rFonts w:asciiTheme="minorHAnsi" w:hAnsiTheme="minorHAnsi"/>
        </w:rPr>
        <w:t>five-year</w:t>
      </w:r>
      <w:r w:rsidRPr="00EE0B97">
        <w:rPr>
          <w:rFonts w:asciiTheme="minorHAnsi" w:hAnsiTheme="minorHAnsi"/>
        </w:rPr>
        <w:t xml:space="preserve"> period, the </w:t>
      </w:r>
      <w:r w:rsidR="00CE63F0" w:rsidRPr="00EE0B97">
        <w:rPr>
          <w:rFonts w:asciiTheme="minorHAnsi" w:hAnsiTheme="minorHAnsi"/>
        </w:rPr>
        <w:t>immigrant becomes</w:t>
      </w:r>
      <w:r w:rsidRPr="00EE0B97">
        <w:rPr>
          <w:rFonts w:asciiTheme="minorHAnsi" w:hAnsiTheme="minorHAnsi"/>
        </w:rPr>
        <w:t xml:space="preserve"> a full citizen with the ability to vote and hold office. </w:t>
      </w:r>
      <w:r w:rsidR="0060578E" w:rsidRPr="00EE0B97">
        <w:rPr>
          <w:rFonts w:asciiTheme="minorHAnsi" w:hAnsiTheme="minorHAnsi"/>
        </w:rPr>
        <w:t>They’re</w:t>
      </w:r>
      <w:r w:rsidRPr="00EE0B97">
        <w:rPr>
          <w:rFonts w:asciiTheme="minorHAnsi" w:hAnsiTheme="minorHAnsi"/>
        </w:rPr>
        <w:t xml:space="preserve"> also safe from deportation.</w:t>
      </w:r>
      <w:r w:rsidR="00804D40" w:rsidRPr="00EE0B97">
        <w:rPr>
          <w:rFonts w:asciiTheme="minorHAnsi" w:hAnsiTheme="minorHAnsi"/>
        </w:rPr>
        <w:t xml:space="preserve"> There is</w:t>
      </w:r>
      <w:r w:rsidR="004F388B" w:rsidRPr="00EE0B97">
        <w:rPr>
          <w:rFonts w:asciiTheme="minorHAnsi" w:hAnsiTheme="minorHAnsi"/>
        </w:rPr>
        <w:t xml:space="preserve"> no such thing as guest workers,</w:t>
      </w:r>
      <w:r w:rsidR="00804D40" w:rsidRPr="00EE0B97">
        <w:rPr>
          <w:rFonts w:asciiTheme="minorHAnsi" w:hAnsiTheme="minorHAnsi"/>
        </w:rPr>
        <w:t xml:space="preserve"> who have no rights other than </w:t>
      </w:r>
      <w:r w:rsidR="00490B18" w:rsidRPr="00EE0B97">
        <w:rPr>
          <w:rFonts w:asciiTheme="minorHAnsi" w:hAnsiTheme="minorHAnsi"/>
        </w:rPr>
        <w:t xml:space="preserve">the </w:t>
      </w:r>
      <w:r w:rsidR="00490B18" w:rsidRPr="00EE0B97">
        <w:rPr>
          <w:rFonts w:asciiTheme="minorHAnsi" w:hAnsiTheme="minorHAnsi"/>
        </w:rPr>
        <w:lastRenderedPageBreak/>
        <w:t xml:space="preserve">right to </w:t>
      </w:r>
      <w:r w:rsidR="00804D40" w:rsidRPr="00EE0B97">
        <w:rPr>
          <w:rFonts w:asciiTheme="minorHAnsi" w:hAnsiTheme="minorHAnsi"/>
        </w:rPr>
        <w:t>pay tax</w:t>
      </w:r>
      <w:r w:rsidR="00490B18" w:rsidRPr="00EE0B97">
        <w:rPr>
          <w:rFonts w:asciiTheme="minorHAnsi" w:hAnsiTheme="minorHAnsi"/>
        </w:rPr>
        <w:t xml:space="preserve"> and the right to go to jail if they don’t pay tax</w:t>
      </w:r>
      <w:r w:rsidR="00804D40" w:rsidRPr="00EE0B97">
        <w:rPr>
          <w:rFonts w:asciiTheme="minorHAnsi" w:hAnsiTheme="minorHAnsi"/>
        </w:rPr>
        <w:t>.</w:t>
      </w:r>
      <w:r w:rsidR="004F388B" w:rsidRPr="00EE0B97">
        <w:rPr>
          <w:rFonts w:asciiTheme="minorHAnsi" w:hAnsiTheme="minorHAnsi"/>
        </w:rPr>
        <w:t xml:space="preserve"> If there are insufficient workers, immigration is increased.</w:t>
      </w:r>
    </w:p>
    <w:p w:rsidR="004904FD" w:rsidRPr="00EE0B97" w:rsidRDefault="00665477">
      <w:pPr>
        <w:pStyle w:val="H4"/>
        <w:rPr>
          <w:rFonts w:asciiTheme="minorHAnsi" w:hAnsiTheme="minorHAnsi"/>
        </w:rPr>
      </w:pPr>
      <w:bookmarkStart w:id="291" w:name="_Toc146732857"/>
      <w:r w:rsidRPr="00EE0B97">
        <w:rPr>
          <w:rFonts w:asciiTheme="minorHAnsi" w:hAnsiTheme="minorHAnsi"/>
        </w:rPr>
        <w:t>Entering Society</w:t>
      </w:r>
      <w:bookmarkEnd w:id="291"/>
    </w:p>
    <w:p w:rsidR="004904FD" w:rsidRPr="00EE0B97" w:rsidRDefault="00665477">
      <w:pPr>
        <w:widowControl w:val="0"/>
        <w:rPr>
          <w:rFonts w:asciiTheme="minorHAnsi" w:hAnsiTheme="minorHAnsi"/>
        </w:rPr>
      </w:pPr>
      <w:r w:rsidRPr="00EE0B97">
        <w:rPr>
          <w:rFonts w:asciiTheme="minorHAnsi" w:hAnsiTheme="minorHAnsi"/>
        </w:rPr>
        <w:t xml:space="preserve">Immigrants </w:t>
      </w:r>
      <w:r w:rsidR="00E0348B" w:rsidRPr="00EE0B97">
        <w:rPr>
          <w:rFonts w:asciiTheme="minorHAnsi" w:hAnsiTheme="minorHAnsi"/>
        </w:rPr>
        <w:t>must</w:t>
      </w:r>
      <w:r w:rsidRPr="00EE0B97">
        <w:rPr>
          <w:rFonts w:asciiTheme="minorHAnsi" w:hAnsiTheme="minorHAnsi"/>
        </w:rPr>
        <w:t xml:space="preserve"> take courses that help them integrate into society. These courses introduce them to the history and culture of Aipotu. The courses also explain the laws of the land.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Only some people who enter the country have jobs. For the rest of the people, the National Placement Service (P. </w:t>
      </w:r>
      <w:fldSimple w:instr=" PAGEREF Employment  \* MERGEFORMAT ">
        <w:r w:rsidR="00DA37AD" w:rsidRPr="00EE0B97">
          <w:rPr>
            <w:rFonts w:asciiTheme="minorHAnsi" w:hAnsiTheme="minorHAnsi"/>
            <w:noProof/>
          </w:rPr>
          <w:t>51</w:t>
        </w:r>
      </w:fldSimple>
      <w:r w:rsidRPr="00EE0B97">
        <w:rPr>
          <w:rFonts w:asciiTheme="minorHAnsi" w:hAnsiTheme="minorHAnsi"/>
        </w:rPr>
        <w:t>) is there to help.</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children </w:t>
      </w:r>
      <w:r w:rsidR="00E45740" w:rsidRPr="00EE0B97">
        <w:rPr>
          <w:rFonts w:asciiTheme="minorHAnsi" w:hAnsiTheme="minorHAnsi"/>
        </w:rPr>
        <w:t>go to school</w:t>
      </w:r>
      <w:r w:rsidRPr="00EE0B97">
        <w:rPr>
          <w:rFonts w:asciiTheme="minorHAnsi" w:hAnsiTheme="minorHAnsi"/>
        </w:rPr>
        <w:t>.</w:t>
      </w:r>
    </w:p>
    <w:p w:rsidR="004904FD" w:rsidRPr="00EE0B97" w:rsidRDefault="00665477">
      <w:pPr>
        <w:pStyle w:val="H4"/>
        <w:rPr>
          <w:rFonts w:asciiTheme="minorHAnsi" w:hAnsiTheme="minorHAnsi"/>
        </w:rPr>
      </w:pPr>
      <w:bookmarkStart w:id="292" w:name="_Toc146732858"/>
      <w:r w:rsidRPr="00EE0B97">
        <w:rPr>
          <w:rFonts w:asciiTheme="minorHAnsi" w:hAnsiTheme="minorHAnsi"/>
        </w:rPr>
        <w:t>Squatters Rights</w:t>
      </w:r>
      <w:bookmarkEnd w:id="292"/>
    </w:p>
    <w:p w:rsidR="004904FD" w:rsidRPr="00EE0B97" w:rsidRDefault="00665477">
      <w:pPr>
        <w:widowControl w:val="0"/>
        <w:rPr>
          <w:rFonts w:asciiTheme="minorHAnsi" w:hAnsiTheme="minorHAnsi"/>
        </w:rPr>
      </w:pPr>
      <w:r w:rsidRPr="00EE0B97">
        <w:rPr>
          <w:rFonts w:asciiTheme="minorHAnsi" w:hAnsiTheme="minorHAnsi"/>
        </w:rPr>
        <w:t xml:space="preserve">In some countries, if a squatter lives uninvited on a piece of land for ten years, then by law they own that land. This principle </w:t>
      </w:r>
      <w:r w:rsidR="00E0348B" w:rsidRPr="00EE0B97">
        <w:rPr>
          <w:rFonts w:asciiTheme="minorHAnsi" w:hAnsiTheme="minorHAnsi"/>
        </w:rPr>
        <w:t>applies to</w:t>
      </w:r>
      <w:r w:rsidRPr="00EE0B97">
        <w:rPr>
          <w:rFonts w:asciiTheme="minorHAnsi" w:hAnsiTheme="minorHAnsi"/>
        </w:rPr>
        <w:t xml:space="preserve"> the entire country of Aipotu. If an </w:t>
      </w:r>
      <w:r w:rsidR="00CE63F0" w:rsidRPr="00EE0B97">
        <w:rPr>
          <w:rFonts w:asciiTheme="minorHAnsi" w:hAnsiTheme="minorHAnsi"/>
        </w:rPr>
        <w:t>undocumented</w:t>
      </w:r>
      <w:r w:rsidRPr="00EE0B97">
        <w:rPr>
          <w:rFonts w:asciiTheme="minorHAnsi" w:hAnsiTheme="minorHAnsi"/>
        </w:rPr>
        <w:t xml:space="preserve"> alien stays in the country without causing trouble for ten years, </w:t>
      </w:r>
      <w:r w:rsidR="00CE63F0" w:rsidRPr="00EE0B97">
        <w:rPr>
          <w:rFonts w:asciiTheme="minorHAnsi" w:hAnsiTheme="minorHAnsi"/>
        </w:rPr>
        <w:t xml:space="preserve">then </w:t>
      </w:r>
      <w:r w:rsidRPr="00EE0B97">
        <w:rPr>
          <w:rFonts w:asciiTheme="minorHAnsi" w:hAnsiTheme="minorHAnsi"/>
        </w:rPr>
        <w:t>they automatically gain citizenship.</w:t>
      </w:r>
    </w:p>
    <w:p w:rsidR="004904FD" w:rsidRPr="00EE0B97" w:rsidRDefault="00665477">
      <w:pPr>
        <w:pStyle w:val="H3"/>
        <w:rPr>
          <w:rFonts w:asciiTheme="minorHAnsi" w:hAnsiTheme="minorHAnsi"/>
          <w:bCs w:val="0"/>
          <w:szCs w:val="24"/>
        </w:rPr>
      </w:pPr>
      <w:bookmarkStart w:id="293" w:name="_Toc146731508"/>
      <w:bookmarkStart w:id="294" w:name="_Toc146732859"/>
      <w:bookmarkStart w:id="295" w:name="_Toc383697574"/>
      <w:r w:rsidRPr="00EE0B97">
        <w:rPr>
          <w:rFonts w:asciiTheme="minorHAnsi" w:hAnsiTheme="minorHAnsi"/>
          <w:bCs w:val="0"/>
          <w:szCs w:val="24"/>
        </w:rPr>
        <w:t>Marriage</w:t>
      </w:r>
      <w:bookmarkEnd w:id="293"/>
      <w:bookmarkEnd w:id="294"/>
      <w:bookmarkEnd w:id="295"/>
    </w:p>
    <w:p w:rsidR="004904FD" w:rsidRPr="00EE0B97" w:rsidRDefault="00665477">
      <w:pPr>
        <w:pStyle w:val="Quote1"/>
        <w:rPr>
          <w:rFonts w:asciiTheme="minorHAnsi" w:hAnsiTheme="minorHAnsi"/>
          <w:szCs w:val="24"/>
        </w:rPr>
      </w:pPr>
      <w:r w:rsidRPr="00EE0B97">
        <w:rPr>
          <w:rFonts w:asciiTheme="minorHAnsi" w:hAnsiTheme="minorHAnsi"/>
          <w:szCs w:val="24"/>
        </w:rPr>
        <w:t>Accept the things to which fate binds you,</w:t>
      </w:r>
      <w:r w:rsidRPr="00EE0B97">
        <w:rPr>
          <w:rFonts w:asciiTheme="minorHAnsi" w:hAnsiTheme="minorHAnsi"/>
          <w:szCs w:val="24"/>
        </w:rPr>
        <w:br/>
        <w:t>and love the people with whom</w:t>
      </w:r>
      <w:r w:rsidRPr="00EE0B97">
        <w:rPr>
          <w:rFonts w:asciiTheme="minorHAnsi" w:hAnsiTheme="minorHAnsi"/>
          <w:szCs w:val="24"/>
        </w:rPr>
        <w:br/>
        <w:t>fate brings you together,</w:t>
      </w:r>
      <w:r w:rsidRPr="00EE0B97">
        <w:rPr>
          <w:rFonts w:asciiTheme="minorHAnsi" w:hAnsiTheme="minorHAnsi"/>
          <w:szCs w:val="24"/>
        </w:rPr>
        <w:br/>
        <w:t>but do so with all your heart.</w:t>
      </w:r>
      <w:r w:rsidRPr="00EE0B97">
        <w:rPr>
          <w:rFonts w:asciiTheme="minorHAnsi" w:hAnsiTheme="minorHAnsi"/>
          <w:szCs w:val="24"/>
        </w:rPr>
        <w:br/>
        <w:t>-- Marcus Aurelius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Does it really matter what</w:t>
      </w:r>
      <w:r w:rsidRPr="00EE0B97">
        <w:rPr>
          <w:rFonts w:asciiTheme="minorHAnsi" w:hAnsiTheme="minorHAnsi"/>
          <w:szCs w:val="24"/>
        </w:rPr>
        <w:br/>
        <w:t xml:space="preserve"> these affectionate people do –</w:t>
      </w:r>
      <w:r w:rsidRPr="00EE0B97">
        <w:rPr>
          <w:rFonts w:asciiTheme="minorHAnsi" w:hAnsiTheme="minorHAnsi"/>
          <w:szCs w:val="24"/>
        </w:rPr>
        <w:br/>
        <w:t>so long as they don’t do it in the streets</w:t>
      </w:r>
      <w:r w:rsidRPr="00EE0B97">
        <w:rPr>
          <w:rFonts w:asciiTheme="minorHAnsi" w:hAnsiTheme="minorHAnsi"/>
          <w:szCs w:val="24"/>
        </w:rPr>
        <w:br/>
        <w:t xml:space="preserve"> and frighten the horses!</w:t>
      </w:r>
      <w:r w:rsidRPr="00EE0B97">
        <w:rPr>
          <w:rFonts w:asciiTheme="minorHAnsi" w:hAnsiTheme="minorHAnsi"/>
          <w:szCs w:val="24"/>
        </w:rPr>
        <w:br/>
        <w:t>-- Mrs. Patrick Campbell --</w:t>
      </w:r>
    </w:p>
    <w:p w:rsidR="004904FD" w:rsidRPr="00EE0B97" w:rsidRDefault="004904FD">
      <w:pPr>
        <w:widowControl w:val="0"/>
        <w:rPr>
          <w:rFonts w:asciiTheme="minorHAnsi" w:hAnsiTheme="minorHAnsi"/>
        </w:rPr>
      </w:pPr>
    </w:p>
    <w:p w:rsidR="0079087D" w:rsidRPr="00EE0B97" w:rsidRDefault="0079087D" w:rsidP="0079087D">
      <w:pPr>
        <w:pStyle w:val="quote2"/>
        <w:rPr>
          <w:rFonts w:asciiTheme="minorHAnsi" w:hAnsiTheme="minorHAnsi"/>
        </w:rPr>
      </w:pPr>
      <w:r w:rsidRPr="00EE0B97">
        <w:rPr>
          <w:rFonts w:asciiTheme="minorHAnsi" w:hAnsiTheme="minorHAnsi"/>
        </w:rPr>
        <w:t>“People often equate love with happiness. Yet happiness is a state of mind that must develop within you and not be d</w:t>
      </w:r>
      <w:r w:rsidR="00534A8C" w:rsidRPr="00EE0B97">
        <w:rPr>
          <w:rFonts w:asciiTheme="minorHAnsi" w:hAnsiTheme="minorHAnsi"/>
        </w:rPr>
        <w:t>ependent upon someone else…Love takes hard work and continual maintenance. I have had numerous divorced subjects who learn that their first loves were primary soulmates. Things might have worked out if they had both tried harder.”</w:t>
      </w:r>
      <w:r w:rsidR="00534A8C" w:rsidRPr="00EE0B97">
        <w:rPr>
          <w:rStyle w:val="FootnoteReference"/>
          <w:rFonts w:asciiTheme="minorHAnsi" w:hAnsiTheme="minorHAnsi"/>
        </w:rPr>
        <w:footnoteReference w:id="72"/>
      </w:r>
    </w:p>
    <w:p w:rsidR="004904FD" w:rsidRPr="00EE0B97" w:rsidRDefault="00665477">
      <w:pPr>
        <w:widowControl w:val="0"/>
        <w:rPr>
          <w:rFonts w:asciiTheme="minorHAnsi" w:hAnsiTheme="minorHAnsi"/>
        </w:rPr>
      </w:pPr>
      <w:r w:rsidRPr="00EE0B97">
        <w:rPr>
          <w:rFonts w:asciiTheme="minorHAnsi" w:hAnsiTheme="minorHAnsi"/>
        </w:rPr>
        <w:lastRenderedPageBreak/>
        <w:t>Marriage in Aipotu is very flexible. After all, what adults do is no one’s business. There are however some rules governing marriage, but these are in place in order to protect people from harm.</w:t>
      </w:r>
    </w:p>
    <w:p w:rsidR="004904FD" w:rsidRPr="00EE0B97" w:rsidRDefault="004904FD">
      <w:pPr>
        <w:widowControl w:val="0"/>
        <w:rPr>
          <w:rFonts w:asciiTheme="minorHAnsi" w:hAnsiTheme="minorHAnsi"/>
        </w:rPr>
      </w:pPr>
    </w:p>
    <w:p w:rsidR="004904FD" w:rsidRPr="00EE0B97" w:rsidRDefault="00E0348B">
      <w:pPr>
        <w:pStyle w:val="Header"/>
        <w:widowControl w:val="0"/>
        <w:tabs>
          <w:tab w:val="clear" w:pos="4320"/>
          <w:tab w:val="clear" w:pos="8640"/>
        </w:tabs>
        <w:rPr>
          <w:rFonts w:asciiTheme="minorHAnsi" w:hAnsiTheme="minorHAnsi"/>
        </w:rPr>
      </w:pPr>
      <w:r w:rsidRPr="00EE0B97">
        <w:rPr>
          <w:rFonts w:asciiTheme="minorHAnsi" w:hAnsiTheme="minorHAnsi"/>
        </w:rPr>
        <w:t xml:space="preserve">Some </w:t>
      </w:r>
      <w:r w:rsidR="00665477" w:rsidRPr="00EE0B97">
        <w:rPr>
          <w:rFonts w:asciiTheme="minorHAnsi" w:hAnsiTheme="minorHAnsi"/>
        </w:rPr>
        <w:t>cultures</w:t>
      </w:r>
      <w:r w:rsidRPr="00EE0B97">
        <w:rPr>
          <w:rFonts w:asciiTheme="minorHAnsi" w:hAnsiTheme="minorHAnsi"/>
        </w:rPr>
        <w:t xml:space="preserve"> force</w:t>
      </w:r>
      <w:r w:rsidR="00665477" w:rsidRPr="00EE0B97">
        <w:rPr>
          <w:rFonts w:asciiTheme="minorHAnsi" w:hAnsiTheme="minorHAnsi"/>
        </w:rPr>
        <w:t xml:space="preserve"> children into marriage. This is rarely good for the child</w:t>
      </w:r>
      <w:r w:rsidRPr="00EE0B97">
        <w:rPr>
          <w:rFonts w:asciiTheme="minorHAnsi" w:hAnsiTheme="minorHAnsi"/>
        </w:rPr>
        <w:t>, hence this next law</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C001:</w:t>
      </w:r>
      <w:r w:rsidR="00B94B5C" w:rsidRPr="00EE0B97">
        <w:rPr>
          <w:b/>
        </w:rPr>
        <w:tab/>
      </w:r>
      <w:r w:rsidRPr="00EE0B97">
        <w:t xml:space="preserve">Only an adult of sound mind may enter into </w:t>
      </w:r>
      <w:r w:rsidR="00A42C20" w:rsidRPr="00EE0B97">
        <w:t>a civil union</w:t>
      </w:r>
      <w:r w:rsidRPr="00EE0B97">
        <w:t xml:space="preserve">. The participation in the </w:t>
      </w:r>
      <w:r w:rsidR="00A42C20" w:rsidRPr="00EE0B97">
        <w:t>union</w:t>
      </w:r>
      <w:r w:rsidRPr="00EE0B97">
        <w:t xml:space="preserve"> must be voluntary on the part of all participants.</w:t>
      </w:r>
    </w:p>
    <w:p w:rsidR="004904FD" w:rsidRPr="00EE0B97" w:rsidRDefault="004904FD">
      <w:pPr>
        <w:widowControl w:val="0"/>
        <w:rPr>
          <w:rFonts w:asciiTheme="minorHAnsi" w:hAnsiTheme="minorHAnsi"/>
        </w:rPr>
      </w:pPr>
    </w:p>
    <w:p w:rsidR="004904FD" w:rsidRPr="00EE0B97" w:rsidRDefault="00E0348B">
      <w:pPr>
        <w:widowControl w:val="0"/>
        <w:rPr>
          <w:rFonts w:asciiTheme="minorHAnsi" w:hAnsiTheme="minorHAnsi"/>
        </w:rPr>
      </w:pPr>
      <w:r w:rsidRPr="00EE0B97">
        <w:rPr>
          <w:rFonts w:asciiTheme="minorHAnsi" w:hAnsiTheme="minorHAnsi"/>
        </w:rPr>
        <w:t>We must note a</w:t>
      </w:r>
      <w:r w:rsidR="00665477" w:rsidRPr="00EE0B97">
        <w:rPr>
          <w:rFonts w:asciiTheme="minorHAnsi" w:hAnsiTheme="minorHAnsi"/>
        </w:rPr>
        <w:t>n important thing about marriages</w:t>
      </w:r>
      <w:r w:rsidR="00D163A0" w:rsidRPr="00EE0B97">
        <w:rPr>
          <w:rFonts w:asciiTheme="minorHAnsi" w:hAnsiTheme="minorHAnsi"/>
        </w:rPr>
        <w:t xml:space="preserve"> in Aipotu</w:t>
      </w:r>
      <w:r w:rsidR="00665477" w:rsidRPr="00EE0B97">
        <w:rPr>
          <w:rFonts w:asciiTheme="minorHAnsi" w:hAnsiTheme="minorHAnsi"/>
        </w:rPr>
        <w:t xml:space="preserve">. </w:t>
      </w:r>
      <w:r w:rsidR="00D163A0" w:rsidRPr="00EE0B97">
        <w:rPr>
          <w:rFonts w:asciiTheme="minorHAnsi" w:hAnsiTheme="minorHAnsi"/>
        </w:rPr>
        <w:t>All m</w:t>
      </w:r>
      <w:r w:rsidR="00665477" w:rsidRPr="00EE0B97">
        <w:rPr>
          <w:rFonts w:asciiTheme="minorHAnsi" w:hAnsiTheme="minorHAnsi"/>
        </w:rPr>
        <w:t xml:space="preserve">arriages are civil unions. People who wish to get married in a religious ceremony must abide by the rules of the religious institution involved. The reason is because there is an almost complete separation between church and state. As long as </w:t>
      </w:r>
      <w:r w:rsidR="00E45740" w:rsidRPr="00EE0B97">
        <w:rPr>
          <w:rFonts w:asciiTheme="minorHAnsi" w:hAnsiTheme="minorHAnsi"/>
        </w:rPr>
        <w:t>people</w:t>
      </w:r>
      <w:r w:rsidR="00665477" w:rsidRPr="00EE0B97">
        <w:rPr>
          <w:rFonts w:asciiTheme="minorHAnsi" w:hAnsiTheme="minorHAnsi"/>
        </w:rPr>
        <w:t xml:space="preserve"> don</w:t>
      </w:r>
      <w:r w:rsidR="006202B4" w:rsidRPr="00EE0B97">
        <w:rPr>
          <w:rFonts w:asciiTheme="minorHAnsi" w:hAnsiTheme="minorHAnsi"/>
        </w:rPr>
        <w:t>’</w:t>
      </w:r>
      <w:r w:rsidR="00665477" w:rsidRPr="00EE0B97">
        <w:rPr>
          <w:rFonts w:asciiTheme="minorHAnsi" w:hAnsiTheme="minorHAnsi"/>
        </w:rPr>
        <w:t>t harm others, they may do as they wish.</w:t>
      </w:r>
    </w:p>
    <w:p w:rsidR="009B5DA0" w:rsidRPr="00EE0B97" w:rsidRDefault="009B5DA0">
      <w:pPr>
        <w:widowControl w:val="0"/>
        <w:rPr>
          <w:rFonts w:asciiTheme="minorHAnsi" w:hAnsiTheme="minorHAnsi"/>
        </w:rPr>
      </w:pPr>
    </w:p>
    <w:p w:rsidR="004904FD" w:rsidRPr="00EE0B97" w:rsidRDefault="00054CB7" w:rsidP="00755E7F">
      <w:pPr>
        <w:pStyle w:val="Subtitle1"/>
      </w:pPr>
      <w:r w:rsidRPr="00EE0B97">
        <w:drawing>
          <wp:inline distT="0" distB="0" distL="0" distR="0">
            <wp:extent cx="3106420" cy="2379980"/>
            <wp:effectExtent l="1905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14" cstate="print"/>
                    <a:srcRect/>
                    <a:stretch>
                      <a:fillRect/>
                    </a:stretch>
                  </pic:blipFill>
                  <pic:spPr bwMode="auto">
                    <a:xfrm>
                      <a:off x="0" y="0"/>
                      <a:ext cx="3106420" cy="2379980"/>
                    </a:xfrm>
                    <a:prstGeom prst="rect">
                      <a:avLst/>
                    </a:prstGeom>
                    <a:noFill/>
                    <a:ln w="9525">
                      <a:noFill/>
                      <a:miter lim="800000"/>
                      <a:headEnd/>
                      <a:tailEnd/>
                    </a:ln>
                  </pic:spPr>
                </pic:pic>
              </a:graphicData>
            </a:graphic>
          </wp:inline>
        </w:drawing>
      </w:r>
      <w:r w:rsidR="00665477" w:rsidRPr="00EE0B97">
        <w:br/>
        <w:t>Courtesy United Feature Syndicate</w:t>
      </w:r>
      <w:r w:rsidR="00665477" w:rsidRPr="00EE0B97">
        <w:br/>
        <w:t>10-11-1998</w:t>
      </w:r>
    </w:p>
    <w:p w:rsidR="004904FD" w:rsidRPr="00EE0B97" w:rsidRDefault="004904FD">
      <w:pPr>
        <w:widowControl w:val="0"/>
        <w:rPr>
          <w:rFonts w:asciiTheme="minorHAnsi" w:hAnsiTheme="minorHAnsi"/>
          <w:vanish/>
        </w:rPr>
      </w:pPr>
    </w:p>
    <w:p w:rsidR="004904FD" w:rsidRPr="00EE0B97" w:rsidRDefault="00665477">
      <w:pPr>
        <w:pStyle w:val="H4"/>
        <w:rPr>
          <w:rFonts w:asciiTheme="minorHAnsi" w:hAnsiTheme="minorHAnsi"/>
        </w:rPr>
      </w:pPr>
      <w:bookmarkStart w:id="296" w:name="_Toc146732860"/>
      <w:r w:rsidRPr="00EE0B97">
        <w:rPr>
          <w:rFonts w:asciiTheme="minorHAnsi" w:hAnsiTheme="minorHAnsi"/>
        </w:rPr>
        <w:t>Family Name</w:t>
      </w:r>
      <w:bookmarkEnd w:id="296"/>
    </w:p>
    <w:p w:rsidR="004904FD" w:rsidRPr="00EE0B97" w:rsidRDefault="00665477">
      <w:pPr>
        <w:widowControl w:val="0"/>
        <w:rPr>
          <w:rFonts w:asciiTheme="minorHAnsi" w:hAnsiTheme="minorHAnsi"/>
        </w:rPr>
      </w:pPr>
      <w:r w:rsidRPr="00EE0B97">
        <w:rPr>
          <w:rFonts w:asciiTheme="minorHAnsi" w:hAnsiTheme="minorHAnsi"/>
        </w:rPr>
        <w:t xml:space="preserve">In many parts of the world, people try to get sons in order to pass on their name. This has caused trouble for </w:t>
      </w:r>
      <w:r w:rsidR="00A42C20" w:rsidRPr="00EE0B97">
        <w:rPr>
          <w:rFonts w:asciiTheme="minorHAnsi" w:hAnsiTheme="minorHAnsi"/>
        </w:rPr>
        <w:t>women throughout the centuries.</w:t>
      </w:r>
    </w:p>
    <w:p w:rsidR="004904FD" w:rsidRPr="00EE0B97" w:rsidRDefault="004904FD">
      <w:pPr>
        <w:widowControl w:val="0"/>
        <w:rPr>
          <w:rFonts w:asciiTheme="minorHAnsi" w:hAnsiTheme="minorHAnsi"/>
        </w:rPr>
      </w:pPr>
    </w:p>
    <w:p w:rsidR="004904FD" w:rsidRPr="00EE0B97" w:rsidRDefault="00D163A0">
      <w:pPr>
        <w:widowControl w:val="0"/>
        <w:rPr>
          <w:rFonts w:asciiTheme="minorHAnsi" w:hAnsiTheme="minorHAnsi"/>
        </w:rPr>
      </w:pPr>
      <w:r w:rsidRPr="00EE0B97">
        <w:rPr>
          <w:rFonts w:asciiTheme="minorHAnsi" w:hAnsiTheme="minorHAnsi"/>
        </w:rPr>
        <w:t>This law tries t</w:t>
      </w:r>
      <w:r w:rsidR="00665477" w:rsidRPr="00EE0B97">
        <w:rPr>
          <w:rFonts w:asciiTheme="minorHAnsi" w:hAnsiTheme="minorHAnsi"/>
        </w:rPr>
        <w:t>o overcome this problem:</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C002:</w:t>
      </w:r>
      <w:r w:rsidR="00B94B5C" w:rsidRPr="00EE0B97">
        <w:rPr>
          <w:b/>
        </w:rPr>
        <w:tab/>
      </w:r>
      <w:r w:rsidRPr="00EE0B97">
        <w:t>When joining in a civil union, the participants must take on the family name of the person with the highest social status.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means that your family name can continue even with </w:t>
      </w:r>
      <w:r w:rsidR="009A3296" w:rsidRPr="00EE0B97">
        <w:rPr>
          <w:rFonts w:asciiTheme="minorHAnsi" w:hAnsiTheme="minorHAnsi"/>
        </w:rPr>
        <w:t xml:space="preserve">only </w:t>
      </w:r>
      <w:r w:rsidRPr="00EE0B97">
        <w:rPr>
          <w:rFonts w:asciiTheme="minorHAnsi" w:hAnsiTheme="minorHAnsi"/>
        </w:rPr>
        <w:t>daughters.</w:t>
      </w:r>
    </w:p>
    <w:p w:rsidR="004904FD" w:rsidRPr="00EE0B97" w:rsidRDefault="004904FD">
      <w:pPr>
        <w:widowControl w:val="0"/>
        <w:rPr>
          <w:rFonts w:asciiTheme="minorHAnsi" w:hAnsiTheme="minorHAnsi"/>
        </w:rPr>
      </w:pPr>
    </w:p>
    <w:p w:rsidR="004904FD" w:rsidRPr="00EE0B97" w:rsidRDefault="00812A8B">
      <w:pPr>
        <w:widowControl w:val="0"/>
        <w:rPr>
          <w:rFonts w:asciiTheme="minorHAnsi" w:hAnsiTheme="minorHAnsi"/>
        </w:rPr>
      </w:pPr>
      <w:r w:rsidRPr="00EE0B97">
        <w:rPr>
          <w:rFonts w:asciiTheme="minorHAnsi" w:hAnsiTheme="minorHAnsi"/>
        </w:rPr>
        <w:t>S</w:t>
      </w:r>
      <w:r w:rsidR="00665477" w:rsidRPr="00EE0B97">
        <w:rPr>
          <w:rFonts w:asciiTheme="minorHAnsi" w:hAnsiTheme="minorHAnsi"/>
        </w:rPr>
        <w:t>econdly</w:t>
      </w:r>
      <w:r w:rsidR="009A3296" w:rsidRPr="00EE0B97">
        <w:rPr>
          <w:rFonts w:asciiTheme="minorHAnsi" w:hAnsiTheme="minorHAnsi"/>
        </w:rPr>
        <w:t>,</w:t>
      </w:r>
      <w:r w:rsidR="00665477" w:rsidRPr="00EE0B97">
        <w:rPr>
          <w:rFonts w:asciiTheme="minorHAnsi" w:hAnsiTheme="minorHAnsi"/>
        </w:rPr>
        <w:t xml:space="preserve"> </w:t>
      </w:r>
      <w:r w:rsidR="009A3296" w:rsidRPr="00EE0B97">
        <w:rPr>
          <w:rFonts w:asciiTheme="minorHAnsi" w:hAnsiTheme="minorHAnsi"/>
        </w:rPr>
        <w:t>this</w:t>
      </w:r>
      <w:r w:rsidR="00665477" w:rsidRPr="00EE0B97">
        <w:rPr>
          <w:rFonts w:asciiTheme="minorHAnsi" w:hAnsiTheme="minorHAnsi"/>
        </w:rPr>
        <w:t xml:space="preserve"> encourages mixing of families of different social status</w:t>
      </w:r>
      <w:r w:rsidRPr="00EE0B97">
        <w:rPr>
          <w:rFonts w:asciiTheme="minorHAnsi" w:hAnsiTheme="minorHAnsi"/>
        </w:rPr>
        <w:t>.</w:t>
      </w:r>
    </w:p>
    <w:p w:rsidR="004904FD" w:rsidRPr="00EE0B97" w:rsidRDefault="00665477">
      <w:pPr>
        <w:pStyle w:val="H4"/>
        <w:rPr>
          <w:rFonts w:asciiTheme="minorHAnsi" w:hAnsiTheme="minorHAnsi"/>
        </w:rPr>
      </w:pPr>
      <w:bookmarkStart w:id="297" w:name="_Toc146732861"/>
      <w:r w:rsidRPr="00EE0B97">
        <w:rPr>
          <w:rFonts w:asciiTheme="minorHAnsi" w:hAnsiTheme="minorHAnsi"/>
        </w:rPr>
        <w:t>Annulments</w:t>
      </w:r>
      <w:bookmarkEnd w:id="297"/>
    </w:p>
    <w:p w:rsidR="004904FD" w:rsidRPr="00EE0B97" w:rsidRDefault="00665477">
      <w:pPr>
        <w:widowControl w:val="0"/>
        <w:rPr>
          <w:rFonts w:asciiTheme="minorHAnsi" w:hAnsiTheme="minorHAnsi"/>
        </w:rPr>
      </w:pPr>
      <w:r w:rsidRPr="00EE0B97">
        <w:rPr>
          <w:rFonts w:asciiTheme="minorHAnsi" w:hAnsiTheme="minorHAnsi"/>
        </w:rPr>
        <w:t xml:space="preserve">In Aipotu, a </w:t>
      </w:r>
      <w:r w:rsidR="00A42C20" w:rsidRPr="00EE0B97">
        <w:rPr>
          <w:rFonts w:asciiTheme="minorHAnsi" w:hAnsiTheme="minorHAnsi"/>
        </w:rPr>
        <w:t>civil union</w:t>
      </w:r>
      <w:r w:rsidRPr="00EE0B97">
        <w:rPr>
          <w:rFonts w:asciiTheme="minorHAnsi" w:hAnsiTheme="minorHAnsi"/>
        </w:rPr>
        <w:t xml:space="preserve"> is only binding when a child is born or if the </w:t>
      </w:r>
      <w:r w:rsidR="00E45740" w:rsidRPr="00EE0B97">
        <w:rPr>
          <w:rFonts w:asciiTheme="minorHAnsi" w:hAnsiTheme="minorHAnsi"/>
        </w:rPr>
        <w:t>couple has</w:t>
      </w:r>
      <w:r w:rsidRPr="00EE0B97">
        <w:rPr>
          <w:rFonts w:asciiTheme="minorHAnsi" w:hAnsiTheme="minorHAnsi"/>
        </w:rPr>
        <w:t xml:space="preserve"> adopted children. A childless couple may get an annulment </w:t>
      </w:r>
      <w:r w:rsidR="00E45740" w:rsidRPr="00EE0B97">
        <w:rPr>
          <w:rFonts w:asciiTheme="minorHAnsi" w:hAnsiTheme="minorHAnsi"/>
        </w:rPr>
        <w:t>if they choose</w:t>
      </w:r>
      <w:r w:rsidRPr="00EE0B97">
        <w:rPr>
          <w:rFonts w:asciiTheme="minorHAnsi" w:hAnsiTheme="minorHAnsi"/>
        </w:rPr>
        <w:t>.</w:t>
      </w:r>
      <w:r w:rsidR="009A3296" w:rsidRPr="00EE0B97">
        <w:rPr>
          <w:rFonts w:asciiTheme="minorHAnsi" w:hAnsiTheme="minorHAnsi"/>
        </w:rPr>
        <w:t xml:space="preserve"> </w:t>
      </w:r>
      <w:r w:rsidR="00181F1B" w:rsidRPr="00EE0B97">
        <w:rPr>
          <w:rFonts w:asciiTheme="minorHAnsi" w:hAnsiTheme="minorHAnsi"/>
        </w:rPr>
        <w:t>A</w:t>
      </w:r>
      <w:r w:rsidR="009A3296" w:rsidRPr="00EE0B97">
        <w:rPr>
          <w:rFonts w:asciiTheme="minorHAnsi" w:hAnsiTheme="minorHAnsi"/>
        </w:rPr>
        <w:t>nnulments are a legal fiction. There are no religious implications involved.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Once a child is born or adopted, </w:t>
      </w:r>
      <w:r w:rsidR="00812A8B" w:rsidRPr="00EE0B97">
        <w:rPr>
          <w:rFonts w:asciiTheme="minorHAnsi" w:hAnsiTheme="minorHAnsi"/>
        </w:rPr>
        <w:t xml:space="preserve">couples who wish to terminate their </w:t>
      </w:r>
      <w:r w:rsidR="00A42C20" w:rsidRPr="00EE0B97">
        <w:rPr>
          <w:rFonts w:asciiTheme="minorHAnsi" w:hAnsiTheme="minorHAnsi"/>
        </w:rPr>
        <w:t>civil union</w:t>
      </w:r>
      <w:r w:rsidR="00812A8B" w:rsidRPr="00EE0B97">
        <w:rPr>
          <w:rFonts w:asciiTheme="minorHAnsi" w:hAnsiTheme="minorHAnsi"/>
        </w:rPr>
        <w:t xml:space="preserve"> must</w:t>
      </w:r>
      <w:r w:rsidRPr="00EE0B97">
        <w:rPr>
          <w:rFonts w:asciiTheme="minorHAnsi" w:hAnsiTheme="minorHAnsi"/>
        </w:rPr>
        <w:t xml:space="preserve"> go through a formal divorce. This is in order to protect the children from as much harm as possible.</w:t>
      </w:r>
    </w:p>
    <w:p w:rsidR="004904FD" w:rsidRPr="00EE0B97" w:rsidRDefault="00665477">
      <w:pPr>
        <w:pStyle w:val="H3"/>
        <w:rPr>
          <w:rFonts w:asciiTheme="minorHAnsi" w:hAnsiTheme="minorHAnsi"/>
          <w:bCs w:val="0"/>
          <w:szCs w:val="24"/>
        </w:rPr>
      </w:pPr>
      <w:bookmarkStart w:id="298" w:name="_Toc146731509"/>
      <w:bookmarkStart w:id="299" w:name="_Toc146732862"/>
      <w:bookmarkStart w:id="300" w:name="_Toc383697575"/>
      <w:r w:rsidRPr="00EE0B97">
        <w:rPr>
          <w:rFonts w:asciiTheme="minorHAnsi" w:hAnsiTheme="minorHAnsi"/>
          <w:bCs w:val="0"/>
          <w:szCs w:val="24"/>
        </w:rPr>
        <w:lastRenderedPageBreak/>
        <w:t>Child Rearing</w:t>
      </w:r>
      <w:bookmarkEnd w:id="298"/>
      <w:bookmarkEnd w:id="299"/>
      <w:bookmarkEnd w:id="300"/>
    </w:p>
    <w:p w:rsidR="004904FD" w:rsidRPr="00EE0B97" w:rsidRDefault="00665477">
      <w:pPr>
        <w:pStyle w:val="Quote1"/>
        <w:rPr>
          <w:rFonts w:asciiTheme="minorHAnsi" w:hAnsiTheme="minorHAnsi"/>
          <w:szCs w:val="24"/>
        </w:rPr>
      </w:pPr>
      <w:r w:rsidRPr="00EE0B97">
        <w:rPr>
          <w:rFonts w:asciiTheme="minorHAnsi" w:hAnsiTheme="minorHAnsi"/>
          <w:szCs w:val="24"/>
        </w:rPr>
        <w:t xml:space="preserve">Making the decision to have a child - </w:t>
      </w:r>
      <w:r w:rsidRPr="00EE0B97">
        <w:rPr>
          <w:rFonts w:asciiTheme="minorHAnsi" w:hAnsiTheme="minorHAnsi"/>
          <w:szCs w:val="24"/>
        </w:rPr>
        <w:br/>
        <w:t>it's momentous. It is to decide forever to have</w:t>
      </w:r>
      <w:r w:rsidRPr="00EE0B97">
        <w:rPr>
          <w:rFonts w:asciiTheme="minorHAnsi" w:hAnsiTheme="minorHAnsi"/>
          <w:szCs w:val="24"/>
        </w:rPr>
        <w:br/>
        <w:t>your heart go walking outside your body.</w:t>
      </w:r>
      <w:r w:rsidRPr="00EE0B97">
        <w:rPr>
          <w:rFonts w:asciiTheme="minorHAnsi" w:hAnsiTheme="minorHAnsi"/>
          <w:szCs w:val="24"/>
        </w:rPr>
        <w:br/>
        <w:t xml:space="preserve">-- Elizabeth Stone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It takes a whole village to raise a child.</w:t>
      </w:r>
      <w:r w:rsidRPr="00EE0B97">
        <w:rPr>
          <w:rFonts w:asciiTheme="minorHAnsi" w:hAnsiTheme="minorHAnsi"/>
          <w:szCs w:val="24"/>
        </w:rPr>
        <w:br/>
        <w:t>-- Ashanti proverb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Many people do not realize it but parents act as role models for their children. Parents show their children, both in words and </w:t>
      </w:r>
      <w:r w:rsidR="002F50A9" w:rsidRPr="00EE0B97">
        <w:rPr>
          <w:rFonts w:asciiTheme="minorHAnsi" w:hAnsiTheme="minorHAnsi"/>
        </w:rPr>
        <w:t xml:space="preserve">in </w:t>
      </w:r>
      <w:r w:rsidRPr="00EE0B97">
        <w:rPr>
          <w:rFonts w:asciiTheme="minorHAnsi" w:hAnsiTheme="minorHAnsi"/>
        </w:rPr>
        <w:t xml:space="preserve">deeds, what roles men and woman </w:t>
      </w:r>
      <w:r w:rsidR="002F50A9" w:rsidRPr="00EE0B97">
        <w:rPr>
          <w:rFonts w:asciiTheme="minorHAnsi" w:hAnsiTheme="minorHAnsi"/>
        </w:rPr>
        <w:t>play</w:t>
      </w:r>
      <w:r w:rsidRPr="00EE0B97">
        <w:rPr>
          <w:rFonts w:asciiTheme="minorHAnsi" w:hAnsiTheme="minorHAnsi"/>
        </w:rPr>
        <w:t xml:space="preserve"> </w:t>
      </w:r>
      <w:r w:rsidR="00193217" w:rsidRPr="00EE0B97">
        <w:rPr>
          <w:rFonts w:asciiTheme="minorHAnsi" w:hAnsiTheme="minorHAnsi"/>
        </w:rPr>
        <w:t xml:space="preserve">in </w:t>
      </w:r>
      <w:r w:rsidRPr="00EE0B97">
        <w:rPr>
          <w:rFonts w:asciiTheme="minorHAnsi" w:hAnsiTheme="minorHAnsi"/>
        </w:rPr>
        <w:t xml:space="preserve">society. A man demonstrates to a child how men are supposed to behave, </w:t>
      </w:r>
      <w:r w:rsidR="00121370" w:rsidRPr="00EE0B97">
        <w:rPr>
          <w:rFonts w:asciiTheme="minorHAnsi" w:hAnsiTheme="minorHAnsi"/>
        </w:rPr>
        <w:t>towards themselves</w:t>
      </w:r>
      <w:r w:rsidRPr="00EE0B97">
        <w:rPr>
          <w:rFonts w:asciiTheme="minorHAnsi" w:hAnsiTheme="minorHAnsi"/>
        </w:rPr>
        <w:t>, others and the world. The same is true for women.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When </w:t>
      </w:r>
      <w:r w:rsidR="00121370" w:rsidRPr="00EE0B97">
        <w:rPr>
          <w:rFonts w:asciiTheme="minorHAnsi" w:hAnsiTheme="minorHAnsi"/>
        </w:rPr>
        <w:t>people</w:t>
      </w:r>
      <w:r w:rsidRPr="00EE0B97">
        <w:rPr>
          <w:rFonts w:asciiTheme="minorHAnsi" w:hAnsiTheme="minorHAnsi"/>
        </w:rPr>
        <w:t xml:space="preserve"> have children of their own, all they learned when young affect the way they raise their children. The problem is some people do not know how to raise children properly. Some </w:t>
      </w:r>
      <w:r w:rsidR="00193217" w:rsidRPr="00EE0B97">
        <w:rPr>
          <w:rFonts w:asciiTheme="minorHAnsi" w:hAnsiTheme="minorHAnsi"/>
        </w:rPr>
        <w:t>parents improperly discipline children.</w:t>
      </w:r>
      <w:r w:rsidRPr="00EE0B97">
        <w:rPr>
          <w:rFonts w:asciiTheme="minorHAnsi" w:hAnsiTheme="minorHAnsi"/>
        </w:rPr>
        <w:t xml:space="preserve"> </w:t>
      </w:r>
      <w:r w:rsidR="00193217" w:rsidRPr="00EE0B97">
        <w:rPr>
          <w:rFonts w:asciiTheme="minorHAnsi" w:hAnsiTheme="minorHAnsi"/>
        </w:rPr>
        <w:t>S</w:t>
      </w:r>
      <w:r w:rsidRPr="00EE0B97">
        <w:rPr>
          <w:rFonts w:asciiTheme="minorHAnsi" w:hAnsiTheme="minorHAnsi"/>
        </w:rPr>
        <w:t xml:space="preserve">ome </w:t>
      </w:r>
      <w:r w:rsidR="00193217" w:rsidRPr="00EE0B97">
        <w:rPr>
          <w:rFonts w:asciiTheme="minorHAnsi" w:hAnsiTheme="minorHAnsi"/>
        </w:rPr>
        <w:t xml:space="preserve">teach children </w:t>
      </w:r>
      <w:r w:rsidRPr="00EE0B97">
        <w:rPr>
          <w:rFonts w:asciiTheme="minorHAnsi" w:hAnsiTheme="minorHAnsi"/>
        </w:rPr>
        <w:t>to treat people with less than human dignity, and some abuse</w:t>
      </w:r>
      <w:r w:rsidR="00193217" w:rsidRPr="00EE0B97">
        <w:rPr>
          <w:rFonts w:asciiTheme="minorHAnsi" w:hAnsiTheme="minorHAnsi"/>
        </w:rPr>
        <w:t xml:space="preserve"> children</w:t>
      </w:r>
      <w:r w:rsidRPr="00EE0B97">
        <w:rPr>
          <w:rFonts w:asciiTheme="minorHAnsi" w:hAnsiTheme="minorHAnsi"/>
        </w:rPr>
        <w:t xml:space="preserve">. This legacy </w:t>
      </w:r>
      <w:r w:rsidR="00193217" w:rsidRPr="00EE0B97">
        <w:rPr>
          <w:rFonts w:asciiTheme="minorHAnsi" w:hAnsiTheme="minorHAnsi"/>
        </w:rPr>
        <w:t>passes on from parent to child</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193217">
      <w:pPr>
        <w:widowControl w:val="0"/>
        <w:rPr>
          <w:rFonts w:asciiTheme="minorHAnsi" w:hAnsiTheme="minorHAnsi"/>
        </w:rPr>
      </w:pPr>
      <w:r w:rsidRPr="00EE0B97">
        <w:rPr>
          <w:rFonts w:asciiTheme="minorHAnsi" w:hAnsiTheme="minorHAnsi"/>
        </w:rPr>
        <w:t xml:space="preserve">The Aipotu people address this problem </w:t>
      </w:r>
      <w:r w:rsidR="00665477" w:rsidRPr="00EE0B97">
        <w:rPr>
          <w:rFonts w:asciiTheme="minorHAnsi" w:hAnsiTheme="minorHAnsi"/>
        </w:rPr>
        <w:t xml:space="preserve">in two ways. First, </w:t>
      </w:r>
      <w:r w:rsidRPr="00EE0B97">
        <w:rPr>
          <w:rFonts w:asciiTheme="minorHAnsi" w:hAnsiTheme="minorHAnsi"/>
        </w:rPr>
        <w:t xml:space="preserve">teenagers learn how to raise children in </w:t>
      </w:r>
      <w:r w:rsidR="00A565B0" w:rsidRPr="00EE0B97">
        <w:rPr>
          <w:rFonts w:asciiTheme="minorHAnsi" w:hAnsiTheme="minorHAnsi"/>
        </w:rPr>
        <w:t>formal</w:t>
      </w:r>
      <w:r w:rsidRPr="00EE0B97">
        <w:rPr>
          <w:rFonts w:asciiTheme="minorHAnsi" w:hAnsiTheme="minorHAnsi"/>
        </w:rPr>
        <w:t xml:space="preserve"> child raising courses </w:t>
      </w:r>
      <w:r w:rsidR="00665477" w:rsidRPr="00EE0B97">
        <w:rPr>
          <w:rFonts w:asciiTheme="minorHAnsi" w:hAnsiTheme="minorHAnsi"/>
        </w:rPr>
        <w:t xml:space="preserve">(P. </w:t>
      </w:r>
      <w:fldSimple w:instr=" PAGEREF Child_Rearing  \* MERGEFORMAT ">
        <w:r w:rsidR="00DA37AD" w:rsidRPr="00EE0B97">
          <w:rPr>
            <w:rFonts w:asciiTheme="minorHAnsi" w:hAnsiTheme="minorHAnsi"/>
            <w:noProof/>
          </w:rPr>
          <w:t>91</w:t>
        </w:r>
      </w:fldSimple>
      <w:r w:rsidR="00665477" w:rsidRPr="00EE0B97">
        <w:rPr>
          <w:rFonts w:asciiTheme="minorHAnsi" w:hAnsiTheme="minorHAnsi"/>
        </w:rPr>
        <w:t xml:space="preserve">). Second, physical, emotional, spiritual and social help is always available for </w:t>
      </w:r>
      <w:r w:rsidR="002F50A9" w:rsidRPr="00EE0B97">
        <w:rPr>
          <w:rFonts w:asciiTheme="minorHAnsi" w:hAnsiTheme="minorHAnsi"/>
        </w:rPr>
        <w:t>those requiring it</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Community </w:t>
      </w:r>
      <w:r w:rsidR="00193217" w:rsidRPr="00EE0B97">
        <w:rPr>
          <w:rFonts w:asciiTheme="minorHAnsi" w:hAnsiTheme="minorHAnsi"/>
        </w:rPr>
        <w:t>serves</w:t>
      </w:r>
      <w:r w:rsidRPr="00EE0B97">
        <w:rPr>
          <w:rFonts w:asciiTheme="minorHAnsi" w:hAnsiTheme="minorHAnsi"/>
        </w:rPr>
        <w:t xml:space="preserve"> an important role. People are encouraged to think of each other as members of an extended family. </w:t>
      </w:r>
      <w:r w:rsidR="00193217" w:rsidRPr="00EE0B97">
        <w:rPr>
          <w:rFonts w:asciiTheme="minorHAnsi" w:hAnsiTheme="minorHAnsi"/>
        </w:rPr>
        <w:t>Community events and public announcements</w:t>
      </w:r>
      <w:r w:rsidR="00AB4835" w:rsidRPr="00EE0B97">
        <w:rPr>
          <w:rFonts w:asciiTheme="minorHAnsi" w:hAnsiTheme="minorHAnsi"/>
        </w:rPr>
        <w:t xml:space="preserve"> serve to strengthen social ties.</w:t>
      </w:r>
    </w:p>
    <w:p w:rsidR="004904FD" w:rsidRPr="00EE0B97" w:rsidRDefault="00665477">
      <w:pPr>
        <w:pStyle w:val="H4"/>
        <w:rPr>
          <w:rFonts w:asciiTheme="minorHAnsi" w:hAnsiTheme="minorHAnsi"/>
        </w:rPr>
      </w:pPr>
      <w:bookmarkStart w:id="301" w:name="_Toc146732863"/>
      <w:r w:rsidRPr="00EE0B97">
        <w:rPr>
          <w:rFonts w:asciiTheme="minorHAnsi" w:hAnsiTheme="minorHAnsi"/>
        </w:rPr>
        <w:t>Discipline</w:t>
      </w:r>
      <w:bookmarkEnd w:id="301"/>
    </w:p>
    <w:p w:rsidR="004904FD" w:rsidRPr="00EE0B97" w:rsidRDefault="00665477">
      <w:pPr>
        <w:widowControl w:val="0"/>
        <w:rPr>
          <w:rFonts w:asciiTheme="minorHAnsi" w:hAnsiTheme="minorHAnsi"/>
        </w:rPr>
      </w:pPr>
      <w:r w:rsidRPr="00EE0B97">
        <w:rPr>
          <w:rFonts w:asciiTheme="minorHAnsi" w:hAnsiTheme="minorHAnsi"/>
        </w:rPr>
        <w:t xml:space="preserve"> </w:t>
      </w:r>
      <w:r w:rsidR="002F50A9" w:rsidRPr="00EE0B97">
        <w:rPr>
          <w:rFonts w:asciiTheme="minorHAnsi" w:hAnsiTheme="minorHAnsi"/>
        </w:rPr>
        <w:t>A</w:t>
      </w:r>
      <w:r w:rsidRPr="00EE0B97">
        <w:rPr>
          <w:rFonts w:asciiTheme="minorHAnsi" w:hAnsiTheme="minorHAnsi"/>
        </w:rPr>
        <w:t xml:space="preserve"> lot of controversy surrounds</w:t>
      </w:r>
      <w:r w:rsidR="002F50A9" w:rsidRPr="00EE0B97">
        <w:rPr>
          <w:rFonts w:asciiTheme="minorHAnsi" w:hAnsiTheme="minorHAnsi"/>
        </w:rPr>
        <w:t xml:space="preserve"> </w:t>
      </w:r>
      <w:r w:rsidRPr="00EE0B97">
        <w:rPr>
          <w:rFonts w:asciiTheme="minorHAnsi" w:hAnsiTheme="minorHAnsi"/>
        </w:rPr>
        <w:t xml:space="preserve">the subject of disciplining children. Should </w:t>
      </w:r>
      <w:r w:rsidR="00394936" w:rsidRPr="00EE0B97">
        <w:rPr>
          <w:rFonts w:asciiTheme="minorHAnsi" w:hAnsiTheme="minorHAnsi"/>
        </w:rPr>
        <w:t xml:space="preserve">we punish </w:t>
      </w:r>
      <w:r w:rsidRPr="00EE0B97">
        <w:rPr>
          <w:rFonts w:asciiTheme="minorHAnsi" w:hAnsiTheme="minorHAnsi"/>
        </w:rPr>
        <w:t>children</w:t>
      </w:r>
      <w:r w:rsidR="002F50A9" w:rsidRPr="00EE0B97">
        <w:rPr>
          <w:rFonts w:asciiTheme="minorHAnsi" w:hAnsiTheme="minorHAnsi"/>
        </w:rPr>
        <w:t>?</w:t>
      </w:r>
      <w:r w:rsidRPr="00EE0B97">
        <w:rPr>
          <w:rFonts w:asciiTheme="minorHAnsi" w:hAnsiTheme="minorHAnsi"/>
        </w:rPr>
        <w:t xml:space="preserve"> If so, what type of punishment is acceptable?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problem started in the past, </w:t>
      </w:r>
      <w:r w:rsidR="00AB4835" w:rsidRPr="00EE0B97">
        <w:rPr>
          <w:rFonts w:asciiTheme="minorHAnsi" w:hAnsiTheme="minorHAnsi"/>
        </w:rPr>
        <w:t xml:space="preserve">when parents and guardians punished </w:t>
      </w:r>
      <w:r w:rsidRPr="00EE0B97">
        <w:rPr>
          <w:rFonts w:asciiTheme="minorHAnsi" w:hAnsiTheme="minorHAnsi"/>
        </w:rPr>
        <w:t xml:space="preserve">children for no apparent reason. “Spare the rod and spoil the child” was a famous expression. </w:t>
      </w:r>
      <w:r w:rsidR="002F50A9" w:rsidRPr="00EE0B97">
        <w:rPr>
          <w:rFonts w:asciiTheme="minorHAnsi" w:hAnsiTheme="minorHAnsi"/>
        </w:rPr>
        <w:t>In the past</w:t>
      </w:r>
      <w:r w:rsidR="00AB4835" w:rsidRPr="00EE0B97">
        <w:rPr>
          <w:rFonts w:asciiTheme="minorHAnsi" w:hAnsiTheme="minorHAnsi"/>
        </w:rPr>
        <w:t>,</w:t>
      </w:r>
      <w:r w:rsidR="002F50A9" w:rsidRPr="00EE0B97">
        <w:rPr>
          <w:rFonts w:asciiTheme="minorHAnsi" w:hAnsiTheme="minorHAnsi"/>
        </w:rPr>
        <w:t xml:space="preserve"> p</w:t>
      </w:r>
      <w:r w:rsidRPr="00EE0B97">
        <w:rPr>
          <w:rFonts w:asciiTheme="minorHAnsi" w:hAnsiTheme="minorHAnsi"/>
        </w:rPr>
        <w:t xml:space="preserve">arents believed </w:t>
      </w:r>
      <w:r w:rsidR="002F50A9" w:rsidRPr="00EE0B97">
        <w:rPr>
          <w:rFonts w:asciiTheme="minorHAnsi" w:hAnsiTheme="minorHAnsi"/>
        </w:rPr>
        <w:t xml:space="preserve">that </w:t>
      </w:r>
      <w:r w:rsidRPr="00EE0B97">
        <w:rPr>
          <w:rFonts w:asciiTheme="minorHAnsi" w:hAnsiTheme="minorHAnsi"/>
        </w:rPr>
        <w:t>beating children was good for them</w:t>
      </w:r>
      <w:r w:rsidR="002F50A9" w:rsidRPr="00EE0B97">
        <w:rPr>
          <w:rFonts w:asciiTheme="minorHAnsi" w:hAnsiTheme="minorHAnsi"/>
        </w:rPr>
        <w:t>, p</w:t>
      </w:r>
      <w:r w:rsidRPr="00EE0B97">
        <w:rPr>
          <w:rFonts w:asciiTheme="minorHAnsi" w:hAnsiTheme="minorHAnsi"/>
        </w:rPr>
        <w:t xml:space="preserve">erhaps </w:t>
      </w:r>
      <w:r w:rsidR="002F50A9" w:rsidRPr="00EE0B97">
        <w:rPr>
          <w:rFonts w:asciiTheme="minorHAnsi" w:hAnsiTheme="minorHAnsi"/>
        </w:rPr>
        <w:t xml:space="preserve">because </w:t>
      </w:r>
      <w:r w:rsidR="00AB4835" w:rsidRPr="00EE0B97">
        <w:rPr>
          <w:rFonts w:asciiTheme="minorHAnsi" w:hAnsiTheme="minorHAnsi"/>
        </w:rPr>
        <w:t>their parents did the same for them</w:t>
      </w:r>
      <w:r w:rsidRPr="00EE0B97">
        <w:rPr>
          <w:rFonts w:asciiTheme="minorHAnsi" w:hAnsiTheme="minorHAnsi"/>
        </w:rPr>
        <w:t>.</w:t>
      </w:r>
    </w:p>
    <w:p w:rsidR="002F50A9" w:rsidRPr="00EE0B97" w:rsidRDefault="002F50A9">
      <w:pPr>
        <w:widowControl w:val="0"/>
        <w:rPr>
          <w:rFonts w:asciiTheme="minorHAnsi" w:hAnsiTheme="minorHAnsi"/>
        </w:rPr>
      </w:pPr>
    </w:p>
    <w:p w:rsidR="00211146" w:rsidRPr="00EE0B97" w:rsidRDefault="00E347AB">
      <w:pPr>
        <w:widowControl w:val="0"/>
        <w:rPr>
          <w:rFonts w:asciiTheme="minorHAnsi" w:hAnsiTheme="minorHAnsi"/>
        </w:rPr>
      </w:pPr>
      <w:r w:rsidRPr="00EE0B97">
        <w:rPr>
          <w:rFonts w:asciiTheme="minorHAnsi" w:hAnsiTheme="minorHAnsi"/>
        </w:rPr>
        <w:t xml:space="preserve">People </w:t>
      </w:r>
      <w:r w:rsidR="00665477" w:rsidRPr="00EE0B97">
        <w:rPr>
          <w:rFonts w:asciiTheme="minorHAnsi" w:hAnsiTheme="minorHAnsi"/>
        </w:rPr>
        <w:t xml:space="preserve">punish </w:t>
      </w:r>
      <w:r w:rsidR="00A42C20" w:rsidRPr="00EE0B97">
        <w:rPr>
          <w:rFonts w:asciiTheme="minorHAnsi" w:hAnsiTheme="minorHAnsi"/>
        </w:rPr>
        <w:t xml:space="preserve">their children </w:t>
      </w:r>
      <w:r w:rsidR="00665477" w:rsidRPr="00EE0B97">
        <w:rPr>
          <w:rFonts w:asciiTheme="minorHAnsi" w:hAnsiTheme="minorHAnsi"/>
        </w:rPr>
        <w:t xml:space="preserve">for </w:t>
      </w:r>
      <w:r w:rsidR="00A42C20" w:rsidRPr="00EE0B97">
        <w:rPr>
          <w:rFonts w:asciiTheme="minorHAnsi" w:hAnsiTheme="minorHAnsi"/>
        </w:rPr>
        <w:t>several</w:t>
      </w:r>
      <w:r w:rsidR="00665477" w:rsidRPr="00EE0B97">
        <w:rPr>
          <w:rFonts w:asciiTheme="minorHAnsi" w:hAnsiTheme="minorHAnsi"/>
        </w:rPr>
        <w:t xml:space="preserve"> reasons. One of them is revenge. “You hurt me so I must hurt you”.</w:t>
      </w:r>
    </w:p>
    <w:p w:rsidR="00211146" w:rsidRPr="00EE0B97" w:rsidRDefault="00211146">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 There is an old saying that “Vengeance is the Lord’s”. What this means is </w:t>
      </w:r>
      <w:r w:rsidRPr="00EE0B97">
        <w:rPr>
          <w:rFonts w:asciiTheme="minorHAnsi" w:hAnsiTheme="minorHAnsi"/>
        </w:rPr>
        <w:lastRenderedPageBreak/>
        <w:t xml:space="preserve">that we as humans have no right to seek out revenge, as this </w:t>
      </w:r>
      <w:r w:rsidR="00211146" w:rsidRPr="00EE0B97">
        <w:rPr>
          <w:rFonts w:asciiTheme="minorHAnsi" w:hAnsiTheme="minorHAnsi"/>
        </w:rPr>
        <w:t xml:space="preserve">usually </w:t>
      </w:r>
      <w:r w:rsidRPr="00EE0B97">
        <w:rPr>
          <w:rFonts w:asciiTheme="minorHAnsi" w:hAnsiTheme="minorHAnsi"/>
        </w:rPr>
        <w:t>causes problem in the long run.</w:t>
      </w:r>
      <w:r w:rsidR="00211146" w:rsidRPr="00EE0B97">
        <w:rPr>
          <w:rFonts w:asciiTheme="minorHAnsi" w:hAnsiTheme="minorHAnsi"/>
        </w:rPr>
        <w:t xml:space="preserve"> This is separate from seeking justice. </w:t>
      </w:r>
      <w:r w:rsidRPr="00EE0B97">
        <w:rPr>
          <w:rFonts w:asciiTheme="minorHAnsi" w:hAnsiTheme="minorHAnsi"/>
        </w:rPr>
        <w:t>No one can escape the effects of karma, whether in this world or the next.</w:t>
      </w:r>
    </w:p>
    <w:p w:rsidR="004904FD" w:rsidRPr="00EE0B97" w:rsidRDefault="004904FD">
      <w:pPr>
        <w:widowControl w:val="0"/>
        <w:rPr>
          <w:rFonts w:asciiTheme="minorHAnsi" w:hAnsiTheme="minorHAnsi"/>
        </w:rPr>
      </w:pPr>
    </w:p>
    <w:p w:rsidR="004904FD" w:rsidRPr="00EE0B97" w:rsidRDefault="00211146">
      <w:pPr>
        <w:widowControl w:val="0"/>
        <w:rPr>
          <w:rFonts w:asciiTheme="minorHAnsi" w:hAnsiTheme="minorHAnsi"/>
        </w:rPr>
      </w:pPr>
      <w:r w:rsidRPr="00EE0B97">
        <w:rPr>
          <w:rFonts w:asciiTheme="minorHAnsi" w:hAnsiTheme="minorHAnsi"/>
        </w:rPr>
        <w:t>In addition to vengeance, people punish in order to teach</w:t>
      </w:r>
      <w:r w:rsidR="00665477" w:rsidRPr="00EE0B97">
        <w:rPr>
          <w:rFonts w:asciiTheme="minorHAnsi" w:hAnsiTheme="minorHAnsi"/>
        </w:rPr>
        <w:t>. The Zen master hits the disciple in order to help the student gain enlightenment. The parent taps the child on the hand in order to make sure the child understands what the parent is trying to say. As Edgar Watson Howe once said, “A good scare is worth more to a man than good advice.”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As expected, </w:t>
      </w:r>
      <w:r w:rsidR="00AB4835" w:rsidRPr="00EE0B97">
        <w:rPr>
          <w:rFonts w:asciiTheme="minorHAnsi" w:hAnsiTheme="minorHAnsi"/>
        </w:rPr>
        <w:t xml:space="preserve">parents get </w:t>
      </w:r>
      <w:r w:rsidRPr="00EE0B97">
        <w:rPr>
          <w:rFonts w:asciiTheme="minorHAnsi" w:hAnsiTheme="minorHAnsi"/>
        </w:rPr>
        <w:t>special training to help them deal with the problem of discipline.</w:t>
      </w:r>
      <w:r w:rsidR="00E347AB" w:rsidRPr="00EE0B97">
        <w:rPr>
          <w:rFonts w:asciiTheme="minorHAnsi" w:hAnsiTheme="minorHAnsi"/>
        </w:rPr>
        <w:t xml:space="preserve"> There is always professional help for those who need it.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Aipotunian society disapproves of punishment in all aspects of society. </w:t>
      </w:r>
      <w:r w:rsidR="00E347AB" w:rsidRPr="00EE0B97">
        <w:rPr>
          <w:rFonts w:asciiTheme="minorHAnsi" w:hAnsiTheme="minorHAnsi"/>
        </w:rPr>
        <w:t>For instance, t</w:t>
      </w:r>
      <w:r w:rsidRPr="00EE0B97">
        <w:rPr>
          <w:rFonts w:asciiTheme="minorHAnsi" w:hAnsiTheme="minorHAnsi"/>
        </w:rPr>
        <w:t xml:space="preserve">he justice system </w:t>
      </w:r>
      <w:r w:rsidR="00AB4835" w:rsidRPr="00EE0B97">
        <w:rPr>
          <w:rFonts w:asciiTheme="minorHAnsi" w:hAnsiTheme="minorHAnsi"/>
        </w:rPr>
        <w:t>never seeks to</w:t>
      </w:r>
      <w:r w:rsidRPr="00EE0B97">
        <w:rPr>
          <w:rFonts w:asciiTheme="minorHAnsi" w:hAnsiTheme="minorHAnsi"/>
        </w:rPr>
        <w:t xml:space="preserve"> punish criminals but to rehabilitate them and to protect the public from criminals</w:t>
      </w:r>
      <w:r w:rsidR="00211146" w:rsidRPr="00EE0B97">
        <w:rPr>
          <w:rFonts w:asciiTheme="minorHAnsi" w:hAnsiTheme="minorHAnsi"/>
        </w:rPr>
        <w:t>.</w:t>
      </w:r>
      <w:r w:rsidRPr="00EE0B97">
        <w:rPr>
          <w:rFonts w:asciiTheme="minorHAnsi" w:hAnsiTheme="minorHAnsi"/>
        </w:rPr>
        <w:t xml:space="preserve"> (P</w:t>
      </w:r>
      <w:r w:rsidR="00957581" w:rsidRPr="00EE0B97">
        <w:rPr>
          <w:rFonts w:asciiTheme="minorHAnsi" w:hAnsiTheme="minorHAnsi"/>
        </w:rPr>
        <w:t>.</w:t>
      </w:r>
      <w:r w:rsidRPr="00EE0B97">
        <w:rPr>
          <w:rFonts w:asciiTheme="minorHAnsi" w:hAnsiTheme="minorHAnsi"/>
        </w:rPr>
        <w:t xml:space="preserve"> </w:t>
      </w:r>
      <w:fldSimple w:instr=" PAGEREF Law_And_Order  \* MERGEFORMAT ">
        <w:r w:rsidR="00DA37AD" w:rsidRPr="00EE0B97">
          <w:rPr>
            <w:rFonts w:asciiTheme="minorHAnsi" w:hAnsiTheme="minorHAnsi"/>
            <w:noProof/>
          </w:rPr>
          <w:t>19</w:t>
        </w:r>
      </w:fldSimple>
      <w:r w:rsidRPr="00EE0B97">
        <w:rPr>
          <w:rFonts w:asciiTheme="minorHAnsi" w:hAnsiTheme="minorHAnsi"/>
        </w:rPr>
        <w:t>) Proper training as children helps make</w:t>
      </w:r>
      <w:r w:rsidR="00211146" w:rsidRPr="00EE0B97">
        <w:rPr>
          <w:rFonts w:asciiTheme="minorHAnsi" w:hAnsiTheme="minorHAnsi"/>
        </w:rPr>
        <w:t xml:space="preserve"> </w:t>
      </w:r>
      <w:r w:rsidRPr="00EE0B97">
        <w:rPr>
          <w:rFonts w:asciiTheme="minorHAnsi" w:hAnsiTheme="minorHAnsi"/>
        </w:rPr>
        <w:t>the world a better place.</w:t>
      </w:r>
    </w:p>
    <w:p w:rsidR="004904FD" w:rsidRPr="00EE0B97" w:rsidRDefault="00665477">
      <w:pPr>
        <w:pStyle w:val="H4"/>
        <w:rPr>
          <w:rFonts w:asciiTheme="minorHAnsi" w:hAnsiTheme="minorHAnsi"/>
        </w:rPr>
      </w:pPr>
      <w:bookmarkStart w:id="302" w:name="Runaways_and_Abducted_Children"/>
      <w:bookmarkStart w:id="303" w:name="_Toc146732864"/>
      <w:r w:rsidRPr="00EE0B97">
        <w:rPr>
          <w:rFonts w:asciiTheme="minorHAnsi" w:hAnsiTheme="minorHAnsi"/>
        </w:rPr>
        <w:t>Runaways and Abducted Children</w:t>
      </w:r>
      <w:bookmarkEnd w:id="302"/>
      <w:bookmarkEnd w:id="303"/>
    </w:p>
    <w:p w:rsidR="00DC1D57" w:rsidRPr="00EE0B97" w:rsidRDefault="00665477">
      <w:pPr>
        <w:rPr>
          <w:rFonts w:asciiTheme="minorHAnsi" w:hAnsiTheme="minorHAnsi"/>
        </w:rPr>
      </w:pPr>
      <w:r w:rsidRPr="00EE0B97">
        <w:rPr>
          <w:rFonts w:asciiTheme="minorHAnsi" w:hAnsiTheme="minorHAnsi"/>
        </w:rPr>
        <w:t>Each year countless children run away from home because they feel their lives are intolerable. They then find the</w:t>
      </w:r>
      <w:r w:rsidR="00DC1D57" w:rsidRPr="00EE0B97">
        <w:rPr>
          <w:rFonts w:asciiTheme="minorHAnsi" w:hAnsiTheme="minorHAnsi"/>
        </w:rPr>
        <w:t xml:space="preserve">ir mistake when it is too late. </w:t>
      </w:r>
      <w:r w:rsidR="00C24EFC" w:rsidRPr="00EE0B97">
        <w:rPr>
          <w:rFonts w:asciiTheme="minorHAnsi" w:hAnsiTheme="minorHAnsi"/>
        </w:rPr>
        <w:t>Unfortunately,</w:t>
      </w:r>
      <w:r w:rsidR="00DC1D57" w:rsidRPr="00EE0B97">
        <w:rPr>
          <w:rFonts w:asciiTheme="minorHAnsi" w:hAnsiTheme="minorHAnsi"/>
        </w:rPr>
        <w:t xml:space="preserve"> the fear that they are unwanted prevents them from returning home.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Some abducted children may not know they’ve been abducted. Even if they did know, </w:t>
      </w:r>
      <w:r w:rsidR="00E347AB" w:rsidRPr="00EE0B97">
        <w:rPr>
          <w:rFonts w:asciiTheme="minorHAnsi" w:hAnsiTheme="minorHAnsi"/>
        </w:rPr>
        <w:t>much</w:t>
      </w:r>
      <w:r w:rsidRPr="00EE0B97">
        <w:rPr>
          <w:rFonts w:asciiTheme="minorHAnsi" w:hAnsiTheme="minorHAnsi"/>
        </w:rPr>
        <w:t xml:space="preserve"> of the time there is nothing they can do about it.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Starting from kinder</w:t>
      </w:r>
      <w:r w:rsidR="00E36FA6" w:rsidRPr="00EE0B97">
        <w:rPr>
          <w:rFonts w:asciiTheme="minorHAnsi" w:hAnsiTheme="minorHAnsi"/>
        </w:rPr>
        <w:t>-</w:t>
      </w:r>
      <w:r w:rsidRPr="00EE0B97">
        <w:rPr>
          <w:rFonts w:asciiTheme="minorHAnsi" w:hAnsiTheme="minorHAnsi"/>
        </w:rPr>
        <w:t>garden</w:t>
      </w:r>
      <w:r w:rsidR="00E36FA6" w:rsidRPr="00EE0B97">
        <w:rPr>
          <w:rFonts w:asciiTheme="minorHAnsi" w:hAnsiTheme="minorHAnsi"/>
        </w:rPr>
        <w:t>,</w:t>
      </w:r>
      <w:r w:rsidRPr="00EE0B97">
        <w:rPr>
          <w:rFonts w:asciiTheme="minorHAnsi" w:hAnsiTheme="minorHAnsi"/>
        </w:rPr>
        <w:t xml:space="preserve"> children </w:t>
      </w:r>
      <w:r w:rsidR="00C24EFC" w:rsidRPr="00EE0B97">
        <w:rPr>
          <w:rFonts w:asciiTheme="minorHAnsi" w:hAnsiTheme="minorHAnsi"/>
        </w:rPr>
        <w:t>learn</w:t>
      </w:r>
      <w:r w:rsidRPr="00EE0B97">
        <w:rPr>
          <w:rFonts w:asciiTheme="minorHAnsi" w:hAnsiTheme="minorHAnsi"/>
        </w:rPr>
        <w:t xml:space="preserve"> that they can control their lives. At first</w:t>
      </w:r>
      <w:r w:rsidR="00E347AB" w:rsidRPr="00EE0B97">
        <w:rPr>
          <w:rFonts w:asciiTheme="minorHAnsi" w:hAnsiTheme="minorHAnsi"/>
        </w:rPr>
        <w:t>,</w:t>
      </w:r>
      <w:r w:rsidRPr="00EE0B97">
        <w:rPr>
          <w:rFonts w:asciiTheme="minorHAnsi" w:hAnsiTheme="minorHAnsi"/>
        </w:rPr>
        <w:t xml:space="preserve"> </w:t>
      </w:r>
      <w:r w:rsidR="00C24EFC" w:rsidRPr="00EE0B97">
        <w:rPr>
          <w:rFonts w:asciiTheme="minorHAnsi" w:hAnsiTheme="minorHAnsi"/>
        </w:rPr>
        <w:t>guardians reward children</w:t>
      </w:r>
      <w:r w:rsidRPr="00EE0B97">
        <w:rPr>
          <w:rFonts w:asciiTheme="minorHAnsi" w:hAnsiTheme="minorHAnsi"/>
        </w:rPr>
        <w:t xml:space="preserve"> for finishing simple goals. </w:t>
      </w:r>
      <w:r w:rsidR="00C24EFC" w:rsidRPr="00EE0B97">
        <w:rPr>
          <w:rFonts w:asciiTheme="minorHAnsi" w:hAnsiTheme="minorHAnsi"/>
        </w:rPr>
        <w:t>Their guardians teach them that t</w:t>
      </w:r>
      <w:r w:rsidR="0060578E" w:rsidRPr="00EE0B97">
        <w:rPr>
          <w:rFonts w:asciiTheme="minorHAnsi" w:hAnsiTheme="minorHAnsi"/>
        </w:rPr>
        <w:t>hey</w:t>
      </w:r>
      <w:r w:rsidR="00C24EFC" w:rsidRPr="00EE0B97">
        <w:rPr>
          <w:rFonts w:asciiTheme="minorHAnsi" w:hAnsiTheme="minorHAnsi"/>
        </w:rPr>
        <w:t xml:space="preserve"> a</w:t>
      </w:r>
      <w:r w:rsidR="0060578E" w:rsidRPr="00EE0B97">
        <w:rPr>
          <w:rFonts w:asciiTheme="minorHAnsi" w:hAnsiTheme="minorHAnsi"/>
        </w:rPr>
        <w:t>re</w:t>
      </w:r>
      <w:r w:rsidRPr="00EE0B97">
        <w:rPr>
          <w:rFonts w:asciiTheme="minorHAnsi" w:hAnsiTheme="minorHAnsi"/>
        </w:rPr>
        <w:t xml:space="preserve"> special, wanted and loved.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Later on, </w:t>
      </w:r>
      <w:r w:rsidR="00C24EFC" w:rsidRPr="00EE0B97">
        <w:rPr>
          <w:rFonts w:asciiTheme="minorHAnsi" w:hAnsiTheme="minorHAnsi"/>
        </w:rPr>
        <w:t>children learn</w:t>
      </w:r>
      <w:r w:rsidRPr="00EE0B97">
        <w:rPr>
          <w:rFonts w:asciiTheme="minorHAnsi" w:hAnsiTheme="minorHAnsi"/>
        </w:rPr>
        <w:t xml:space="preserve"> the proper role of parents. They </w:t>
      </w:r>
      <w:r w:rsidR="00C24EFC" w:rsidRPr="00EE0B97">
        <w:rPr>
          <w:rFonts w:asciiTheme="minorHAnsi" w:hAnsiTheme="minorHAnsi"/>
        </w:rPr>
        <w:t>learn</w:t>
      </w:r>
      <w:r w:rsidRPr="00EE0B97">
        <w:rPr>
          <w:rFonts w:asciiTheme="minorHAnsi" w:hAnsiTheme="minorHAnsi"/>
        </w:rPr>
        <w:t xml:space="preserve"> the signs of child abuse, as well as the proper role of discipline. Childhood is the ideal time to learn these lessons, before children form their own opinions. It </w:t>
      </w:r>
      <w:r w:rsidR="00B11BEE" w:rsidRPr="00EE0B97">
        <w:rPr>
          <w:rFonts w:asciiTheme="minorHAnsi" w:hAnsiTheme="minorHAnsi"/>
        </w:rPr>
        <w:t>isn’t</w:t>
      </w:r>
      <w:r w:rsidRPr="00EE0B97">
        <w:rPr>
          <w:rFonts w:asciiTheme="minorHAnsi" w:hAnsiTheme="minorHAnsi"/>
        </w:rPr>
        <w:t xml:space="preserve"> important that they understand everything. What is important is that they remember.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At around the age of 5 years, children </w:t>
      </w:r>
      <w:r w:rsidR="00F335AC" w:rsidRPr="00EE0B97">
        <w:rPr>
          <w:rFonts w:asciiTheme="minorHAnsi" w:hAnsiTheme="minorHAnsi"/>
        </w:rPr>
        <w:t>learn</w:t>
      </w:r>
      <w:r w:rsidRPr="00EE0B97">
        <w:rPr>
          <w:rFonts w:asciiTheme="minorHAnsi" w:hAnsiTheme="minorHAnsi"/>
        </w:rPr>
        <w:t xml:space="preserve"> about the issues surrounding runaway and abducted children</w:t>
      </w:r>
      <w:r w:rsidR="00E36FA6" w:rsidRPr="00EE0B97">
        <w:rPr>
          <w:rFonts w:asciiTheme="minorHAnsi" w:hAnsiTheme="minorHAnsi"/>
        </w:rPr>
        <w:t>.</w:t>
      </w:r>
      <w:r w:rsidRPr="00EE0B97">
        <w:rPr>
          <w:rFonts w:asciiTheme="minorHAnsi" w:hAnsiTheme="minorHAnsi"/>
        </w:rPr>
        <w:t xml:space="preserve"> </w:t>
      </w:r>
      <w:r w:rsidR="0060578E" w:rsidRPr="00EE0B97">
        <w:rPr>
          <w:rFonts w:asciiTheme="minorHAnsi" w:hAnsiTheme="minorHAnsi"/>
        </w:rPr>
        <w:t>They’re</w:t>
      </w:r>
      <w:r w:rsidRPr="00EE0B97">
        <w:rPr>
          <w:rFonts w:asciiTheme="minorHAnsi" w:hAnsiTheme="minorHAnsi"/>
        </w:rPr>
        <w:t xml:space="preserve"> shown what they can do </w:t>
      </w:r>
      <w:r w:rsidR="004A0D4E" w:rsidRPr="00EE0B97">
        <w:rPr>
          <w:rFonts w:asciiTheme="minorHAnsi" w:hAnsiTheme="minorHAnsi"/>
        </w:rPr>
        <w:t>should</w:t>
      </w:r>
      <w:r w:rsidRPr="00EE0B97">
        <w:rPr>
          <w:rFonts w:asciiTheme="minorHAnsi" w:hAnsiTheme="minorHAnsi"/>
        </w:rPr>
        <w:t xml:space="preserve"> the need arises.</w:t>
      </w:r>
    </w:p>
    <w:p w:rsidR="004904FD" w:rsidRPr="00EE0B97" w:rsidRDefault="004904FD">
      <w:pPr>
        <w:rPr>
          <w:rFonts w:asciiTheme="minorHAnsi" w:hAnsiTheme="minorHAnsi"/>
        </w:rPr>
      </w:pPr>
    </w:p>
    <w:p w:rsidR="004904FD" w:rsidRPr="00EE0B97" w:rsidRDefault="004A0D4E">
      <w:pPr>
        <w:rPr>
          <w:rFonts w:asciiTheme="minorHAnsi" w:hAnsiTheme="minorHAnsi"/>
        </w:rPr>
      </w:pPr>
      <w:r w:rsidRPr="00EE0B97">
        <w:rPr>
          <w:rFonts w:asciiTheme="minorHAnsi" w:hAnsiTheme="minorHAnsi"/>
        </w:rPr>
        <w:lastRenderedPageBreak/>
        <w:t xml:space="preserve">Teachers drill these </w:t>
      </w:r>
      <w:r w:rsidR="00665477" w:rsidRPr="00EE0B97">
        <w:rPr>
          <w:rFonts w:asciiTheme="minorHAnsi" w:hAnsiTheme="minorHAnsi"/>
        </w:rPr>
        <w:t>lessons into children throughout their schooling years. They are essential lessons because they help build strong families and by extension, a strong society. The family is after all the basis of society.</w:t>
      </w:r>
    </w:p>
    <w:p w:rsidR="004904FD" w:rsidRPr="00EE0B97" w:rsidRDefault="00665477">
      <w:pPr>
        <w:pStyle w:val="H3"/>
        <w:rPr>
          <w:rFonts w:asciiTheme="minorHAnsi" w:hAnsiTheme="minorHAnsi"/>
          <w:bCs w:val="0"/>
          <w:szCs w:val="24"/>
        </w:rPr>
      </w:pPr>
      <w:bookmarkStart w:id="304" w:name="_Toc146731510"/>
      <w:bookmarkStart w:id="305" w:name="_Toc146732865"/>
      <w:bookmarkStart w:id="306" w:name="_Toc383697576"/>
      <w:r w:rsidRPr="00EE0B97">
        <w:rPr>
          <w:rFonts w:asciiTheme="minorHAnsi" w:hAnsiTheme="minorHAnsi"/>
          <w:bCs w:val="0"/>
          <w:szCs w:val="24"/>
        </w:rPr>
        <w:t xml:space="preserve">Rights </w:t>
      </w:r>
      <w:r w:rsidR="00FF1C21" w:rsidRPr="00EE0B97">
        <w:rPr>
          <w:rFonts w:asciiTheme="minorHAnsi" w:hAnsiTheme="minorHAnsi"/>
          <w:bCs w:val="0"/>
          <w:szCs w:val="24"/>
        </w:rPr>
        <w:t>of</w:t>
      </w:r>
      <w:r w:rsidRPr="00EE0B97">
        <w:rPr>
          <w:rFonts w:asciiTheme="minorHAnsi" w:hAnsiTheme="minorHAnsi"/>
          <w:bCs w:val="0"/>
          <w:szCs w:val="24"/>
        </w:rPr>
        <w:t xml:space="preserve"> </w:t>
      </w:r>
      <w:r w:rsidR="00FF1C21" w:rsidRPr="00EE0B97">
        <w:rPr>
          <w:rFonts w:asciiTheme="minorHAnsi" w:hAnsiTheme="minorHAnsi"/>
          <w:bCs w:val="0"/>
          <w:szCs w:val="24"/>
        </w:rPr>
        <w:t>the</w:t>
      </w:r>
      <w:r w:rsidRPr="00EE0B97">
        <w:rPr>
          <w:rFonts w:asciiTheme="minorHAnsi" w:hAnsiTheme="minorHAnsi"/>
          <w:bCs w:val="0"/>
          <w:szCs w:val="24"/>
        </w:rPr>
        <w:t xml:space="preserve"> Child</w:t>
      </w:r>
      <w:bookmarkEnd w:id="304"/>
      <w:bookmarkEnd w:id="305"/>
      <w:bookmarkEnd w:id="306"/>
    </w:p>
    <w:p w:rsidR="004904FD" w:rsidRPr="00EE0B97" w:rsidRDefault="00665477">
      <w:pPr>
        <w:pStyle w:val="Quote1"/>
        <w:rPr>
          <w:rFonts w:asciiTheme="minorHAnsi" w:hAnsiTheme="minorHAnsi"/>
          <w:szCs w:val="24"/>
        </w:rPr>
      </w:pPr>
      <w:r w:rsidRPr="00EE0B97">
        <w:rPr>
          <w:rFonts w:asciiTheme="minorHAnsi" w:hAnsiTheme="minorHAnsi"/>
          <w:szCs w:val="24"/>
        </w:rPr>
        <w:t>If we don't stand up for children,</w:t>
      </w:r>
      <w:r w:rsidRPr="00EE0B97">
        <w:rPr>
          <w:rFonts w:asciiTheme="minorHAnsi" w:hAnsiTheme="minorHAnsi"/>
          <w:szCs w:val="24"/>
        </w:rPr>
        <w:br/>
        <w:t>then we don't stand for much.</w:t>
      </w:r>
      <w:r w:rsidRPr="00EE0B97">
        <w:rPr>
          <w:rFonts w:asciiTheme="minorHAnsi" w:hAnsiTheme="minorHAnsi"/>
          <w:szCs w:val="24"/>
        </w:rPr>
        <w:br/>
        <w:t>-- Marian Wright Edelman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Have you noticed that in custody battles and issues dealing with children, </w:t>
      </w:r>
      <w:r w:rsidR="00595E5A" w:rsidRPr="00EE0B97">
        <w:rPr>
          <w:rFonts w:asciiTheme="minorHAnsi" w:hAnsiTheme="minorHAnsi"/>
        </w:rPr>
        <w:t xml:space="preserve">guardians seem to treat </w:t>
      </w:r>
      <w:r w:rsidR="00A565B0" w:rsidRPr="00EE0B97">
        <w:rPr>
          <w:rFonts w:asciiTheme="minorHAnsi" w:hAnsiTheme="minorHAnsi"/>
        </w:rPr>
        <w:t>children</w:t>
      </w:r>
      <w:r w:rsidRPr="00EE0B97">
        <w:rPr>
          <w:rFonts w:asciiTheme="minorHAnsi" w:hAnsiTheme="minorHAnsi"/>
        </w:rPr>
        <w:t xml:space="preserve"> </w:t>
      </w:r>
      <w:r w:rsidR="00E36FA6" w:rsidRPr="00EE0B97">
        <w:rPr>
          <w:rFonts w:asciiTheme="minorHAnsi" w:hAnsiTheme="minorHAnsi"/>
        </w:rPr>
        <w:t>like property?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problem is children are not capable of dealing with, or even understanding, custody issues</w:t>
      </w:r>
      <w:r w:rsidR="00E36FA6" w:rsidRPr="00EE0B97">
        <w:rPr>
          <w:rFonts w:asciiTheme="minorHAnsi" w:hAnsiTheme="minorHAnsi"/>
        </w:rPr>
        <w:t>.</w:t>
      </w:r>
      <w:r w:rsidRPr="00EE0B97">
        <w:rPr>
          <w:rFonts w:asciiTheme="minorHAnsi" w:hAnsiTheme="minorHAnsi"/>
        </w:rPr>
        <w:t xml:space="preserve"> </w:t>
      </w:r>
      <w:r w:rsidR="00595E5A" w:rsidRPr="00EE0B97">
        <w:rPr>
          <w:rFonts w:asciiTheme="minorHAnsi" w:hAnsiTheme="minorHAnsi"/>
        </w:rPr>
        <w:t>The following laws exist to protect the rights of children:</w:t>
      </w:r>
    </w:p>
    <w:p w:rsidR="004904FD" w:rsidRPr="00EE0B97" w:rsidRDefault="00665477">
      <w:pPr>
        <w:pStyle w:val="H4"/>
        <w:rPr>
          <w:rFonts w:asciiTheme="minorHAnsi" w:hAnsiTheme="minorHAnsi"/>
        </w:rPr>
      </w:pPr>
      <w:bookmarkStart w:id="307" w:name="_Toc146732866"/>
      <w:r w:rsidRPr="00EE0B97">
        <w:rPr>
          <w:rFonts w:asciiTheme="minorHAnsi" w:hAnsiTheme="minorHAnsi"/>
        </w:rPr>
        <w:t>Rights Of The Child</w:t>
      </w:r>
      <w:bookmarkEnd w:id="307"/>
    </w:p>
    <w:p w:rsidR="004904FD" w:rsidRPr="00EE0B97" w:rsidRDefault="00665477">
      <w:pPr>
        <w:widowControl w:val="0"/>
        <w:numPr>
          <w:ilvl w:val="0"/>
          <w:numId w:val="1"/>
        </w:numPr>
        <w:rPr>
          <w:rFonts w:asciiTheme="minorHAnsi" w:hAnsiTheme="minorHAnsi"/>
        </w:rPr>
      </w:pPr>
      <w:r w:rsidRPr="00EE0B97">
        <w:rPr>
          <w:rFonts w:asciiTheme="minorHAnsi" w:hAnsiTheme="minorHAnsi"/>
        </w:rPr>
        <w:t>Children have the right to a stable, harmonious environment.</w:t>
      </w:r>
    </w:p>
    <w:p w:rsidR="004904FD" w:rsidRPr="00EE0B97" w:rsidRDefault="00665477">
      <w:pPr>
        <w:widowControl w:val="0"/>
        <w:numPr>
          <w:ilvl w:val="0"/>
          <w:numId w:val="1"/>
        </w:numPr>
        <w:rPr>
          <w:rFonts w:asciiTheme="minorHAnsi" w:hAnsiTheme="minorHAnsi"/>
        </w:rPr>
      </w:pPr>
      <w:r w:rsidRPr="00EE0B97">
        <w:rPr>
          <w:rFonts w:asciiTheme="minorHAnsi" w:hAnsiTheme="minorHAnsi"/>
        </w:rPr>
        <w:t>Children have the right to the unconditional love of their caregivers.</w:t>
      </w:r>
    </w:p>
    <w:p w:rsidR="004904FD" w:rsidRPr="00EE0B97" w:rsidRDefault="00665477">
      <w:pPr>
        <w:widowControl w:val="0"/>
        <w:numPr>
          <w:ilvl w:val="0"/>
          <w:numId w:val="1"/>
        </w:numPr>
        <w:rPr>
          <w:rFonts w:asciiTheme="minorHAnsi" w:hAnsiTheme="minorHAnsi"/>
        </w:rPr>
      </w:pPr>
      <w:r w:rsidRPr="00EE0B97">
        <w:rPr>
          <w:rFonts w:asciiTheme="minorHAnsi" w:hAnsiTheme="minorHAnsi"/>
        </w:rPr>
        <w:t>Children have the right to both male and female role models.</w:t>
      </w:r>
    </w:p>
    <w:p w:rsidR="004904FD" w:rsidRPr="00EE0B97" w:rsidRDefault="00665477">
      <w:pPr>
        <w:widowControl w:val="0"/>
        <w:numPr>
          <w:ilvl w:val="0"/>
          <w:numId w:val="1"/>
        </w:numPr>
        <w:rPr>
          <w:rFonts w:asciiTheme="minorHAnsi" w:hAnsiTheme="minorHAnsi"/>
        </w:rPr>
      </w:pPr>
      <w:r w:rsidRPr="00EE0B97">
        <w:rPr>
          <w:rFonts w:asciiTheme="minorHAnsi" w:hAnsiTheme="minorHAnsi"/>
        </w:rPr>
        <w:t>Children have the right to develop their talents.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C003:</w:t>
      </w:r>
      <w:r w:rsidR="00B94B5C" w:rsidRPr="00EE0B97">
        <w:rPr>
          <w:b/>
        </w:rPr>
        <w:tab/>
      </w:r>
      <w:r w:rsidRPr="00EE0B97">
        <w:t xml:space="preserve">In all issues dealing with children, </w:t>
      </w:r>
      <w:r w:rsidR="00A91651" w:rsidRPr="00EE0B97">
        <w:t xml:space="preserve">the courts must </w:t>
      </w:r>
      <w:r w:rsidRPr="00EE0B97">
        <w:t>an advocate to represent the interests of the child.</w:t>
      </w:r>
    </w:p>
    <w:p w:rsidR="004904FD" w:rsidRPr="00EE0B97" w:rsidRDefault="00665477">
      <w:pPr>
        <w:pStyle w:val="H3"/>
        <w:rPr>
          <w:rFonts w:asciiTheme="minorHAnsi" w:hAnsiTheme="minorHAnsi"/>
          <w:bCs w:val="0"/>
          <w:szCs w:val="24"/>
        </w:rPr>
      </w:pPr>
      <w:bookmarkStart w:id="308" w:name="_Toc146731511"/>
      <w:bookmarkStart w:id="309" w:name="_Toc146732867"/>
      <w:bookmarkStart w:id="310" w:name="_Toc383697577"/>
      <w:r w:rsidRPr="00EE0B97">
        <w:rPr>
          <w:rFonts w:asciiTheme="minorHAnsi" w:hAnsiTheme="minorHAnsi"/>
          <w:bCs w:val="0"/>
          <w:szCs w:val="24"/>
        </w:rPr>
        <w:t>Abortion</w:t>
      </w:r>
      <w:bookmarkEnd w:id="308"/>
      <w:bookmarkEnd w:id="309"/>
      <w:bookmarkEnd w:id="310"/>
    </w:p>
    <w:p w:rsidR="004904FD" w:rsidRPr="00EE0B97" w:rsidRDefault="00665477">
      <w:pPr>
        <w:pStyle w:val="Quote1"/>
        <w:rPr>
          <w:rFonts w:asciiTheme="minorHAnsi" w:hAnsiTheme="minorHAnsi"/>
          <w:szCs w:val="24"/>
        </w:rPr>
      </w:pPr>
      <w:r w:rsidRPr="00EE0B97">
        <w:rPr>
          <w:rFonts w:asciiTheme="minorHAnsi" w:hAnsiTheme="minorHAnsi"/>
          <w:szCs w:val="24"/>
        </w:rPr>
        <w:t>With humans it's abortion,</w:t>
      </w:r>
      <w:r w:rsidRPr="00EE0B97">
        <w:rPr>
          <w:rFonts w:asciiTheme="minorHAnsi" w:hAnsiTheme="minorHAnsi"/>
          <w:szCs w:val="24"/>
        </w:rPr>
        <w:br/>
        <w:t>but with chickens it's an omelette.</w:t>
      </w:r>
      <w:r w:rsidRPr="00EE0B97">
        <w:rPr>
          <w:rFonts w:asciiTheme="minorHAnsi" w:hAnsiTheme="minorHAnsi"/>
          <w:szCs w:val="24"/>
        </w:rPr>
        <w:br/>
        <w:t xml:space="preserve">-- Unknown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If it isn't a baby, then you aren't pregnant,</w:t>
      </w:r>
      <w:r w:rsidRPr="00EE0B97">
        <w:rPr>
          <w:rFonts w:asciiTheme="minorHAnsi" w:hAnsiTheme="minorHAnsi"/>
          <w:szCs w:val="24"/>
        </w:rPr>
        <w:br/>
        <w:t>so what are you aborting?</w:t>
      </w:r>
      <w:r w:rsidRPr="00EE0B97">
        <w:rPr>
          <w:rFonts w:asciiTheme="minorHAnsi" w:hAnsiTheme="minorHAnsi"/>
          <w:szCs w:val="24"/>
        </w:rPr>
        <w:br/>
        <w:t>-- Unknown --</w:t>
      </w:r>
    </w:p>
    <w:p w:rsidR="004904FD" w:rsidRPr="00EE0B97" w:rsidRDefault="004904FD" w:rsidP="003262C1">
      <w:pPr>
        <w:pStyle w:val="Quote1"/>
        <w:rPr>
          <w:rFonts w:asciiTheme="minorHAnsi" w:hAnsiTheme="minorHAnsi"/>
        </w:rPr>
      </w:pPr>
    </w:p>
    <w:p w:rsidR="003262C1" w:rsidRPr="00EE0B97" w:rsidRDefault="003262C1" w:rsidP="003262C1">
      <w:pPr>
        <w:pStyle w:val="quote2"/>
        <w:rPr>
          <w:rFonts w:asciiTheme="minorHAnsi" w:hAnsiTheme="minorHAnsi"/>
        </w:rPr>
      </w:pPr>
      <w:r w:rsidRPr="00EE0B97">
        <w:rPr>
          <w:rFonts w:asciiTheme="minorHAnsi" w:hAnsiTheme="minorHAnsi"/>
        </w:rPr>
        <w:t>“…I have never had a single case where a soul joined the fetus in the first trimester. The reason that souls do not begin their complex merger with a fetus under three months is quite simply because there is not enough brain tissue for them to work with at this stage</w:t>
      </w:r>
      <w:r w:rsidR="00FD3842" w:rsidRPr="00EE0B97">
        <w:rPr>
          <w:rFonts w:asciiTheme="minorHAnsi" w:hAnsiTheme="minorHAnsi"/>
        </w:rPr>
        <w:t>…</w:t>
      </w:r>
      <w:r w:rsidRPr="00EE0B97">
        <w:rPr>
          <w:rFonts w:asciiTheme="minorHAnsi" w:hAnsiTheme="minorHAnsi"/>
        </w:rPr>
        <w:t>”</w:t>
      </w:r>
    </w:p>
    <w:p w:rsidR="00FD3842" w:rsidRPr="00EE0B97" w:rsidRDefault="00FD3842" w:rsidP="003262C1">
      <w:pPr>
        <w:pStyle w:val="quote2"/>
        <w:rPr>
          <w:rFonts w:asciiTheme="minorHAnsi" w:hAnsiTheme="minorHAnsi"/>
        </w:rPr>
      </w:pPr>
      <w:r w:rsidRPr="00EE0B97">
        <w:rPr>
          <w:rFonts w:asciiTheme="minorHAnsi" w:hAnsiTheme="minorHAnsi"/>
        </w:rPr>
        <w:t>“…When a mother loses her child for whatever reason, I have found the odds are quite high that the soul of this baby will return</w:t>
      </w:r>
      <w:r w:rsidR="00F7118F" w:rsidRPr="00EE0B97">
        <w:rPr>
          <w:rFonts w:asciiTheme="minorHAnsi" w:hAnsiTheme="minorHAnsi"/>
        </w:rPr>
        <w:t xml:space="preserve"> again</w:t>
      </w:r>
      <w:r w:rsidRPr="00EE0B97">
        <w:rPr>
          <w:rFonts w:asciiTheme="minorHAnsi" w:hAnsiTheme="minorHAnsi"/>
        </w:rPr>
        <w:t xml:space="preserve"> to the same mother with her next child. If this mother does not bear another child, the </w:t>
      </w:r>
      <w:r w:rsidRPr="00EE0B97">
        <w:rPr>
          <w:rFonts w:asciiTheme="minorHAnsi" w:hAnsiTheme="minorHAnsi"/>
        </w:rPr>
        <w:lastRenderedPageBreak/>
        <w:t>soul may return to another close member of the family because that was the original intent.”</w:t>
      </w:r>
      <w:r w:rsidRPr="00EE0B97">
        <w:rPr>
          <w:rStyle w:val="FootnoteReference"/>
          <w:rFonts w:asciiTheme="minorHAnsi" w:hAnsiTheme="minorHAnsi"/>
        </w:rPr>
        <w:footnoteReference w:id="73"/>
      </w:r>
    </w:p>
    <w:p w:rsidR="004904FD" w:rsidRPr="00EE0B97" w:rsidRDefault="00F86F97">
      <w:pPr>
        <w:widowControl w:val="0"/>
        <w:rPr>
          <w:rFonts w:asciiTheme="minorHAnsi" w:hAnsiTheme="minorHAnsi"/>
        </w:rPr>
      </w:pPr>
      <w:r w:rsidRPr="00EE0B97">
        <w:rPr>
          <w:rFonts w:asciiTheme="minorHAnsi" w:hAnsiTheme="minorHAnsi"/>
        </w:rPr>
        <w:t>C</w:t>
      </w:r>
      <w:r w:rsidR="00665477" w:rsidRPr="00EE0B97">
        <w:rPr>
          <w:rFonts w:asciiTheme="minorHAnsi" w:hAnsiTheme="minorHAnsi"/>
        </w:rPr>
        <w:t>ontroversy surrounds abortion. People have been threatened, injured and killed because of it. Some consider abortion to be murder, while others consider it the inalienable right of the woman. Should abortion be allowed, and if so when</w:t>
      </w:r>
      <w:r w:rsidRPr="00EE0B97">
        <w:rPr>
          <w:rFonts w:asciiTheme="minorHAnsi" w:hAnsiTheme="minorHAnsi"/>
        </w:rPr>
        <w:t>, where and how</w:t>
      </w:r>
      <w:r w:rsidR="00665477" w:rsidRPr="00EE0B97">
        <w:rPr>
          <w:rFonts w:asciiTheme="minorHAnsi" w:hAnsiTheme="minorHAnsi"/>
        </w:rPr>
        <w:t xml:space="preserve"> should it be permitted? These questions have stumped the greatest minds in history. In light of this, it is not surprising that even </w:t>
      </w:r>
      <w:r w:rsidR="008E0136" w:rsidRPr="00EE0B97">
        <w:rPr>
          <w:rFonts w:asciiTheme="minorHAnsi" w:hAnsiTheme="minorHAnsi"/>
        </w:rPr>
        <w:t xml:space="preserve">the </w:t>
      </w:r>
      <w:proofErr w:type="spellStart"/>
      <w:r w:rsidRPr="00EE0B97">
        <w:rPr>
          <w:rFonts w:asciiTheme="minorHAnsi" w:hAnsiTheme="minorHAnsi"/>
        </w:rPr>
        <w:t>Aipotunians</w:t>
      </w:r>
      <w:proofErr w:type="spellEnd"/>
      <w:r w:rsidR="00665477" w:rsidRPr="00EE0B97">
        <w:rPr>
          <w:rFonts w:asciiTheme="minorHAnsi" w:hAnsiTheme="minorHAnsi"/>
        </w:rPr>
        <w:t xml:space="preserve"> have been baffled.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proofErr w:type="spellStart"/>
      <w:r w:rsidRPr="00EE0B97">
        <w:rPr>
          <w:rFonts w:asciiTheme="minorHAnsi" w:hAnsiTheme="minorHAnsi"/>
        </w:rPr>
        <w:t>Aipotunians</w:t>
      </w:r>
      <w:proofErr w:type="spellEnd"/>
      <w:r w:rsidRPr="00EE0B97">
        <w:rPr>
          <w:rFonts w:asciiTheme="minorHAnsi" w:hAnsiTheme="minorHAnsi"/>
        </w:rPr>
        <w:t xml:space="preserve"> have chosen the conservative way. </w:t>
      </w:r>
      <w:r w:rsidR="0019384C" w:rsidRPr="00EE0B97">
        <w:rPr>
          <w:rFonts w:asciiTheme="minorHAnsi" w:hAnsiTheme="minorHAnsi"/>
        </w:rPr>
        <w:t>They have chosen to consider a</w:t>
      </w:r>
      <w:r w:rsidRPr="00EE0B97">
        <w:rPr>
          <w:rFonts w:asciiTheme="minorHAnsi" w:hAnsiTheme="minorHAnsi"/>
        </w:rPr>
        <w:t>bortion only as a last resort.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Let me tell you a story:</w:t>
      </w:r>
    </w:p>
    <w:p w:rsidR="004904FD" w:rsidRPr="00EE0B97" w:rsidRDefault="00665477">
      <w:pPr>
        <w:pStyle w:val="H4"/>
        <w:rPr>
          <w:rFonts w:asciiTheme="minorHAnsi" w:hAnsiTheme="minorHAnsi"/>
        </w:rPr>
      </w:pPr>
      <w:bookmarkStart w:id="311" w:name="_Toc146732868"/>
      <w:r w:rsidRPr="00EE0B97">
        <w:rPr>
          <w:rFonts w:asciiTheme="minorHAnsi" w:hAnsiTheme="minorHAnsi"/>
        </w:rPr>
        <w:t>The Long Wait</w:t>
      </w:r>
      <w:bookmarkEnd w:id="311"/>
    </w:p>
    <w:p w:rsidR="004904FD" w:rsidRPr="00EE0B97" w:rsidRDefault="00665477" w:rsidP="002D2215">
      <w:pPr>
        <w:pStyle w:val="quote2"/>
        <w:rPr>
          <w:rFonts w:asciiTheme="minorHAnsi" w:hAnsiTheme="minorHAnsi"/>
        </w:rPr>
      </w:pPr>
      <w:r w:rsidRPr="00EE0B97">
        <w:rPr>
          <w:rFonts w:asciiTheme="minorHAnsi" w:hAnsiTheme="minorHAnsi"/>
        </w:rPr>
        <w:t>Fred and Harry are standing on the roof of a large building. Harry, who was quite tall, glances at his watch. It is 12 o’clock. “Looking forward to tonight’s party, Fred?”</w:t>
      </w:r>
    </w:p>
    <w:p w:rsidR="004904FD" w:rsidRPr="00EE0B97" w:rsidRDefault="00665477" w:rsidP="002D2215">
      <w:pPr>
        <w:pStyle w:val="quote2"/>
        <w:rPr>
          <w:rFonts w:asciiTheme="minorHAnsi" w:hAnsiTheme="minorHAnsi"/>
        </w:rPr>
      </w:pPr>
      <w:r w:rsidRPr="00EE0B97">
        <w:rPr>
          <w:rFonts w:asciiTheme="minorHAnsi" w:hAnsiTheme="minorHAnsi"/>
        </w:rPr>
        <w:t xml:space="preserve">“Wouldn’t miss it </w:t>
      </w:r>
      <w:r w:rsidR="00FF1C21" w:rsidRPr="00EE0B97">
        <w:rPr>
          <w:rFonts w:asciiTheme="minorHAnsi" w:hAnsiTheme="minorHAnsi"/>
        </w:rPr>
        <w:t>for the world,</w:t>
      </w:r>
      <w:r w:rsidRPr="00EE0B97">
        <w:rPr>
          <w:rFonts w:asciiTheme="minorHAnsi" w:hAnsiTheme="minorHAnsi"/>
        </w:rPr>
        <w:t>” Fred, who was rather short, responds. The party was in 9 hours.</w:t>
      </w:r>
    </w:p>
    <w:p w:rsidR="004904FD" w:rsidRPr="00EE0B97" w:rsidRDefault="00665477" w:rsidP="002D2215">
      <w:pPr>
        <w:pStyle w:val="quote2"/>
        <w:rPr>
          <w:rFonts w:asciiTheme="minorHAnsi" w:hAnsiTheme="minorHAnsi"/>
        </w:rPr>
      </w:pPr>
      <w:r w:rsidRPr="00EE0B97">
        <w:rPr>
          <w:rFonts w:asciiTheme="minorHAnsi" w:hAnsiTheme="minorHAnsi"/>
        </w:rPr>
        <w:t xml:space="preserve">Both friends step to the edge of the roof to sit and admire the view. Just after sitting down, a gust of wind slams into them with terrifying force. Fred starts to fall off the roof.  Harry grabs Fred’s hand and prevents him from falling. </w:t>
      </w:r>
      <w:r w:rsidR="00DC4897" w:rsidRPr="00EE0B97">
        <w:rPr>
          <w:rFonts w:asciiTheme="minorHAnsi" w:hAnsiTheme="minorHAnsi"/>
        </w:rPr>
        <w:t>Luckily,</w:t>
      </w:r>
      <w:r w:rsidRPr="00EE0B97">
        <w:rPr>
          <w:rFonts w:asciiTheme="minorHAnsi" w:hAnsiTheme="minorHAnsi"/>
        </w:rPr>
        <w:t xml:space="preserve"> Fred finds a ledge and stands on it. Since Harry </w:t>
      </w:r>
      <w:r w:rsidR="00B11BEE" w:rsidRPr="00EE0B97">
        <w:rPr>
          <w:rFonts w:asciiTheme="minorHAnsi" w:hAnsiTheme="minorHAnsi"/>
        </w:rPr>
        <w:t>isn’t</w:t>
      </w:r>
      <w:r w:rsidRPr="00EE0B97">
        <w:rPr>
          <w:rFonts w:asciiTheme="minorHAnsi" w:hAnsiTheme="minorHAnsi"/>
        </w:rPr>
        <w:t xml:space="preserve"> strong enough to pull Fred to safety, they settle down for a long wait, with Fred holding Harry’s leg for support.</w:t>
      </w:r>
    </w:p>
    <w:p w:rsidR="004904FD" w:rsidRPr="00EE0B97" w:rsidRDefault="00443155" w:rsidP="002D2215">
      <w:pPr>
        <w:pStyle w:val="quote2"/>
        <w:numPr>
          <w:ins w:id="312" w:author="Unknown"/>
        </w:numPr>
        <w:rPr>
          <w:rFonts w:asciiTheme="minorHAnsi" w:hAnsiTheme="minorHAnsi"/>
        </w:rPr>
      </w:pPr>
      <w:r w:rsidRPr="00EE0B97">
        <w:rPr>
          <w:rFonts w:asciiTheme="minorHAnsi" w:hAnsiTheme="minorHAnsi"/>
        </w:rPr>
        <w:t>T</w:t>
      </w:r>
      <w:r w:rsidR="00665477" w:rsidRPr="00EE0B97">
        <w:rPr>
          <w:rFonts w:asciiTheme="minorHAnsi" w:hAnsiTheme="minorHAnsi"/>
        </w:rPr>
        <w:t xml:space="preserve">ime passes. One </w:t>
      </w:r>
      <w:r w:rsidR="00864DE3" w:rsidRPr="00EE0B97">
        <w:rPr>
          <w:rFonts w:asciiTheme="minorHAnsi" w:hAnsiTheme="minorHAnsi"/>
        </w:rPr>
        <w:t>o</w:t>
      </w:r>
      <w:r w:rsidR="00665477" w:rsidRPr="00EE0B97">
        <w:rPr>
          <w:rFonts w:asciiTheme="minorHAnsi" w:hAnsiTheme="minorHAnsi"/>
        </w:rPr>
        <w:t xml:space="preserve">’clock, two </w:t>
      </w:r>
      <w:r w:rsidR="00864DE3" w:rsidRPr="00EE0B97">
        <w:rPr>
          <w:rFonts w:asciiTheme="minorHAnsi" w:hAnsiTheme="minorHAnsi"/>
        </w:rPr>
        <w:t>o</w:t>
      </w:r>
      <w:r w:rsidR="00665477" w:rsidRPr="00EE0B97">
        <w:rPr>
          <w:rFonts w:asciiTheme="minorHAnsi" w:hAnsiTheme="minorHAnsi"/>
        </w:rPr>
        <w:t xml:space="preserve">’clock, three </w:t>
      </w:r>
      <w:r w:rsidR="00864DE3" w:rsidRPr="00EE0B97">
        <w:rPr>
          <w:rFonts w:asciiTheme="minorHAnsi" w:hAnsiTheme="minorHAnsi"/>
        </w:rPr>
        <w:t>o</w:t>
      </w:r>
      <w:r w:rsidR="00665477" w:rsidRPr="00EE0B97">
        <w:rPr>
          <w:rFonts w:asciiTheme="minorHAnsi" w:hAnsiTheme="minorHAnsi"/>
        </w:rPr>
        <w:t>’clock. At nine, the party guests would arrive, allowing Fred to be rescued. But Harry did not want to wait. He had things to do and people to meet. Four o’clock strikes. Harry, too impatient to wait, gets up and leaves. Fred, deprived of his support, plunges to his death.</w:t>
      </w:r>
    </w:p>
    <w:p w:rsidR="004904FD" w:rsidRPr="00EE0B97" w:rsidRDefault="00665477" w:rsidP="002D2215">
      <w:pPr>
        <w:pStyle w:val="quote2"/>
        <w:rPr>
          <w:rFonts w:asciiTheme="minorHAnsi" w:hAnsiTheme="minorHAnsi"/>
        </w:rPr>
      </w:pPr>
      <w:r w:rsidRPr="00EE0B97">
        <w:rPr>
          <w:rFonts w:asciiTheme="minorHAnsi" w:hAnsiTheme="minorHAnsi"/>
        </w:rPr>
        <w:lastRenderedPageBreak/>
        <w:t>Later, the police ask Harry why he left Fred when Fred’s life was so clearly depended on him being there. Harry shrugs, “This is my body. I can do whatever I want with it and I chose to leave.”</w:t>
      </w:r>
    </w:p>
    <w:p w:rsidR="004904FD" w:rsidRPr="00EE0B97" w:rsidRDefault="00665477">
      <w:pPr>
        <w:widowControl w:val="0"/>
        <w:rPr>
          <w:rFonts w:asciiTheme="minorHAnsi" w:hAnsiTheme="minorHAnsi"/>
        </w:rPr>
      </w:pPr>
      <w:r w:rsidRPr="00EE0B97">
        <w:rPr>
          <w:rFonts w:asciiTheme="minorHAnsi" w:hAnsiTheme="minorHAnsi"/>
        </w:rPr>
        <w:t>It</w:t>
      </w:r>
      <w:r w:rsidR="008E0136" w:rsidRPr="00EE0B97">
        <w:rPr>
          <w:rFonts w:asciiTheme="minorHAnsi" w:hAnsiTheme="minorHAnsi"/>
        </w:rPr>
        <w:t>’</w:t>
      </w:r>
      <w:r w:rsidRPr="00EE0B97">
        <w:rPr>
          <w:rFonts w:asciiTheme="minorHAnsi" w:hAnsiTheme="minorHAnsi"/>
        </w:rPr>
        <w:t>s true that that was his body, but that</w:t>
      </w:r>
      <w:r w:rsidR="008E0136" w:rsidRPr="00EE0B97">
        <w:rPr>
          <w:rFonts w:asciiTheme="minorHAnsi" w:hAnsiTheme="minorHAnsi"/>
        </w:rPr>
        <w:t>’</w:t>
      </w:r>
      <w:r w:rsidRPr="00EE0B97">
        <w:rPr>
          <w:rFonts w:asciiTheme="minorHAnsi" w:hAnsiTheme="minorHAnsi"/>
        </w:rPr>
        <w:t>s not an adequate reason to let go. In real life, Harry would have been convicted of manslaughter, at the least.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This same argument applies to the people who claim the right to have an abortion because it</w:t>
      </w:r>
      <w:r w:rsidR="008E0136" w:rsidRPr="00EE0B97">
        <w:rPr>
          <w:rFonts w:asciiTheme="minorHAnsi" w:hAnsiTheme="minorHAnsi"/>
        </w:rPr>
        <w:t>’</w:t>
      </w:r>
      <w:r w:rsidRPr="00EE0B97">
        <w:rPr>
          <w:rFonts w:asciiTheme="minorHAnsi" w:hAnsiTheme="minorHAnsi"/>
        </w:rPr>
        <w:t xml:space="preserve">s their body. </w:t>
      </w:r>
      <w:r w:rsidR="00C25F3B" w:rsidRPr="00EE0B97">
        <w:rPr>
          <w:rFonts w:asciiTheme="minorHAnsi" w:hAnsiTheme="minorHAnsi"/>
        </w:rPr>
        <w:t>T</w:t>
      </w:r>
      <w:r w:rsidRPr="00EE0B97">
        <w:rPr>
          <w:rFonts w:asciiTheme="minorHAnsi" w:hAnsiTheme="minorHAnsi"/>
        </w:rPr>
        <w:t>his is not an adequate reason</w:t>
      </w:r>
      <w:r w:rsidR="00864DE3" w:rsidRPr="00EE0B97">
        <w:rPr>
          <w:rFonts w:asciiTheme="minorHAnsi" w:hAnsiTheme="minorHAnsi"/>
        </w:rPr>
        <w:t xml:space="preserve"> since</w:t>
      </w:r>
      <w:r w:rsidRPr="00EE0B97">
        <w:rPr>
          <w:rFonts w:asciiTheme="minorHAnsi" w:hAnsiTheme="minorHAnsi"/>
        </w:rPr>
        <w:t xml:space="preserve"> the fetus is a separate organism.</w:t>
      </w:r>
    </w:p>
    <w:p w:rsidR="004904FD" w:rsidRPr="00EE0B97" w:rsidRDefault="00864DE3">
      <w:pPr>
        <w:pStyle w:val="H4"/>
        <w:rPr>
          <w:rFonts w:asciiTheme="minorHAnsi" w:hAnsiTheme="minorHAnsi"/>
        </w:rPr>
      </w:pPr>
      <w:bookmarkStart w:id="313" w:name="_Toc146732869"/>
      <w:r w:rsidRPr="00EE0B97">
        <w:rPr>
          <w:rFonts w:asciiTheme="minorHAnsi" w:hAnsiTheme="minorHAnsi"/>
        </w:rPr>
        <w:t>Whose</w:t>
      </w:r>
      <w:r w:rsidR="00665477" w:rsidRPr="00EE0B97">
        <w:rPr>
          <w:rFonts w:asciiTheme="minorHAnsi" w:hAnsiTheme="minorHAnsi"/>
        </w:rPr>
        <w:t xml:space="preserve"> Baby Is It?</w:t>
      </w:r>
      <w:bookmarkEnd w:id="313"/>
    </w:p>
    <w:p w:rsidR="004904FD" w:rsidRPr="00EE0B97" w:rsidRDefault="00665477">
      <w:pPr>
        <w:widowControl w:val="0"/>
        <w:rPr>
          <w:rFonts w:asciiTheme="minorHAnsi" w:hAnsiTheme="minorHAnsi"/>
        </w:rPr>
      </w:pPr>
      <w:r w:rsidRPr="00EE0B97">
        <w:rPr>
          <w:rFonts w:asciiTheme="minorHAnsi" w:hAnsiTheme="minorHAnsi"/>
        </w:rPr>
        <w:t xml:space="preserve">A few years ago, </w:t>
      </w:r>
      <w:r w:rsidR="000E34A1" w:rsidRPr="00EE0B97">
        <w:rPr>
          <w:rFonts w:asciiTheme="minorHAnsi" w:hAnsiTheme="minorHAnsi"/>
        </w:rPr>
        <w:t xml:space="preserve">I read </w:t>
      </w:r>
      <w:r w:rsidRPr="00EE0B97">
        <w:rPr>
          <w:rFonts w:asciiTheme="minorHAnsi" w:hAnsiTheme="minorHAnsi"/>
        </w:rPr>
        <w:t>an abortion case in the newspapers. The man wanted the baby but the woman did not. Since it was her body and all that sort of thing, the man had no say in the matter</w:t>
      </w:r>
      <w:r w:rsidR="008E0136" w:rsidRPr="00EE0B97">
        <w:rPr>
          <w:rFonts w:asciiTheme="minorHAnsi" w:hAnsiTheme="minorHAnsi"/>
        </w:rPr>
        <w:t xml:space="preserve"> and the </w:t>
      </w:r>
      <w:r w:rsidR="00EE45E0" w:rsidRPr="00EE0B97">
        <w:rPr>
          <w:rFonts w:asciiTheme="minorHAnsi" w:hAnsiTheme="minorHAnsi"/>
        </w:rPr>
        <w:t>woman aborted the fetus</w:t>
      </w:r>
      <w:r w:rsidR="00864DE3"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864DE3">
      <w:pPr>
        <w:widowControl w:val="0"/>
        <w:rPr>
          <w:rFonts w:asciiTheme="minorHAnsi" w:hAnsiTheme="minorHAnsi"/>
        </w:rPr>
      </w:pPr>
      <w:r w:rsidRPr="00EE0B97">
        <w:rPr>
          <w:rFonts w:asciiTheme="minorHAnsi" w:hAnsiTheme="minorHAnsi"/>
        </w:rPr>
        <w:t>I</w:t>
      </w:r>
      <w:r w:rsidR="00665477" w:rsidRPr="00EE0B97">
        <w:rPr>
          <w:rFonts w:asciiTheme="minorHAnsi" w:hAnsiTheme="minorHAnsi"/>
        </w:rPr>
        <w:t>n Aipotu, if the woman doesn’t want the fetus, custody of the fetus automatically falls to the man. The problem is that the fetus cannot live outside the womb.</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Requiring the woman to rent out her uterus solves the problem. This transaction falls under the jurisdiction of the rental board. The rental board deals with matters </w:t>
      </w:r>
      <w:r w:rsidR="006730C0" w:rsidRPr="00EE0B97">
        <w:rPr>
          <w:rFonts w:asciiTheme="minorHAnsi" w:hAnsiTheme="minorHAnsi"/>
        </w:rPr>
        <w:t xml:space="preserve">such </w:t>
      </w:r>
      <w:r w:rsidRPr="00EE0B97">
        <w:rPr>
          <w:rFonts w:asciiTheme="minorHAnsi" w:hAnsiTheme="minorHAnsi"/>
        </w:rPr>
        <w:t>as rent, boarding, complaints, etc. like any other rental matter.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man then pays room and board for the unborn baby. At the time of conception, the man pays for the cost of moving out and for any damages caused when the baby used the living apartment.</w:t>
      </w:r>
    </w:p>
    <w:p w:rsidR="004904FD" w:rsidRPr="00EE0B97" w:rsidRDefault="00665477">
      <w:pPr>
        <w:pStyle w:val="H3"/>
        <w:rPr>
          <w:rFonts w:asciiTheme="minorHAnsi" w:hAnsiTheme="minorHAnsi"/>
          <w:bCs w:val="0"/>
          <w:szCs w:val="24"/>
        </w:rPr>
      </w:pPr>
      <w:bookmarkStart w:id="314" w:name="_Toc146731512"/>
      <w:bookmarkStart w:id="315" w:name="_Toc146732870"/>
      <w:bookmarkStart w:id="316" w:name="_Toc383697578"/>
      <w:r w:rsidRPr="00EE0B97">
        <w:rPr>
          <w:rFonts w:asciiTheme="minorHAnsi" w:hAnsiTheme="minorHAnsi"/>
          <w:bCs w:val="0"/>
          <w:szCs w:val="24"/>
        </w:rPr>
        <w:t>Surrogate Motherhood</w:t>
      </w:r>
      <w:bookmarkEnd w:id="314"/>
      <w:bookmarkEnd w:id="315"/>
      <w:bookmarkEnd w:id="316"/>
    </w:p>
    <w:p w:rsidR="004904FD" w:rsidRPr="00EE0B97" w:rsidRDefault="00665477">
      <w:pPr>
        <w:pStyle w:val="Quote1"/>
        <w:rPr>
          <w:rFonts w:asciiTheme="minorHAnsi" w:hAnsiTheme="minorHAnsi"/>
          <w:szCs w:val="24"/>
        </w:rPr>
      </w:pPr>
      <w:r w:rsidRPr="00EE0B97">
        <w:rPr>
          <w:rFonts w:asciiTheme="minorHAnsi" w:hAnsiTheme="minorHAnsi"/>
          <w:szCs w:val="24"/>
        </w:rPr>
        <w:t>The Vatican is against surrogate mothers.</w:t>
      </w:r>
      <w:r w:rsidRPr="00EE0B97">
        <w:rPr>
          <w:rFonts w:asciiTheme="minorHAnsi" w:hAnsiTheme="minorHAnsi"/>
          <w:szCs w:val="24"/>
        </w:rPr>
        <w:br/>
        <w:t>Good thing they didn't have that rule</w:t>
      </w:r>
      <w:r w:rsidRPr="00EE0B97">
        <w:rPr>
          <w:rFonts w:asciiTheme="minorHAnsi" w:hAnsiTheme="minorHAnsi"/>
          <w:szCs w:val="24"/>
        </w:rPr>
        <w:br/>
        <w:t>when Jesus was born.</w:t>
      </w:r>
      <w:r w:rsidRPr="00EE0B97">
        <w:rPr>
          <w:rFonts w:asciiTheme="minorHAnsi" w:hAnsiTheme="minorHAnsi"/>
          <w:szCs w:val="24"/>
        </w:rPr>
        <w:br/>
        <w:t>-- Elayne Booster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In surrogate motherhood, a couple pays a woman to carry a child. When the baby comes to term, the couple takes custody of the child.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It is imperative to realize that the couple is NOT buying the child. The couple already had custody of the child from the start. What the couple is doing is paying the woman for her services. All they get from the surrogate mother </w:t>
      </w:r>
      <w:r w:rsidRPr="00EE0B97">
        <w:rPr>
          <w:rFonts w:asciiTheme="minorHAnsi" w:hAnsiTheme="minorHAnsi"/>
        </w:rPr>
        <w:lastRenderedPageBreak/>
        <w:t>is room and board for the child. As mentioned before, the rental board controls all such rental matters.</w:t>
      </w:r>
    </w:p>
    <w:p w:rsidR="004904FD" w:rsidRPr="00EE0B97" w:rsidRDefault="00665477">
      <w:pPr>
        <w:pStyle w:val="H3"/>
        <w:rPr>
          <w:rFonts w:asciiTheme="minorHAnsi" w:hAnsiTheme="minorHAnsi"/>
          <w:bCs w:val="0"/>
          <w:szCs w:val="24"/>
        </w:rPr>
      </w:pPr>
      <w:bookmarkStart w:id="317" w:name="_Toc146731513"/>
      <w:bookmarkStart w:id="318" w:name="_Toc146732871"/>
      <w:bookmarkStart w:id="319" w:name="_Toc383697579"/>
      <w:r w:rsidRPr="00EE0B97">
        <w:rPr>
          <w:rFonts w:asciiTheme="minorHAnsi" w:hAnsiTheme="minorHAnsi"/>
          <w:bCs w:val="0"/>
          <w:szCs w:val="24"/>
        </w:rPr>
        <w:t>Adoption</w:t>
      </w:r>
      <w:bookmarkEnd w:id="317"/>
      <w:bookmarkEnd w:id="318"/>
      <w:bookmarkEnd w:id="319"/>
    </w:p>
    <w:p w:rsidR="004904FD" w:rsidRPr="00EE0B97" w:rsidRDefault="00665477">
      <w:pPr>
        <w:pStyle w:val="Quote1"/>
        <w:rPr>
          <w:rFonts w:asciiTheme="minorHAnsi" w:hAnsiTheme="minorHAnsi"/>
          <w:szCs w:val="24"/>
        </w:rPr>
      </w:pPr>
      <w:r w:rsidRPr="00EE0B97">
        <w:rPr>
          <w:rFonts w:asciiTheme="minorHAnsi" w:hAnsiTheme="minorHAnsi"/>
          <w:szCs w:val="24"/>
        </w:rPr>
        <w:t>We look at adoption as a very sacred exchange.</w:t>
      </w:r>
      <w:r w:rsidRPr="00EE0B97">
        <w:rPr>
          <w:rFonts w:asciiTheme="minorHAnsi" w:hAnsiTheme="minorHAnsi"/>
          <w:szCs w:val="24"/>
        </w:rPr>
        <w:br/>
        <w:t>It was not done lightly on either side.</w:t>
      </w:r>
      <w:r w:rsidRPr="00EE0B97">
        <w:rPr>
          <w:rFonts w:asciiTheme="minorHAnsi" w:hAnsiTheme="minorHAnsi"/>
          <w:szCs w:val="24"/>
        </w:rPr>
        <w:br/>
        <w:t>I would dedicate my life to this child.</w:t>
      </w:r>
      <w:r w:rsidRPr="00EE0B97">
        <w:rPr>
          <w:rFonts w:asciiTheme="minorHAnsi" w:hAnsiTheme="minorHAnsi"/>
          <w:szCs w:val="24"/>
        </w:rPr>
        <w:br/>
        <w:t>-- Jamie Lee Curtis, Adoptive mother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Isn’t it interesting that some people have children they do not want while other people want children but cannot have them?   </w:t>
      </w:r>
      <w:r w:rsidR="00FB1C5F" w:rsidRPr="00EE0B97">
        <w:rPr>
          <w:rFonts w:asciiTheme="minorHAnsi" w:hAnsiTheme="minorHAnsi"/>
        </w:rPr>
        <w:t>Unfortunately,</w:t>
      </w:r>
      <w:r w:rsidRPr="00EE0B97">
        <w:rPr>
          <w:rFonts w:asciiTheme="minorHAnsi" w:hAnsiTheme="minorHAnsi"/>
        </w:rPr>
        <w:t xml:space="preserve"> in the case of adoption</w:t>
      </w:r>
      <w:r w:rsidR="00FB1C5F" w:rsidRPr="00EE0B97">
        <w:rPr>
          <w:rFonts w:asciiTheme="minorHAnsi" w:hAnsiTheme="minorHAnsi"/>
        </w:rPr>
        <w:t>,</w:t>
      </w:r>
      <w:r w:rsidRPr="00EE0B97">
        <w:rPr>
          <w:rFonts w:asciiTheme="minorHAnsi" w:hAnsiTheme="minorHAnsi"/>
        </w:rPr>
        <w:t xml:space="preserve"> children do not always go to the best couple.</w:t>
      </w:r>
    </w:p>
    <w:p w:rsidR="004904FD" w:rsidRPr="00EE0B97" w:rsidRDefault="00665477">
      <w:pPr>
        <w:pStyle w:val="H4"/>
        <w:rPr>
          <w:rFonts w:asciiTheme="minorHAnsi" w:hAnsiTheme="minorHAnsi"/>
        </w:rPr>
      </w:pPr>
      <w:bookmarkStart w:id="320" w:name="_Toc146732872"/>
      <w:r w:rsidRPr="00EE0B97">
        <w:rPr>
          <w:rFonts w:asciiTheme="minorHAnsi" w:hAnsiTheme="minorHAnsi"/>
        </w:rPr>
        <w:t>Death By Prejudice</w:t>
      </w:r>
      <w:bookmarkEnd w:id="320"/>
    </w:p>
    <w:p w:rsidR="004904FD" w:rsidRPr="00EE0B97" w:rsidRDefault="00665477">
      <w:pPr>
        <w:widowControl w:val="0"/>
        <w:rPr>
          <w:rFonts w:asciiTheme="minorHAnsi" w:hAnsiTheme="minorHAnsi"/>
        </w:rPr>
      </w:pPr>
      <w:r w:rsidRPr="00EE0B97">
        <w:rPr>
          <w:rFonts w:asciiTheme="minorHAnsi" w:hAnsiTheme="minorHAnsi"/>
        </w:rPr>
        <w:t>Sometime in the 1980’s a white middle class family adopted a little boy because the authorities could not find a suitable black family. The couple loved him</w:t>
      </w:r>
      <w:r w:rsidR="006730C0" w:rsidRPr="00EE0B97">
        <w:rPr>
          <w:rFonts w:asciiTheme="minorHAnsi" w:hAnsiTheme="minorHAnsi"/>
        </w:rPr>
        <w:t xml:space="preserve"> </w:t>
      </w:r>
      <w:r w:rsidRPr="00EE0B97">
        <w:rPr>
          <w:rFonts w:asciiTheme="minorHAnsi" w:hAnsiTheme="minorHAnsi"/>
        </w:rPr>
        <w:t>and gave him the very best of everything.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 group of people, who called themselves the Black Community, considered it an insult that a white couple should receive custody of a black child. They thought it implied that they could not take care of “their own kind”.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 judge ruled that </w:t>
      </w:r>
      <w:r w:rsidR="0064510A" w:rsidRPr="00EE0B97">
        <w:rPr>
          <w:rFonts w:asciiTheme="minorHAnsi" w:hAnsiTheme="minorHAnsi"/>
        </w:rPr>
        <w:t xml:space="preserve">the white couple could keep the child </w:t>
      </w:r>
      <w:r w:rsidRPr="00EE0B97">
        <w:rPr>
          <w:rFonts w:asciiTheme="minorHAnsi" w:hAnsiTheme="minorHAnsi"/>
        </w:rPr>
        <w:t>if</w:t>
      </w:r>
      <w:r w:rsidR="0064510A" w:rsidRPr="00EE0B97">
        <w:rPr>
          <w:rFonts w:asciiTheme="minorHAnsi" w:hAnsiTheme="minorHAnsi"/>
        </w:rPr>
        <w:t>,</w:t>
      </w:r>
      <w:r w:rsidRPr="00EE0B97">
        <w:rPr>
          <w:rFonts w:asciiTheme="minorHAnsi" w:hAnsiTheme="minorHAnsi"/>
        </w:rPr>
        <w:t xml:space="preserve"> in a month</w:t>
      </w:r>
      <w:r w:rsidR="0064510A" w:rsidRPr="00EE0B97">
        <w:rPr>
          <w:rFonts w:asciiTheme="minorHAnsi" w:hAnsiTheme="minorHAnsi"/>
        </w:rPr>
        <w:t>,</w:t>
      </w:r>
      <w:r w:rsidR="006730C0" w:rsidRPr="00EE0B97">
        <w:rPr>
          <w:rFonts w:asciiTheme="minorHAnsi" w:hAnsiTheme="minorHAnsi"/>
        </w:rPr>
        <w:t xml:space="preserve"> </w:t>
      </w:r>
      <w:r w:rsidRPr="00EE0B97">
        <w:rPr>
          <w:rFonts w:asciiTheme="minorHAnsi" w:hAnsiTheme="minorHAnsi"/>
        </w:rPr>
        <w:t xml:space="preserve">no black couple was </w:t>
      </w:r>
      <w:r w:rsidR="0064510A" w:rsidRPr="00EE0B97">
        <w:rPr>
          <w:rFonts w:asciiTheme="minorHAnsi" w:hAnsiTheme="minorHAnsi"/>
        </w:rPr>
        <w:t>found</w:t>
      </w:r>
      <w:r w:rsidRPr="00EE0B97">
        <w:rPr>
          <w:rFonts w:asciiTheme="minorHAnsi" w:hAnsiTheme="minorHAnsi"/>
        </w:rPr>
        <w:t xml:space="preserve">. The adoption agency looked, and in an act of desperation, </w:t>
      </w:r>
      <w:r w:rsidR="006730C0" w:rsidRPr="00EE0B97">
        <w:rPr>
          <w:rFonts w:asciiTheme="minorHAnsi" w:hAnsiTheme="minorHAnsi"/>
        </w:rPr>
        <w:t>found a black couple.</w:t>
      </w:r>
    </w:p>
    <w:p w:rsidR="004904FD" w:rsidRPr="00EE0B97" w:rsidRDefault="004904FD">
      <w:pPr>
        <w:widowControl w:val="0"/>
        <w:rPr>
          <w:rFonts w:asciiTheme="minorHAnsi" w:hAnsiTheme="minorHAnsi"/>
        </w:rPr>
      </w:pPr>
    </w:p>
    <w:p w:rsidR="004904FD" w:rsidRPr="00EE0B97" w:rsidRDefault="0064510A">
      <w:pPr>
        <w:widowControl w:val="0"/>
        <w:rPr>
          <w:rFonts w:asciiTheme="minorHAnsi" w:hAnsiTheme="minorHAnsi"/>
        </w:rPr>
      </w:pPr>
      <w:r w:rsidRPr="00EE0B97">
        <w:rPr>
          <w:rFonts w:asciiTheme="minorHAnsi" w:hAnsiTheme="minorHAnsi"/>
        </w:rPr>
        <w:t xml:space="preserve">The black couple took the child away, kicking and screaming. </w:t>
      </w:r>
      <w:r w:rsidR="00665477" w:rsidRPr="00EE0B97">
        <w:rPr>
          <w:rFonts w:asciiTheme="minorHAnsi" w:hAnsiTheme="minorHAnsi"/>
        </w:rPr>
        <w:t xml:space="preserve">A few months later, the </w:t>
      </w:r>
      <w:r w:rsidRPr="00EE0B97">
        <w:rPr>
          <w:rFonts w:asciiTheme="minorHAnsi" w:hAnsiTheme="minorHAnsi"/>
        </w:rPr>
        <w:t xml:space="preserve">authorities found the </w:t>
      </w:r>
      <w:r w:rsidR="00665477" w:rsidRPr="00EE0B97">
        <w:rPr>
          <w:rFonts w:asciiTheme="minorHAnsi" w:hAnsiTheme="minorHAnsi"/>
        </w:rPr>
        <w:t xml:space="preserve">child dead. </w:t>
      </w:r>
      <w:r w:rsidR="00402497" w:rsidRPr="00EE0B97">
        <w:rPr>
          <w:rFonts w:asciiTheme="minorHAnsi" w:hAnsiTheme="minorHAnsi"/>
        </w:rPr>
        <w:t>The couple had beaten the child</w:t>
      </w:r>
      <w:r w:rsidR="00665477" w:rsidRPr="00EE0B97">
        <w:rPr>
          <w:rFonts w:asciiTheme="minorHAnsi" w:hAnsiTheme="minorHAnsi"/>
        </w:rPr>
        <w:t xml:space="preserve"> to death because he constantly cried for the previous couple. The white couple sued the agency and won.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 In its rush to find black parents for the child</w:t>
      </w:r>
      <w:r w:rsidR="00014E5D" w:rsidRPr="00EE0B97">
        <w:rPr>
          <w:rFonts w:asciiTheme="minorHAnsi" w:hAnsiTheme="minorHAnsi"/>
        </w:rPr>
        <w:t xml:space="preserve">, </w:t>
      </w:r>
      <w:r w:rsidRPr="00EE0B97">
        <w:rPr>
          <w:rFonts w:asciiTheme="minorHAnsi" w:hAnsiTheme="minorHAnsi"/>
        </w:rPr>
        <w:t>the adoption agency had not adequately researched the black couple. But why did they search for black parents?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One explanation</w:t>
      </w:r>
      <w:r w:rsidR="00014E5D" w:rsidRPr="00EE0B97">
        <w:rPr>
          <w:rFonts w:asciiTheme="minorHAnsi" w:hAnsiTheme="minorHAnsi"/>
        </w:rPr>
        <w:t xml:space="preserve"> </w:t>
      </w:r>
      <w:r w:rsidRPr="00EE0B97">
        <w:rPr>
          <w:rFonts w:asciiTheme="minorHAnsi" w:hAnsiTheme="minorHAnsi"/>
        </w:rPr>
        <w:t>was that only a black couple could properly raise a black child. Only a black couple can teach the child how to live in a white world. They are obviously living in the past when slavery existed. Now, education, upbringing and connections are more important. All this, the white couple could have easily supplied.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This law </w:t>
      </w:r>
      <w:r w:rsidR="000E34A1" w:rsidRPr="00EE0B97">
        <w:rPr>
          <w:rFonts w:asciiTheme="minorHAnsi" w:hAnsiTheme="minorHAnsi"/>
        </w:rPr>
        <w:t>tries</w:t>
      </w:r>
      <w:r w:rsidRPr="00EE0B97">
        <w:rPr>
          <w:rFonts w:asciiTheme="minorHAnsi" w:hAnsiTheme="minorHAnsi"/>
        </w:rPr>
        <w:t xml:space="preserve"> to prevent a repeat of this tragedy.</w:t>
      </w:r>
    </w:p>
    <w:p w:rsidR="004904FD" w:rsidRPr="00EE0B97" w:rsidRDefault="004904FD">
      <w:pPr>
        <w:widowControl w:val="0"/>
        <w:rPr>
          <w:rFonts w:asciiTheme="minorHAnsi" w:hAnsiTheme="minorHAnsi"/>
        </w:rPr>
      </w:pPr>
    </w:p>
    <w:p w:rsidR="004904FD" w:rsidRPr="00CA0004" w:rsidRDefault="00665477" w:rsidP="00CA0004">
      <w:pPr>
        <w:pStyle w:val="Laws"/>
      </w:pPr>
      <w:r w:rsidRPr="008A06D5">
        <w:rPr>
          <w:b/>
        </w:rPr>
        <w:t>Law C004:</w:t>
      </w:r>
      <w:r w:rsidR="00711AE3" w:rsidRPr="00EE0B97">
        <w:tab/>
      </w:r>
      <w:r w:rsidRPr="00CA0004">
        <w:t xml:space="preserve">When choosing a suitable guardian, </w:t>
      </w:r>
      <w:r w:rsidR="0012181A" w:rsidRPr="00CA0004">
        <w:t>t</w:t>
      </w:r>
      <w:r w:rsidRPr="00CA0004">
        <w:t xml:space="preserve">he child must go to the couple that can best take care of its </w:t>
      </w:r>
      <w:r w:rsidR="0012181A" w:rsidRPr="00CA0004">
        <w:t xml:space="preserve">physical, mental, emotional, etc. </w:t>
      </w:r>
      <w:r w:rsidRPr="00CA0004">
        <w:t>needs. This is the only determining factor.</w:t>
      </w:r>
      <w:r w:rsidR="0012181A" w:rsidRPr="00CA0004">
        <w:t xml:space="preserve"> </w:t>
      </w:r>
      <w:r w:rsidRPr="00CA0004">
        <w:t xml:space="preserve">Race, color, religion, etc. </w:t>
      </w:r>
      <w:r w:rsidR="0012181A" w:rsidRPr="00CA0004">
        <w:t>must not be used as criteria in the selection</w:t>
      </w:r>
      <w:r w:rsidRPr="00CA0004">
        <w:t>.</w:t>
      </w:r>
    </w:p>
    <w:p w:rsidR="004904FD" w:rsidRPr="00EE0B97" w:rsidRDefault="004904FD" w:rsidP="00CA0004">
      <w:pPr>
        <w:pStyle w:val="Laws"/>
      </w:pPr>
    </w:p>
    <w:p w:rsidR="004904FD" w:rsidRPr="00EE0B97" w:rsidRDefault="00665477">
      <w:pPr>
        <w:rPr>
          <w:rFonts w:asciiTheme="minorHAnsi" w:hAnsiTheme="minorHAnsi"/>
        </w:rPr>
      </w:pPr>
      <w:r w:rsidRPr="00EE0B97">
        <w:rPr>
          <w:rFonts w:asciiTheme="minorHAnsi" w:hAnsiTheme="minorHAnsi"/>
        </w:rPr>
        <w:t>And yes, a court appoints a lawyer to represent the child’s interests.</w:t>
      </w:r>
    </w:p>
    <w:p w:rsidR="004904FD" w:rsidRPr="00EE0B97" w:rsidRDefault="00665477">
      <w:pPr>
        <w:pStyle w:val="H4"/>
        <w:rPr>
          <w:rFonts w:asciiTheme="minorHAnsi" w:hAnsiTheme="minorHAnsi"/>
        </w:rPr>
      </w:pPr>
      <w:bookmarkStart w:id="321" w:name="_Toc146732873"/>
      <w:r w:rsidRPr="00EE0B97">
        <w:rPr>
          <w:rFonts w:asciiTheme="minorHAnsi" w:hAnsiTheme="minorHAnsi"/>
        </w:rPr>
        <w:t>Musical Kids</w:t>
      </w:r>
      <w:bookmarkEnd w:id="321"/>
    </w:p>
    <w:p w:rsidR="004904FD" w:rsidRPr="00EE0B97" w:rsidRDefault="00665477">
      <w:pPr>
        <w:widowControl w:val="0"/>
        <w:rPr>
          <w:rFonts w:asciiTheme="minorHAnsi" w:hAnsiTheme="minorHAnsi"/>
        </w:rPr>
      </w:pPr>
      <w:r w:rsidRPr="00EE0B97">
        <w:rPr>
          <w:rFonts w:asciiTheme="minorHAnsi" w:hAnsiTheme="minorHAnsi"/>
        </w:rPr>
        <w:t xml:space="preserve">A mother gave her child to a friend because she could not take care of it. Later on, the biological mother demanded the return of the child. The child did not want to return to the mother, but </w:t>
      </w:r>
      <w:r w:rsidR="000C0CD9" w:rsidRPr="00EE0B97">
        <w:rPr>
          <w:rFonts w:asciiTheme="minorHAnsi" w:hAnsiTheme="minorHAnsi"/>
        </w:rPr>
        <w:t>had no choice</w:t>
      </w:r>
      <w:r w:rsidRPr="00EE0B97">
        <w:rPr>
          <w:rFonts w:asciiTheme="minorHAnsi" w:hAnsiTheme="minorHAnsi"/>
        </w:rPr>
        <w:t>. I saw it on TV. It was a sad sight. Does the biological mother have the right to make this demand? What happens to the rights of the child?</w:t>
      </w:r>
    </w:p>
    <w:p w:rsidR="004904FD" w:rsidRPr="00EE0B97" w:rsidRDefault="004904FD">
      <w:pPr>
        <w:widowControl w:val="0"/>
        <w:rPr>
          <w:rFonts w:asciiTheme="minorHAnsi" w:hAnsiTheme="minorHAnsi"/>
        </w:rPr>
      </w:pPr>
    </w:p>
    <w:p w:rsidR="004904FD" w:rsidRPr="00EE0B97" w:rsidRDefault="000C0CD9">
      <w:pPr>
        <w:widowControl w:val="0"/>
        <w:rPr>
          <w:rFonts w:asciiTheme="minorHAnsi" w:hAnsiTheme="minorHAnsi"/>
        </w:rPr>
      </w:pPr>
      <w:r w:rsidRPr="00EE0B97">
        <w:rPr>
          <w:rFonts w:asciiTheme="minorHAnsi" w:hAnsiTheme="minorHAnsi"/>
        </w:rPr>
        <w:t>This law addresses this</w:t>
      </w:r>
      <w:r w:rsidR="00665477" w:rsidRPr="00EE0B97">
        <w:rPr>
          <w:rFonts w:asciiTheme="minorHAnsi" w:hAnsiTheme="minorHAnsi"/>
        </w:rPr>
        <w:t xml:space="preserve"> problem</w:t>
      </w:r>
      <w:r w:rsidRPr="00EE0B97">
        <w:rPr>
          <w:rFonts w:asciiTheme="minorHAnsi" w:hAnsiTheme="minorHAnsi"/>
        </w:rPr>
        <w:t>:</w:t>
      </w:r>
    </w:p>
    <w:p w:rsidR="004904FD" w:rsidRPr="00EE0B97" w:rsidRDefault="004904FD">
      <w:pPr>
        <w:widowControl w:val="0"/>
        <w:rPr>
          <w:rFonts w:asciiTheme="minorHAnsi" w:hAnsiTheme="minorHAnsi"/>
        </w:rPr>
      </w:pPr>
    </w:p>
    <w:p w:rsidR="004904FD" w:rsidRPr="00CA0004" w:rsidRDefault="00665477" w:rsidP="00CA0004">
      <w:pPr>
        <w:pStyle w:val="Laws"/>
      </w:pPr>
      <w:r w:rsidRPr="008A06D5">
        <w:rPr>
          <w:b/>
        </w:rPr>
        <w:t>Law C005:</w:t>
      </w:r>
      <w:r w:rsidR="00711AE3" w:rsidRPr="00EE0B97">
        <w:tab/>
      </w:r>
      <w:r w:rsidRPr="00CA0004">
        <w:t>The moment a guardian gives up a child for adoption, that moment their privilege of guardianship ends.</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DC4897">
      <w:pPr>
        <w:widowControl w:val="0"/>
        <w:rPr>
          <w:rFonts w:asciiTheme="minorHAnsi" w:hAnsiTheme="minorHAnsi"/>
        </w:rPr>
      </w:pPr>
      <w:r w:rsidRPr="00EE0B97">
        <w:rPr>
          <w:rFonts w:asciiTheme="minorHAnsi" w:hAnsiTheme="minorHAnsi"/>
        </w:rPr>
        <w:t>We must not ignore a child’s feelings and desires</w:t>
      </w:r>
      <w:r w:rsidR="00F11B51" w:rsidRPr="00EE0B97">
        <w:rPr>
          <w:rFonts w:asciiTheme="minorHAnsi" w:hAnsiTheme="minorHAnsi"/>
        </w:rPr>
        <w:t>,</w:t>
      </w:r>
      <w:r w:rsidRPr="00EE0B97">
        <w:rPr>
          <w:rFonts w:asciiTheme="minorHAnsi" w:hAnsiTheme="minorHAnsi"/>
        </w:rPr>
        <w:t xml:space="preserve"> just because they don’t understand</w:t>
      </w:r>
      <w:r w:rsidR="00665477" w:rsidRPr="00EE0B97">
        <w:rPr>
          <w:rFonts w:asciiTheme="minorHAnsi" w:hAnsiTheme="minorHAnsi"/>
        </w:rPr>
        <w:t>. They are people after all.</w:t>
      </w:r>
    </w:p>
    <w:p w:rsidR="004904FD" w:rsidRPr="00EE0B97" w:rsidRDefault="00665477">
      <w:pPr>
        <w:pStyle w:val="H3"/>
        <w:rPr>
          <w:rFonts w:asciiTheme="minorHAnsi" w:hAnsiTheme="minorHAnsi"/>
          <w:bCs w:val="0"/>
          <w:szCs w:val="24"/>
        </w:rPr>
      </w:pPr>
      <w:bookmarkStart w:id="322" w:name="_Toc146731514"/>
      <w:bookmarkStart w:id="323" w:name="_Toc146732874"/>
      <w:bookmarkStart w:id="324" w:name="_Toc383697580"/>
      <w:r w:rsidRPr="00EE0B97">
        <w:rPr>
          <w:rFonts w:asciiTheme="minorHAnsi" w:hAnsiTheme="minorHAnsi"/>
          <w:bCs w:val="0"/>
          <w:szCs w:val="24"/>
        </w:rPr>
        <w:t>Foster Care</w:t>
      </w:r>
      <w:bookmarkEnd w:id="322"/>
      <w:bookmarkEnd w:id="323"/>
      <w:bookmarkEnd w:id="324"/>
    </w:p>
    <w:p w:rsidR="004904FD" w:rsidRPr="00EE0B97" w:rsidRDefault="00665477">
      <w:pPr>
        <w:pStyle w:val="Quote1"/>
        <w:rPr>
          <w:rFonts w:asciiTheme="minorHAnsi" w:hAnsiTheme="minorHAnsi"/>
          <w:szCs w:val="24"/>
        </w:rPr>
      </w:pPr>
      <w:r w:rsidRPr="00EE0B97">
        <w:rPr>
          <w:rFonts w:asciiTheme="minorHAnsi" w:hAnsiTheme="minorHAnsi"/>
          <w:szCs w:val="24"/>
        </w:rPr>
        <w:t>While a foster child is in your home,</w:t>
      </w:r>
      <w:r w:rsidRPr="00EE0B97">
        <w:rPr>
          <w:rFonts w:asciiTheme="minorHAnsi" w:hAnsiTheme="minorHAnsi"/>
          <w:szCs w:val="24"/>
        </w:rPr>
        <w:br/>
        <w:t>you will receive a board payment</w:t>
      </w:r>
      <w:r w:rsidRPr="00EE0B97">
        <w:rPr>
          <w:rFonts w:asciiTheme="minorHAnsi" w:hAnsiTheme="minorHAnsi"/>
          <w:szCs w:val="24"/>
        </w:rPr>
        <w:br/>
        <w:t>of $400 to $500 per month</w:t>
      </w:r>
      <w:r w:rsidRPr="00EE0B97">
        <w:rPr>
          <w:rFonts w:asciiTheme="minorHAnsi" w:hAnsiTheme="minorHAnsi"/>
          <w:szCs w:val="24"/>
        </w:rPr>
        <w:br/>
        <w:t xml:space="preserve">-- </w:t>
      </w:r>
      <w:hyperlink r:id="rId115" w:history="1">
        <w:r w:rsidRPr="00EE0B97">
          <w:rPr>
            <w:rStyle w:val="Hyperlink"/>
            <w:rFonts w:asciiTheme="minorHAnsi" w:hAnsiTheme="minorHAnsi"/>
            <w:color w:val="000000"/>
            <w:szCs w:val="24"/>
            <w:u w:val="none"/>
          </w:rPr>
          <w:t>www.njfostercare.org/support.html</w:t>
        </w:r>
      </w:hyperlink>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Throughout the country, there are children in need of nurturing. Good people from all walks of life have come forward to </w:t>
      </w:r>
      <w:r w:rsidR="008F2719" w:rsidRPr="00EE0B97">
        <w:rPr>
          <w:rFonts w:asciiTheme="minorHAnsi" w:hAnsiTheme="minorHAnsi"/>
        </w:rPr>
        <w:t>take care of these</w:t>
      </w:r>
      <w:r w:rsidRPr="00EE0B97">
        <w:rPr>
          <w:rFonts w:asciiTheme="minorHAnsi" w:hAnsiTheme="minorHAnsi"/>
        </w:rPr>
        <w:t xml:space="preserve"> children. Most foster parents wish </w:t>
      </w:r>
      <w:r w:rsidR="00E50402" w:rsidRPr="00EE0B97">
        <w:rPr>
          <w:rFonts w:asciiTheme="minorHAnsi" w:hAnsiTheme="minorHAnsi"/>
        </w:rPr>
        <w:t>t</w:t>
      </w:r>
      <w:r w:rsidRPr="00EE0B97">
        <w:rPr>
          <w:rFonts w:asciiTheme="minorHAnsi" w:hAnsiTheme="minorHAnsi"/>
        </w:rPr>
        <w:t>he best for the kids they take care of.</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Sadly, there are entirely too many bad apples. Some </w:t>
      </w:r>
      <w:r w:rsidR="00E50402" w:rsidRPr="00EE0B97">
        <w:rPr>
          <w:rFonts w:asciiTheme="minorHAnsi" w:hAnsiTheme="minorHAnsi"/>
        </w:rPr>
        <w:t>take care of children</w:t>
      </w:r>
      <w:r w:rsidRPr="00EE0B97">
        <w:rPr>
          <w:rFonts w:asciiTheme="minorHAnsi" w:hAnsiTheme="minorHAnsi"/>
        </w:rPr>
        <w:t xml:space="preserve"> just for the money and </w:t>
      </w:r>
      <w:r w:rsidR="00E50402" w:rsidRPr="00EE0B97">
        <w:rPr>
          <w:rFonts w:asciiTheme="minorHAnsi" w:hAnsiTheme="minorHAnsi"/>
        </w:rPr>
        <w:t xml:space="preserve">consider the </w:t>
      </w:r>
      <w:r w:rsidRPr="00EE0B97">
        <w:rPr>
          <w:rFonts w:asciiTheme="minorHAnsi" w:hAnsiTheme="minorHAnsi"/>
        </w:rPr>
        <w:t>kids as just a hassle.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According to Linda Haley,</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“Children died as a result of abuse in foster care 5.25 times more often than children in the general population…Children who received 'services' </w:t>
      </w:r>
      <w:r w:rsidRPr="00EE0B97">
        <w:rPr>
          <w:rFonts w:asciiTheme="minorHAnsi" w:hAnsiTheme="minorHAnsi"/>
          <w:szCs w:val="24"/>
        </w:rPr>
        <w:lastRenderedPageBreak/>
        <w:t>from CPS died as a result of abuse 16 times more often than children in the general population…”</w:t>
      </w:r>
      <w:r w:rsidRPr="00EE0B97">
        <w:rPr>
          <w:rStyle w:val="FootnoteReference"/>
          <w:rFonts w:asciiTheme="minorHAnsi" w:hAnsiTheme="minorHAnsi"/>
          <w:szCs w:val="24"/>
        </w:rPr>
        <w:footnoteReference w:id="74"/>
      </w:r>
    </w:p>
    <w:p w:rsidR="004904FD" w:rsidRPr="00EE0B97" w:rsidRDefault="00665477">
      <w:pPr>
        <w:widowControl w:val="0"/>
        <w:rPr>
          <w:rFonts w:asciiTheme="minorHAnsi" w:hAnsiTheme="minorHAnsi"/>
        </w:rPr>
      </w:pPr>
      <w:r w:rsidRPr="00EE0B97">
        <w:rPr>
          <w:rFonts w:asciiTheme="minorHAnsi" w:hAnsiTheme="minorHAnsi"/>
        </w:rPr>
        <w:t>That is rather disturbing news.</w:t>
      </w:r>
    </w:p>
    <w:p w:rsidR="004904FD" w:rsidRPr="00EE0B97" w:rsidRDefault="004904FD">
      <w:pPr>
        <w:widowControl w:val="0"/>
        <w:rPr>
          <w:rFonts w:asciiTheme="minorHAnsi" w:hAnsiTheme="minorHAnsi"/>
        </w:rPr>
      </w:pPr>
    </w:p>
    <w:p w:rsidR="00451119" w:rsidRPr="00EE0B97" w:rsidRDefault="00451119">
      <w:pPr>
        <w:widowControl w:val="0"/>
        <w:rPr>
          <w:rFonts w:asciiTheme="minorHAnsi" w:hAnsiTheme="minorHAnsi"/>
        </w:rPr>
      </w:pPr>
      <w:r w:rsidRPr="00EE0B97">
        <w:rPr>
          <w:rFonts w:asciiTheme="minorHAnsi" w:hAnsiTheme="minorHAnsi"/>
        </w:rPr>
        <w:t xml:space="preserve">The above quote shows that </w:t>
      </w:r>
      <w:r w:rsidRPr="00EE0B97">
        <w:rPr>
          <w:rFonts w:asciiTheme="minorHAnsi" w:hAnsiTheme="minorHAnsi"/>
          <w:i/>
        </w:rPr>
        <w:t>Child Protection Services</w:t>
      </w:r>
      <w:r w:rsidRPr="00EE0B97">
        <w:rPr>
          <w:rFonts w:asciiTheme="minorHAnsi" w:hAnsiTheme="minorHAnsi"/>
        </w:rPr>
        <w:t xml:space="preserve"> (CPS) in some countries can be ineffect</w:t>
      </w:r>
      <w:r w:rsidR="007B147F" w:rsidRPr="00EE0B97">
        <w:rPr>
          <w:rFonts w:asciiTheme="minorHAnsi" w:hAnsiTheme="minorHAnsi"/>
        </w:rPr>
        <w:t>ive</w:t>
      </w:r>
      <w:r w:rsidRPr="00EE0B97">
        <w:rPr>
          <w:rFonts w:asciiTheme="minorHAnsi" w:hAnsiTheme="minorHAnsi"/>
        </w:rPr>
        <w:t xml:space="preserve"> in </w:t>
      </w:r>
      <w:r w:rsidR="00F11B51" w:rsidRPr="00EE0B97">
        <w:rPr>
          <w:rFonts w:asciiTheme="minorHAnsi" w:hAnsiTheme="minorHAnsi"/>
        </w:rPr>
        <w:t>protecting children</w:t>
      </w:r>
      <w:r w:rsidRPr="00EE0B97">
        <w:rPr>
          <w:rFonts w:asciiTheme="minorHAnsi" w:hAnsiTheme="minorHAnsi"/>
        </w:rPr>
        <w:t>.</w:t>
      </w:r>
    </w:p>
    <w:p w:rsidR="004904FD" w:rsidRPr="00EE0B97" w:rsidRDefault="00665477">
      <w:pPr>
        <w:pStyle w:val="H4"/>
        <w:rPr>
          <w:rFonts w:asciiTheme="minorHAnsi" w:hAnsiTheme="minorHAnsi"/>
        </w:rPr>
      </w:pPr>
      <w:bookmarkStart w:id="325" w:name="_Toc146732875"/>
      <w:r w:rsidRPr="00EE0B97">
        <w:rPr>
          <w:rFonts w:asciiTheme="minorHAnsi" w:hAnsiTheme="minorHAnsi"/>
        </w:rPr>
        <w:t>CPS Visits</w:t>
      </w:r>
      <w:bookmarkEnd w:id="325"/>
    </w:p>
    <w:p w:rsidR="00E73D59" w:rsidRPr="00EE0B97" w:rsidRDefault="00771B2F">
      <w:pPr>
        <w:widowControl w:val="0"/>
        <w:rPr>
          <w:rFonts w:asciiTheme="minorHAnsi" w:hAnsiTheme="minorHAnsi"/>
        </w:rPr>
      </w:pPr>
      <w:r w:rsidRPr="00EE0B97">
        <w:rPr>
          <w:rFonts w:asciiTheme="minorHAnsi" w:hAnsiTheme="minorHAnsi"/>
        </w:rPr>
        <w:t>Childcare authorities make schedule visits t</w:t>
      </w:r>
      <w:r w:rsidR="00665477" w:rsidRPr="00EE0B97">
        <w:rPr>
          <w:rFonts w:asciiTheme="minorHAnsi" w:hAnsiTheme="minorHAnsi"/>
        </w:rPr>
        <w:t xml:space="preserve">o make sure that </w:t>
      </w:r>
      <w:r w:rsidRPr="00EE0B97">
        <w:rPr>
          <w:rFonts w:asciiTheme="minorHAnsi" w:hAnsiTheme="minorHAnsi"/>
        </w:rPr>
        <w:t>guardians treat foster kids well</w:t>
      </w:r>
      <w:r w:rsidR="00665477" w:rsidRPr="00EE0B97">
        <w:rPr>
          <w:rFonts w:asciiTheme="minorHAnsi" w:hAnsiTheme="minorHAnsi"/>
        </w:rPr>
        <w:t>. They usually find nothing. This is because</w:t>
      </w:r>
      <w:r w:rsidRPr="00EE0B97">
        <w:rPr>
          <w:rFonts w:asciiTheme="minorHAnsi" w:hAnsiTheme="minorHAnsi"/>
        </w:rPr>
        <w:t xml:space="preserve"> the authorities usually give the foster parents advanced warning. This allows </w:t>
      </w:r>
      <w:r w:rsidR="007B5B84" w:rsidRPr="00EE0B97">
        <w:rPr>
          <w:rFonts w:asciiTheme="minorHAnsi" w:hAnsiTheme="minorHAnsi"/>
        </w:rPr>
        <w:t>a</w:t>
      </w:r>
      <w:r w:rsidR="00665477" w:rsidRPr="00EE0B97">
        <w:rPr>
          <w:rFonts w:asciiTheme="minorHAnsi" w:hAnsiTheme="minorHAnsi"/>
        </w:rPr>
        <w:t xml:space="preserve">busive foster parents </w:t>
      </w:r>
      <w:r w:rsidRPr="00EE0B97">
        <w:rPr>
          <w:rFonts w:asciiTheme="minorHAnsi" w:hAnsiTheme="minorHAnsi"/>
        </w:rPr>
        <w:t xml:space="preserve">to </w:t>
      </w:r>
      <w:r w:rsidR="00665477" w:rsidRPr="00EE0B97">
        <w:rPr>
          <w:rFonts w:asciiTheme="minorHAnsi" w:hAnsiTheme="minorHAnsi"/>
        </w:rPr>
        <w:t>hide their tracks.</w:t>
      </w:r>
    </w:p>
    <w:p w:rsidR="004904FD" w:rsidRPr="00EE0B97" w:rsidRDefault="004904FD">
      <w:pPr>
        <w:widowControl w:val="0"/>
        <w:rPr>
          <w:rFonts w:asciiTheme="minorHAnsi" w:hAnsiTheme="minorHAnsi"/>
        </w:rPr>
      </w:pPr>
    </w:p>
    <w:p w:rsidR="00E73D59" w:rsidRPr="00EE0B97" w:rsidRDefault="00665477" w:rsidP="00CA0004">
      <w:pPr>
        <w:pStyle w:val="Laws"/>
      </w:pPr>
      <w:r w:rsidRPr="008A06D5">
        <w:rPr>
          <w:b/>
        </w:rPr>
        <w:t>Law C006:</w:t>
      </w:r>
      <w:r w:rsidR="00711AE3" w:rsidRPr="00EE0B97">
        <w:tab/>
      </w:r>
      <w:r w:rsidRPr="00CA0004">
        <w:t>Social workers shall visit foster children without warning.</w:t>
      </w:r>
    </w:p>
    <w:p w:rsidR="00E73D59" w:rsidRPr="00EE0B97" w:rsidRDefault="00E73D59" w:rsidP="00E73D59">
      <w:pPr>
        <w:widowControl w:val="0"/>
        <w:rPr>
          <w:rFonts w:asciiTheme="minorHAnsi" w:hAnsiTheme="minorHAnsi"/>
        </w:rPr>
      </w:pPr>
    </w:p>
    <w:p w:rsidR="001916CF" w:rsidRPr="00EE0B97" w:rsidRDefault="001916CF" w:rsidP="00E73D59">
      <w:pPr>
        <w:widowControl w:val="0"/>
        <w:rPr>
          <w:rFonts w:asciiTheme="minorHAnsi" w:hAnsiTheme="minorHAnsi"/>
        </w:rPr>
      </w:pPr>
      <w:r w:rsidRPr="00EE0B97">
        <w:rPr>
          <w:rFonts w:asciiTheme="minorHAnsi" w:hAnsiTheme="minorHAnsi"/>
        </w:rPr>
        <w:t>Sometimes the CPS ignores the concerns of children, family and friends. As a result, Aipotu has this law:</w:t>
      </w:r>
    </w:p>
    <w:p w:rsidR="001916CF" w:rsidRPr="00EE0B97" w:rsidRDefault="001916CF" w:rsidP="00E73D59">
      <w:pPr>
        <w:widowControl w:val="0"/>
        <w:rPr>
          <w:rFonts w:asciiTheme="minorHAnsi" w:hAnsiTheme="minorHAnsi"/>
        </w:rPr>
      </w:pPr>
    </w:p>
    <w:p w:rsidR="00A948AB" w:rsidRPr="00CA0004" w:rsidRDefault="00A948AB" w:rsidP="00CA0004">
      <w:pPr>
        <w:pStyle w:val="Laws"/>
      </w:pPr>
      <w:r w:rsidRPr="008A06D5">
        <w:rPr>
          <w:b/>
        </w:rPr>
        <w:t>Law C007:</w:t>
      </w:r>
      <w:r w:rsidR="00711AE3" w:rsidRPr="00EE0B97">
        <w:tab/>
      </w:r>
      <w:r w:rsidRPr="00CA0004">
        <w:t>Social workers must listen to foster children</w:t>
      </w:r>
      <w:r w:rsidR="001916CF" w:rsidRPr="00CA0004">
        <w:t>, family</w:t>
      </w:r>
      <w:r w:rsidRPr="00CA0004">
        <w:t xml:space="preserve"> and neighbors when they say something is wrong.</w:t>
      </w:r>
    </w:p>
    <w:p w:rsidR="00A948AB" w:rsidRPr="00EE0B97" w:rsidRDefault="00A948AB" w:rsidP="00E73D59">
      <w:pPr>
        <w:widowControl w:val="0"/>
        <w:rPr>
          <w:rFonts w:asciiTheme="minorHAnsi" w:hAnsiTheme="minorHAnsi"/>
        </w:rPr>
      </w:pPr>
    </w:p>
    <w:p w:rsidR="00A806BD" w:rsidRPr="00EE0B97" w:rsidRDefault="00AE283C" w:rsidP="00AE283C">
      <w:pPr>
        <w:widowControl w:val="0"/>
        <w:rPr>
          <w:rFonts w:asciiTheme="minorHAnsi" w:hAnsiTheme="minorHAnsi"/>
        </w:rPr>
      </w:pPr>
      <w:r w:rsidRPr="00EE0B97">
        <w:rPr>
          <w:rFonts w:asciiTheme="minorHAnsi" w:hAnsiTheme="minorHAnsi"/>
        </w:rPr>
        <w:t xml:space="preserve">To ensure </w:t>
      </w:r>
      <w:r w:rsidR="00A806BD" w:rsidRPr="00EE0B97">
        <w:rPr>
          <w:rFonts w:asciiTheme="minorHAnsi" w:hAnsiTheme="minorHAnsi"/>
        </w:rPr>
        <w:t>child safety in Aipotu</w:t>
      </w:r>
      <w:r w:rsidRPr="00EE0B97">
        <w:rPr>
          <w:rFonts w:asciiTheme="minorHAnsi" w:hAnsiTheme="minorHAnsi"/>
        </w:rPr>
        <w:t>, the Department Of Departments keeps an extra close eye on the CPS.</w:t>
      </w:r>
      <w:r w:rsidR="00A806BD" w:rsidRPr="00EE0B97">
        <w:rPr>
          <w:rFonts w:asciiTheme="minorHAnsi" w:hAnsiTheme="minorHAnsi"/>
        </w:rPr>
        <w:t xml:space="preserve"> </w:t>
      </w:r>
      <w:r w:rsidR="007B147F" w:rsidRPr="00EE0B97">
        <w:rPr>
          <w:rFonts w:asciiTheme="minorHAnsi" w:hAnsiTheme="minorHAnsi"/>
        </w:rPr>
        <w:t>In addition, CPS agents, foster parents</w:t>
      </w:r>
      <w:r w:rsidR="00F11B51" w:rsidRPr="00EE0B97">
        <w:rPr>
          <w:rFonts w:asciiTheme="minorHAnsi" w:hAnsiTheme="minorHAnsi"/>
        </w:rPr>
        <w:t xml:space="preserve">, and </w:t>
      </w:r>
      <w:r w:rsidR="007B147F" w:rsidRPr="00EE0B97">
        <w:rPr>
          <w:rFonts w:asciiTheme="minorHAnsi" w:hAnsiTheme="minorHAnsi"/>
        </w:rPr>
        <w:t xml:space="preserve">children get special training to ensure understanding. Only education can </w:t>
      </w:r>
      <w:r w:rsidR="009D76AC" w:rsidRPr="00EE0B97">
        <w:rPr>
          <w:rFonts w:asciiTheme="minorHAnsi" w:hAnsiTheme="minorHAnsi"/>
        </w:rPr>
        <w:t>keep us free and safe</w:t>
      </w:r>
      <w:r w:rsidR="007B147F" w:rsidRPr="00EE0B97">
        <w:rPr>
          <w:rFonts w:asciiTheme="minorHAnsi" w:hAnsiTheme="minorHAnsi"/>
        </w:rPr>
        <w:t>.</w:t>
      </w:r>
    </w:p>
    <w:p w:rsidR="007B147F" w:rsidRPr="00EE0B97" w:rsidRDefault="007B147F">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widowControl w:val="0"/>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even" r:id="rId116"/>
          <w:headerReference w:type="default" r:id="rId117"/>
          <w:footerReference w:type="even" r:id="rId118"/>
          <w:footerReference w:type="default" r:id="rId119"/>
          <w:headerReference w:type="first" r:id="rId120"/>
          <w:footerReference w:type="first" r:id="rId121"/>
          <w:type w:val="continuous"/>
          <w:pgSz w:w="8640" w:h="12960" w:code="1"/>
          <w:pgMar w:top="720" w:right="720" w:bottom="720" w:left="720" w:header="288" w:footer="288" w:gutter="360"/>
          <w:cols w:space="709"/>
          <w:noEndnote/>
          <w:titlePg/>
          <w:docGrid w:linePitch="326"/>
        </w:sectPr>
      </w:pPr>
      <w:bookmarkStart w:id="326" w:name="_Toc477965024"/>
      <w:bookmarkStart w:id="327" w:name="_Toc18412545"/>
      <w:bookmarkStart w:id="328" w:name="Research_And_Development"/>
    </w:p>
    <w:p w:rsidR="004904FD" w:rsidRPr="00EE0B97" w:rsidRDefault="00665477">
      <w:pPr>
        <w:pStyle w:val="H2"/>
        <w:rPr>
          <w:rFonts w:asciiTheme="minorHAnsi" w:hAnsiTheme="minorHAnsi"/>
          <w:bCs w:val="0"/>
          <w:szCs w:val="24"/>
        </w:rPr>
      </w:pPr>
      <w:bookmarkStart w:id="329" w:name="_Toc146731260"/>
      <w:bookmarkStart w:id="330" w:name="_Toc146731352"/>
      <w:bookmarkStart w:id="331" w:name="_Toc146731515"/>
      <w:bookmarkStart w:id="332" w:name="_Toc146732876"/>
      <w:bookmarkStart w:id="333" w:name="_Toc290215055"/>
      <w:bookmarkStart w:id="334" w:name="_Toc383697581"/>
      <w:bookmarkEnd w:id="326"/>
      <w:bookmarkEnd w:id="327"/>
      <w:bookmarkEnd w:id="328"/>
      <w:r w:rsidRPr="00EE0B97">
        <w:rPr>
          <w:rFonts w:asciiTheme="minorHAnsi" w:hAnsiTheme="minorHAnsi"/>
          <w:bCs w:val="0"/>
          <w:szCs w:val="24"/>
        </w:rPr>
        <w:lastRenderedPageBreak/>
        <w:t>Freedom And Oppression</w:t>
      </w:r>
      <w:bookmarkEnd w:id="329"/>
      <w:bookmarkEnd w:id="330"/>
      <w:bookmarkEnd w:id="331"/>
      <w:bookmarkEnd w:id="332"/>
      <w:bookmarkEnd w:id="333"/>
      <w:bookmarkEnd w:id="334"/>
    </w:p>
    <w:p w:rsidR="004904FD" w:rsidRPr="00EE0B97" w:rsidRDefault="00665477">
      <w:pPr>
        <w:pStyle w:val="Quote1"/>
        <w:rPr>
          <w:rFonts w:asciiTheme="minorHAnsi" w:hAnsiTheme="minorHAnsi"/>
          <w:szCs w:val="24"/>
        </w:rPr>
      </w:pPr>
      <w:r w:rsidRPr="00EE0B97">
        <w:rPr>
          <w:rFonts w:asciiTheme="minorHAnsi" w:hAnsiTheme="minorHAnsi"/>
          <w:szCs w:val="24"/>
        </w:rPr>
        <w:t>Whenever a conflict arises between privacy and accountability,</w:t>
      </w:r>
      <w:r w:rsidRPr="00EE0B97">
        <w:rPr>
          <w:rFonts w:asciiTheme="minorHAnsi" w:hAnsiTheme="minorHAnsi"/>
          <w:szCs w:val="24"/>
        </w:rPr>
        <w:br/>
        <w:t>people demand the former for themselves</w:t>
      </w:r>
      <w:r w:rsidRPr="00EE0B97">
        <w:rPr>
          <w:rFonts w:asciiTheme="minorHAnsi" w:hAnsiTheme="minorHAnsi"/>
          <w:szCs w:val="24"/>
        </w:rPr>
        <w:br/>
        <w:t>and the later for everybody else.</w:t>
      </w:r>
      <w:r w:rsidRPr="00EE0B97">
        <w:rPr>
          <w:rFonts w:asciiTheme="minorHAnsi" w:hAnsiTheme="minorHAnsi"/>
          <w:szCs w:val="24"/>
        </w:rPr>
        <w:br/>
        <w:t>-- David Brin</w:t>
      </w:r>
      <w:r w:rsidRPr="00EE0B97">
        <w:rPr>
          <w:rStyle w:val="FootnoteReference"/>
          <w:rFonts w:asciiTheme="minorHAnsi" w:hAnsiTheme="minorHAnsi"/>
          <w:szCs w:val="24"/>
        </w:rPr>
        <w:footnoteReference w:id="75"/>
      </w:r>
      <w:r w:rsidRPr="00EE0B97">
        <w:rPr>
          <w:rFonts w:asciiTheme="minorHAnsi" w:hAnsiTheme="minorHAnsi"/>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 xml:space="preserve">By that pseudo line of logic </w:t>
      </w:r>
      <w:r w:rsidRPr="00EE0B97">
        <w:rPr>
          <w:rFonts w:asciiTheme="minorHAnsi" w:hAnsiTheme="minorHAnsi"/>
          <w:szCs w:val="24"/>
        </w:rPr>
        <w:br/>
        <w:t>you could dispose of the whole Bill of Rights.</w:t>
      </w:r>
      <w:r w:rsidRPr="00EE0B97">
        <w:rPr>
          <w:rFonts w:asciiTheme="minorHAnsi" w:hAnsiTheme="minorHAnsi"/>
          <w:szCs w:val="24"/>
        </w:rPr>
        <w:br/>
        <w:t>-- James Lawrence Fly</w:t>
      </w:r>
      <w:r w:rsidRPr="00EE0B97">
        <w:rPr>
          <w:rStyle w:val="FootnoteReference"/>
          <w:rFonts w:asciiTheme="minorHAnsi" w:hAnsiTheme="minorHAnsi"/>
          <w:szCs w:val="24"/>
        </w:rPr>
        <w:footnoteReference w:id="76"/>
      </w:r>
      <w:r w:rsidRPr="00EE0B97">
        <w:rPr>
          <w:rFonts w:asciiTheme="minorHAnsi" w:hAnsiTheme="minorHAnsi"/>
          <w:szCs w:val="24"/>
        </w:rPr>
        <w:t xml:space="preserve"> --</w:t>
      </w:r>
    </w:p>
    <w:p w:rsidR="00D70301" w:rsidRPr="00EE0B97" w:rsidRDefault="00D70301">
      <w:pPr>
        <w:pStyle w:val="Quote1"/>
        <w:rPr>
          <w:rFonts w:asciiTheme="minorHAnsi" w:hAnsiTheme="minorHAnsi"/>
          <w:szCs w:val="24"/>
        </w:rPr>
      </w:pPr>
    </w:p>
    <w:p w:rsidR="00D70301" w:rsidRPr="00EE0B97" w:rsidRDefault="00D70301">
      <w:pPr>
        <w:pStyle w:val="Quote1"/>
        <w:rPr>
          <w:rFonts w:asciiTheme="minorHAnsi" w:hAnsiTheme="minorHAnsi"/>
          <w:szCs w:val="24"/>
        </w:rPr>
      </w:pPr>
      <w:r w:rsidRPr="00EE0B97">
        <w:rPr>
          <w:rFonts w:asciiTheme="minorHAnsi" w:hAnsiTheme="minorHAnsi"/>
          <w:szCs w:val="24"/>
        </w:rPr>
        <w:t>Freedon is a function of awareness.</w:t>
      </w:r>
    </w:p>
    <w:p w:rsidR="00D70301" w:rsidRDefault="00D70301">
      <w:pPr>
        <w:pStyle w:val="Quote1"/>
        <w:rPr>
          <w:rFonts w:asciiTheme="minorHAnsi" w:hAnsiTheme="minorHAnsi"/>
        </w:rPr>
      </w:pPr>
      <w:r w:rsidRPr="00EE0B97">
        <w:rPr>
          <w:rFonts w:asciiTheme="minorHAnsi" w:hAnsiTheme="minorHAnsi"/>
        </w:rPr>
        <w:t>-- Dr. Slip Cam --</w:t>
      </w:r>
    </w:p>
    <w:p w:rsidR="004B5B32" w:rsidRPr="004B5B32" w:rsidRDefault="004B5B32">
      <w:pPr>
        <w:pStyle w:val="Quote1"/>
        <w:rPr>
          <w:rFonts w:asciiTheme="minorHAnsi" w:hAnsiTheme="minorHAnsi"/>
          <w:vanish/>
          <w:szCs w:val="24"/>
        </w:rPr>
      </w:pPr>
      <w:r w:rsidRPr="004B5B32">
        <w:rPr>
          <w:vanish/>
        </w:rPr>
        <w:t>Statement prompted by former New York Governor Eliot Spitzer’s sex scandal. Spitzer zealously persecuted others for a sin he secretly practiced. Spitzer resigned in March 2008.</w:t>
      </w:r>
    </w:p>
    <w:p w:rsidR="004904FD" w:rsidRPr="00EE0B97" w:rsidRDefault="00FE4705">
      <w:pPr>
        <w:widowControl w:val="0"/>
        <w:rPr>
          <w:rFonts w:asciiTheme="minorHAnsi" w:hAnsiTheme="minorHAnsi"/>
        </w:rPr>
      </w:pPr>
      <w:r>
        <w:rPr>
          <w:rFonts w:asciiTheme="minorHAnsi" w:hAnsiTheme="minorHAnsi"/>
        </w:rPr>
        <w:pict>
          <v:shape id="_x0000_s3164" type="#_x0000_t202" style="position:absolute;left:0;text-align:left;margin-left:-12.1pt;margin-top:10.25pt;width:38.65pt;height:29.95pt;z-index:-251506176;mso-wrap-edited:f;mso-wrap-distance-left:0;mso-wrap-distance-right:0" wrapcoords="-1350 0 -1350 21600 22950 21600 22950 0 -1350 0" stroked="f">
            <v:textbox style="mso-next-textbox:#_x0000_s3164" inset="0,0,0,0">
              <w:txbxContent>
                <w:p w:rsidR="00A154F0" w:rsidRPr="002773A9" w:rsidRDefault="00A154F0" w:rsidP="00711AE3">
                  <w:pPr>
                    <w:jc w:val="right"/>
                    <w:rPr>
                      <w:rFonts w:ascii="Aharoni" w:hAnsi="Aharoni" w:cs="Aharoni"/>
                      <w:sz w:val="76"/>
                      <w:szCs w:val="76"/>
                    </w:rPr>
                  </w:pPr>
                  <w:r>
                    <w:rPr>
                      <w:rFonts w:ascii="Aharoni" w:hAnsi="Aharoni" w:cs="Aharoni"/>
                      <w:sz w:val="76"/>
                      <w:szCs w:val="76"/>
                    </w:rPr>
                    <w:t>A</w:t>
                  </w:r>
                </w:p>
              </w:txbxContent>
            </v:textbox>
            <w10:wrap type="tight"/>
          </v:shape>
        </w:pict>
      </w:r>
    </w:p>
    <w:p w:rsidR="004904FD" w:rsidRPr="00EE0B97" w:rsidRDefault="007F251D">
      <w:pPr>
        <w:widowControl w:val="0"/>
        <w:rPr>
          <w:rFonts w:asciiTheme="minorHAnsi" w:hAnsiTheme="minorHAnsi"/>
          <w:noProof/>
        </w:rPr>
      </w:pPr>
      <w:r w:rsidRPr="00EE0B97">
        <w:rPr>
          <w:rFonts w:asciiTheme="minorHAnsi" w:hAnsiTheme="minorHAnsi"/>
          <w:noProof/>
        </w:rPr>
        <w:t xml:space="preserve"> </w:t>
      </w:r>
      <w:r w:rsidR="00665477" w:rsidRPr="00EE0B97">
        <w:rPr>
          <w:rFonts w:asciiTheme="minorHAnsi" w:hAnsiTheme="minorHAnsi"/>
          <w:noProof/>
        </w:rPr>
        <w:t xml:space="preserve">constant battle storms between those who seek </w:t>
      </w:r>
      <w:r w:rsidRPr="00EE0B97">
        <w:rPr>
          <w:rFonts w:asciiTheme="minorHAnsi" w:hAnsiTheme="minorHAnsi"/>
          <w:noProof/>
        </w:rPr>
        <w:t xml:space="preserve">the </w:t>
      </w:r>
      <w:r w:rsidR="00665477" w:rsidRPr="00EE0B97">
        <w:rPr>
          <w:rFonts w:asciiTheme="minorHAnsi" w:hAnsiTheme="minorHAnsi"/>
          <w:noProof/>
        </w:rPr>
        <w:t>freedom to live the way they choose and those who seek to control</w:t>
      </w:r>
      <w:r w:rsidR="00FF378E" w:rsidRPr="00EE0B97">
        <w:rPr>
          <w:rFonts w:asciiTheme="minorHAnsi" w:hAnsiTheme="minorHAnsi"/>
          <w:noProof/>
        </w:rPr>
        <w:t xml:space="preserve"> the way others live</w:t>
      </w:r>
      <w:r w:rsidR="00665477" w:rsidRPr="00EE0B97">
        <w:rPr>
          <w:rFonts w:asciiTheme="minorHAnsi" w:hAnsiTheme="minorHAnsi"/>
          <w:noProof/>
        </w:rPr>
        <w:t>.</w:t>
      </w:r>
    </w:p>
    <w:p w:rsidR="004904FD" w:rsidRPr="00EE0B97" w:rsidRDefault="004904FD">
      <w:pPr>
        <w:widowControl w:val="0"/>
        <w:rPr>
          <w:rFonts w:asciiTheme="minorHAnsi" w:hAnsiTheme="minorHAnsi"/>
        </w:rPr>
      </w:pPr>
    </w:p>
    <w:p w:rsidR="004904FD" w:rsidRPr="004B5B32" w:rsidRDefault="00054CB7" w:rsidP="00755E7F">
      <w:pPr>
        <w:pStyle w:val="Subtitle1"/>
      </w:pPr>
      <w:r w:rsidRPr="004B5B32">
        <w:drawing>
          <wp:inline distT="0" distB="0" distL="0" distR="0">
            <wp:extent cx="3294380" cy="1043940"/>
            <wp:effectExtent l="19050" t="0" r="127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22" cstate="print"/>
                    <a:srcRect/>
                    <a:stretch>
                      <a:fillRect/>
                    </a:stretch>
                  </pic:blipFill>
                  <pic:spPr bwMode="auto">
                    <a:xfrm>
                      <a:off x="0" y="0"/>
                      <a:ext cx="3294380" cy="1043940"/>
                    </a:xfrm>
                    <a:prstGeom prst="rect">
                      <a:avLst/>
                    </a:prstGeom>
                    <a:noFill/>
                    <a:ln w="9525">
                      <a:noFill/>
                      <a:miter lim="800000"/>
                      <a:headEnd/>
                      <a:tailEnd/>
                    </a:ln>
                  </pic:spPr>
                </pic:pic>
              </a:graphicData>
            </a:graphic>
          </wp:inline>
        </w:drawing>
      </w:r>
      <w:r w:rsidR="00665477" w:rsidRPr="004B5B32">
        <w:br/>
        <w:t>Courtesy United Feature Syndicate</w:t>
      </w:r>
      <w:r w:rsidR="00665477" w:rsidRPr="004B5B32">
        <w:br/>
        <w:t>9-1-1997</w:t>
      </w:r>
    </w:p>
    <w:p w:rsidR="00CA0004" w:rsidRPr="00EE0B97" w:rsidRDefault="00CA0004">
      <w:pPr>
        <w:widowControl w:val="0"/>
        <w:rPr>
          <w:rFonts w:asciiTheme="minorHAnsi" w:hAnsiTheme="minorHAnsi"/>
          <w:vanish/>
        </w:rPr>
      </w:pPr>
    </w:p>
    <w:p w:rsidR="004904FD" w:rsidRPr="00EE0B97" w:rsidRDefault="00665477">
      <w:pPr>
        <w:widowControl w:val="0"/>
        <w:rPr>
          <w:rFonts w:asciiTheme="minorHAnsi" w:hAnsiTheme="minorHAnsi"/>
        </w:rPr>
      </w:pPr>
      <w:r w:rsidRPr="00EE0B97">
        <w:rPr>
          <w:rFonts w:asciiTheme="minorHAnsi" w:hAnsiTheme="minorHAnsi"/>
        </w:rPr>
        <w:t xml:space="preserve">Governments seek to monitor private communications and private spaces to protect national security, fight crime and defeat terrorism. Foreign governments want the same to gain a tactical advantage. Advertising agencies want </w:t>
      </w:r>
      <w:r w:rsidR="009D76AC" w:rsidRPr="00EE0B97">
        <w:rPr>
          <w:rFonts w:asciiTheme="minorHAnsi" w:hAnsiTheme="minorHAnsi"/>
        </w:rPr>
        <w:t>consumption data</w:t>
      </w:r>
      <w:r w:rsidRPr="00EE0B97">
        <w:rPr>
          <w:rFonts w:asciiTheme="minorHAnsi" w:hAnsiTheme="minorHAnsi"/>
        </w:rPr>
        <w:t xml:space="preserve"> to target their </w:t>
      </w:r>
      <w:r w:rsidR="007F251D" w:rsidRPr="00EE0B97">
        <w:rPr>
          <w:rFonts w:asciiTheme="minorHAnsi" w:hAnsiTheme="minorHAnsi"/>
        </w:rPr>
        <w:t>advertisement</w:t>
      </w:r>
      <w:r w:rsidRPr="00EE0B97">
        <w:rPr>
          <w:rFonts w:asciiTheme="minorHAnsi" w:hAnsiTheme="minorHAnsi"/>
        </w:rPr>
        <w:t xml:space="preserve">. Insurance companies want </w:t>
      </w:r>
      <w:r w:rsidR="009D76AC" w:rsidRPr="00EE0B97">
        <w:rPr>
          <w:rFonts w:asciiTheme="minorHAnsi" w:hAnsiTheme="minorHAnsi"/>
        </w:rPr>
        <w:t xml:space="preserve">to know how you live </w:t>
      </w:r>
      <w:r w:rsidRPr="00EE0B97">
        <w:rPr>
          <w:rFonts w:asciiTheme="minorHAnsi" w:hAnsiTheme="minorHAnsi"/>
        </w:rPr>
        <w:t>to lower risks when offering insurance. Doctors want medical records to diagnose health problems. Scientists want statistics to find patterns and discover new things. The next-door neighbor wants to know what you had for dinner.</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list of people who want to invade your privacy is endless. What can </w:t>
      </w:r>
      <w:r w:rsidR="00624147" w:rsidRPr="00EE0B97">
        <w:rPr>
          <w:rFonts w:asciiTheme="minorHAnsi" w:hAnsiTheme="minorHAnsi"/>
        </w:rPr>
        <w:t>we do</w:t>
      </w:r>
      <w:r w:rsidRPr="00EE0B97">
        <w:rPr>
          <w:rFonts w:asciiTheme="minorHAnsi" w:hAnsiTheme="minorHAnsi"/>
        </w:rPr>
        <w:t xml:space="preserve"> to protect individual privacy and at the same time ensure business </w:t>
      </w:r>
      <w:r w:rsidR="007F251D" w:rsidRPr="00EE0B97">
        <w:rPr>
          <w:rFonts w:asciiTheme="minorHAnsi" w:hAnsiTheme="minorHAnsi"/>
        </w:rPr>
        <w:t xml:space="preserve">goes on </w:t>
      </w:r>
      <w:r w:rsidRPr="00EE0B97">
        <w:rPr>
          <w:rFonts w:asciiTheme="minorHAnsi" w:hAnsiTheme="minorHAnsi"/>
        </w:rPr>
        <w:t>as usual?</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words of Dr. </w:t>
      </w:r>
      <w:r w:rsidR="00287736" w:rsidRPr="00EE0B97">
        <w:rPr>
          <w:rFonts w:asciiTheme="minorHAnsi" w:hAnsiTheme="minorHAnsi"/>
        </w:rPr>
        <w:t>Steve Mann are appropriate here:</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lastRenderedPageBreak/>
        <w:t>“The old freedoms and dichotomies must be restated in the age of the cyborg. Just as our concept of privacy must change, so too must our understanding of what it is to be free, politically, intellectually, and morally. Unrestricted movement means nothing in an age in which our very minds are fettered by the trappings of commercial society. Can our right to live as we choose be equated with an environment in which our every move is monitored for the purpose of maintaining and enhancing a positive marketing environment?”</w:t>
      </w:r>
      <w:r w:rsidRPr="00EE0B97">
        <w:rPr>
          <w:rStyle w:val="FootnoteReference"/>
          <w:rFonts w:asciiTheme="minorHAnsi" w:hAnsiTheme="minorHAnsi"/>
          <w:szCs w:val="24"/>
        </w:rPr>
        <w:footnoteReference w:id="77"/>
      </w:r>
    </w:p>
    <w:p w:rsidR="004904FD" w:rsidRPr="00EE0B97" w:rsidRDefault="00665477">
      <w:pPr>
        <w:rPr>
          <w:rFonts w:asciiTheme="minorHAnsi" w:hAnsiTheme="minorHAnsi"/>
        </w:rPr>
      </w:pPr>
      <w:r w:rsidRPr="00EE0B97">
        <w:rPr>
          <w:rFonts w:asciiTheme="minorHAnsi" w:hAnsiTheme="minorHAnsi"/>
        </w:rPr>
        <w:t>Aipotu has taken a two-pronged approach to the privacy problem.</w:t>
      </w:r>
    </w:p>
    <w:p w:rsidR="004904FD" w:rsidRPr="00EE0B97" w:rsidRDefault="004904FD">
      <w:pPr>
        <w:rPr>
          <w:rFonts w:asciiTheme="minorHAnsi" w:hAnsiTheme="minorHAnsi"/>
        </w:rPr>
      </w:pPr>
    </w:p>
    <w:p w:rsidR="004904FD" w:rsidRPr="00EE0B97" w:rsidRDefault="00063156">
      <w:pPr>
        <w:rPr>
          <w:rFonts w:asciiTheme="minorHAnsi" w:hAnsiTheme="minorHAnsi"/>
        </w:rPr>
      </w:pPr>
      <w:r w:rsidRPr="00EE0B97">
        <w:rPr>
          <w:rFonts w:asciiTheme="minorHAnsi" w:hAnsiTheme="minorHAnsi"/>
        </w:rPr>
        <w:t>People learn the issues surrounding privacy in school</w:t>
      </w:r>
      <w:r w:rsidR="00665477" w:rsidRPr="00EE0B97">
        <w:rPr>
          <w:rFonts w:asciiTheme="minorHAnsi" w:hAnsiTheme="minorHAnsi"/>
        </w:rPr>
        <w:t>.</w:t>
      </w:r>
    </w:p>
    <w:p w:rsidR="004904FD" w:rsidRPr="00EE0B97" w:rsidRDefault="004904FD">
      <w:pPr>
        <w:rPr>
          <w:rFonts w:asciiTheme="minorHAnsi" w:hAnsiTheme="minorHAnsi"/>
        </w:rPr>
      </w:pPr>
    </w:p>
    <w:p w:rsidR="004904FD" w:rsidRPr="00EE0B97" w:rsidRDefault="00063156">
      <w:pPr>
        <w:rPr>
          <w:rFonts w:asciiTheme="minorHAnsi" w:hAnsiTheme="minorHAnsi"/>
        </w:rPr>
      </w:pPr>
      <w:r w:rsidRPr="00EE0B97">
        <w:rPr>
          <w:rFonts w:asciiTheme="minorHAnsi" w:hAnsiTheme="minorHAnsi"/>
        </w:rPr>
        <w:t xml:space="preserve">In addition, laws exist to ensure that everyone knows </w:t>
      </w:r>
      <w:r w:rsidR="00665477" w:rsidRPr="00EE0B97">
        <w:rPr>
          <w:rFonts w:asciiTheme="minorHAnsi" w:hAnsiTheme="minorHAnsi"/>
        </w:rPr>
        <w:t>when</w:t>
      </w:r>
      <w:r w:rsidR="008D1309" w:rsidRPr="00EE0B97">
        <w:rPr>
          <w:rFonts w:asciiTheme="minorHAnsi" w:hAnsiTheme="minorHAnsi"/>
        </w:rPr>
        <w:t xml:space="preserve"> someone is collecting their private data, what type of data they are collecting, and how they are using it. </w:t>
      </w:r>
      <w:r w:rsidR="00665477" w:rsidRPr="00EE0B97">
        <w:rPr>
          <w:rFonts w:asciiTheme="minorHAnsi" w:hAnsiTheme="minorHAnsi"/>
        </w:rPr>
        <w:t>These laws also ensure that citizens have the right to view and correct all personal data free of charge. Only through knowledge and understanding can personal freedom come about.</w:t>
      </w:r>
    </w:p>
    <w:p w:rsidR="004904FD" w:rsidRPr="00EE0B97" w:rsidRDefault="004904FD">
      <w:pPr>
        <w:widowControl w:val="0"/>
        <w:rPr>
          <w:rFonts w:asciiTheme="minorHAnsi" w:hAnsiTheme="minorHAnsi"/>
        </w:rPr>
      </w:pPr>
    </w:p>
    <w:p w:rsidR="004904FD" w:rsidRPr="00EE0B97" w:rsidRDefault="003337FD">
      <w:pPr>
        <w:widowControl w:val="0"/>
        <w:rPr>
          <w:rFonts w:asciiTheme="minorHAnsi" w:hAnsiTheme="minorHAnsi"/>
        </w:rPr>
      </w:pPr>
      <w:r w:rsidRPr="00EE0B97">
        <w:rPr>
          <w:rFonts w:asciiTheme="minorHAnsi" w:hAnsiTheme="minorHAnsi"/>
        </w:rPr>
        <w:t>The</w:t>
      </w:r>
      <w:r w:rsidR="00665477" w:rsidRPr="00EE0B97">
        <w:rPr>
          <w:rFonts w:asciiTheme="minorHAnsi" w:hAnsiTheme="minorHAnsi"/>
        </w:rPr>
        <w:t xml:space="preserve"> </w:t>
      </w:r>
      <w:proofErr w:type="spellStart"/>
      <w:r w:rsidR="00E36FA6" w:rsidRPr="00EE0B97">
        <w:rPr>
          <w:rFonts w:asciiTheme="minorHAnsi" w:hAnsiTheme="minorHAnsi"/>
        </w:rPr>
        <w:t>Aipotunians</w:t>
      </w:r>
      <w:proofErr w:type="spellEnd"/>
      <w:r w:rsidR="00665477" w:rsidRPr="00EE0B97">
        <w:rPr>
          <w:rFonts w:asciiTheme="minorHAnsi" w:hAnsiTheme="minorHAnsi"/>
        </w:rPr>
        <w:t xml:space="preserve"> have created a Ministry dedicated to balancing the needs of government, corporations and private citizens. Everyone votes for the minister.</w:t>
      </w:r>
    </w:p>
    <w:p w:rsidR="00F1202C" w:rsidRPr="00EE0B97" w:rsidRDefault="00F1202C">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following are some of the issues dealt with by the Ministry Of Information</w:t>
      </w:r>
      <w:r w:rsidR="003337FD" w:rsidRPr="00EE0B97">
        <w:rPr>
          <w:rFonts w:asciiTheme="minorHAnsi" w:hAnsiTheme="minorHAnsi"/>
        </w:rPr>
        <w:t>:</w:t>
      </w:r>
    </w:p>
    <w:p w:rsidR="004904FD" w:rsidRPr="00EE0B97" w:rsidRDefault="00665477">
      <w:pPr>
        <w:pStyle w:val="H3"/>
        <w:rPr>
          <w:rFonts w:asciiTheme="minorHAnsi" w:hAnsiTheme="minorHAnsi"/>
          <w:bCs w:val="0"/>
          <w:szCs w:val="24"/>
        </w:rPr>
      </w:pPr>
      <w:bookmarkStart w:id="335" w:name="_Toc146731516"/>
      <w:bookmarkStart w:id="336" w:name="_Toc146732877"/>
      <w:bookmarkStart w:id="337" w:name="_Toc383697582"/>
      <w:r w:rsidRPr="00EE0B97">
        <w:rPr>
          <w:rFonts w:asciiTheme="minorHAnsi" w:hAnsiTheme="minorHAnsi"/>
          <w:bCs w:val="0"/>
          <w:szCs w:val="24"/>
        </w:rPr>
        <w:lastRenderedPageBreak/>
        <w:t>Private Communications</w:t>
      </w:r>
      <w:bookmarkEnd w:id="335"/>
      <w:bookmarkEnd w:id="336"/>
      <w:bookmarkEnd w:id="337"/>
    </w:p>
    <w:p w:rsidR="004904FD" w:rsidRPr="00EE0B97" w:rsidRDefault="00665477">
      <w:pPr>
        <w:pStyle w:val="Quote1"/>
        <w:rPr>
          <w:rFonts w:asciiTheme="minorHAnsi" w:hAnsiTheme="minorHAnsi"/>
          <w:szCs w:val="24"/>
        </w:rPr>
      </w:pPr>
      <w:r w:rsidRPr="00EE0B97">
        <w:rPr>
          <w:rFonts w:asciiTheme="minorHAnsi" w:hAnsiTheme="minorHAnsi"/>
          <w:szCs w:val="24"/>
        </w:rPr>
        <w:t>To stop terrorism and organized crime,</w:t>
      </w:r>
      <w:r w:rsidRPr="00EE0B97">
        <w:rPr>
          <w:rFonts w:asciiTheme="minorHAnsi" w:hAnsiTheme="minorHAnsi"/>
          <w:szCs w:val="24"/>
        </w:rPr>
        <w:br/>
        <w:t>the American people must give up</w:t>
      </w:r>
      <w:r w:rsidRPr="00EE0B97">
        <w:rPr>
          <w:rFonts w:asciiTheme="minorHAnsi" w:hAnsiTheme="minorHAnsi"/>
          <w:szCs w:val="24"/>
        </w:rPr>
        <w:br/>
        <w:t>some of their personal freedom and privacy.</w:t>
      </w:r>
      <w:r w:rsidRPr="00EE0B97">
        <w:rPr>
          <w:rFonts w:asciiTheme="minorHAnsi" w:hAnsiTheme="minorHAnsi"/>
          <w:szCs w:val="24"/>
        </w:rPr>
        <w:br/>
        <w:t xml:space="preserve">-- Janet “For-The-Kids” Reno </w:t>
      </w:r>
      <w:r w:rsidR="00947DE1" w:rsidRPr="00EE0B97">
        <w:rPr>
          <w:rFonts w:asciiTheme="minorHAnsi" w:hAnsiTheme="minorHAnsi"/>
          <w:szCs w:val="24"/>
        </w:rPr>
        <w:t>--</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Janet Reno asking us to give up “</w:t>
      </w:r>
      <w:r w:rsidRPr="00EE0B97">
        <w:rPr>
          <w:rFonts w:asciiTheme="minorHAnsi" w:hAnsiTheme="minorHAnsi"/>
          <w:i/>
          <w:szCs w:val="24"/>
        </w:rPr>
        <w:t>some</w:t>
      </w:r>
      <w:r w:rsidRPr="00EE0B97">
        <w:rPr>
          <w:rFonts w:asciiTheme="minorHAnsi" w:hAnsiTheme="minorHAnsi"/>
          <w:szCs w:val="24"/>
        </w:rPr>
        <w:t>” of our</w:t>
      </w:r>
      <w:r w:rsidRPr="00EE0B97">
        <w:rPr>
          <w:rFonts w:asciiTheme="minorHAnsi" w:hAnsiTheme="minorHAnsi"/>
          <w:szCs w:val="24"/>
        </w:rPr>
        <w:br/>
        <w:t>personal freedom and privacy is like</w:t>
      </w:r>
      <w:r w:rsidR="005473EE">
        <w:rPr>
          <w:rFonts w:asciiTheme="minorHAnsi" w:hAnsiTheme="minorHAnsi"/>
          <w:szCs w:val="24"/>
        </w:rPr>
        <w:br/>
      </w:r>
      <w:r w:rsidRPr="00EE0B97">
        <w:rPr>
          <w:rFonts w:asciiTheme="minorHAnsi" w:hAnsiTheme="minorHAnsi"/>
          <w:szCs w:val="24"/>
        </w:rPr>
        <w:t>a child molester asking a young girl to give up</w:t>
      </w:r>
      <w:r w:rsidR="005473EE">
        <w:rPr>
          <w:rFonts w:asciiTheme="minorHAnsi" w:hAnsiTheme="minorHAnsi"/>
          <w:szCs w:val="24"/>
        </w:rPr>
        <w:br/>
      </w:r>
      <w:r w:rsidRPr="00EE0B97">
        <w:rPr>
          <w:rFonts w:asciiTheme="minorHAnsi" w:hAnsiTheme="minorHAnsi"/>
          <w:szCs w:val="24"/>
        </w:rPr>
        <w:t>“</w:t>
      </w:r>
      <w:r w:rsidRPr="00EE0B97">
        <w:rPr>
          <w:rFonts w:asciiTheme="minorHAnsi" w:hAnsiTheme="minorHAnsi"/>
          <w:i/>
          <w:szCs w:val="24"/>
        </w:rPr>
        <w:t>some</w:t>
      </w:r>
      <w:r w:rsidRPr="00EE0B97">
        <w:rPr>
          <w:rFonts w:asciiTheme="minorHAnsi" w:hAnsiTheme="minorHAnsi"/>
          <w:szCs w:val="24"/>
        </w:rPr>
        <w:t>” of her virginity.</w:t>
      </w:r>
      <w:r w:rsidRPr="00EE0B97">
        <w:rPr>
          <w:rFonts w:asciiTheme="minorHAnsi" w:hAnsiTheme="minorHAnsi"/>
          <w:szCs w:val="24"/>
        </w:rPr>
        <w:br/>
        <w:t>-- Boston T. Party</w:t>
      </w:r>
      <w:r w:rsidRPr="00EE0B97">
        <w:rPr>
          <w:rStyle w:val="FootnoteReference"/>
          <w:rFonts w:asciiTheme="minorHAnsi" w:hAnsiTheme="minorHAnsi"/>
          <w:szCs w:val="24"/>
        </w:rPr>
        <w:footnoteReference w:id="78"/>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Governments claim that </w:t>
      </w:r>
      <w:r w:rsidR="00F1202C" w:rsidRPr="00EE0B97">
        <w:rPr>
          <w:rFonts w:asciiTheme="minorHAnsi" w:hAnsiTheme="minorHAnsi"/>
        </w:rPr>
        <w:t xml:space="preserve">they need to </w:t>
      </w:r>
      <w:r w:rsidRPr="00EE0B97">
        <w:rPr>
          <w:rFonts w:asciiTheme="minorHAnsi" w:hAnsiTheme="minorHAnsi"/>
        </w:rPr>
        <w:t xml:space="preserve">monitor private conversations </w:t>
      </w:r>
      <w:r w:rsidR="00F1202C" w:rsidRPr="00EE0B97">
        <w:rPr>
          <w:rFonts w:asciiTheme="minorHAnsi" w:hAnsiTheme="minorHAnsi"/>
        </w:rPr>
        <w:t xml:space="preserve">in order to </w:t>
      </w:r>
      <w:r w:rsidRPr="00EE0B97">
        <w:rPr>
          <w:rFonts w:asciiTheme="minorHAnsi" w:hAnsiTheme="minorHAnsi"/>
        </w:rPr>
        <w:t>help find traitors, fight terrorism and flog crime into submission. Is this true? Do we need to give up our privacy in the interest of security?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answer is a resounding NO! Society can survive and even prosper without these measures. The Aipotunian authorities were so confident of this that they created this law.</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F001:</w:t>
      </w:r>
      <w:r w:rsidR="00711AE3" w:rsidRPr="00EE0B97">
        <w:rPr>
          <w:b/>
        </w:rPr>
        <w:tab/>
      </w:r>
      <w:r w:rsidRPr="00EE0B97">
        <w:t>People have the right to encrypt all private communications.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Many people objected to this law when it was first proposed. They felt that it would compromise national security. They said that criminals and terrorists would use this law to plot diabolical schemes against society. After all, with modern encryption, no one can know what you are saying.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All this may be true. However, the freedom we gain from possible tyranny more than compensates for the possible danger of destruction by those who would abuse the system (P. </w:t>
      </w:r>
      <w:fldSimple w:instr=" PAGEREF Terrorism  \* MERGEFORMAT ">
        <w:r w:rsidR="00DA37AD" w:rsidRPr="00EE0B97">
          <w:rPr>
            <w:rFonts w:asciiTheme="minorHAnsi" w:hAnsiTheme="minorHAnsi"/>
            <w:noProof/>
          </w:rPr>
          <w:t>200</w:t>
        </w:r>
      </w:fldSimple>
      <w:r w:rsidRPr="00EE0B97">
        <w:rPr>
          <w:rFonts w:asciiTheme="minorHAnsi" w:hAnsiTheme="minorHAnsi"/>
          <w:noProof/>
        </w:rPr>
        <w:t>).</w:t>
      </w:r>
      <w:r w:rsidRPr="00EE0B97">
        <w:rPr>
          <w:rFonts w:asciiTheme="minorHAnsi" w:hAnsiTheme="minorHAnsi"/>
        </w:rPr>
        <w:t xml:space="preserve"> Besides, a court </w:t>
      </w:r>
      <w:r w:rsidR="00624147" w:rsidRPr="00EE0B97">
        <w:rPr>
          <w:rFonts w:asciiTheme="minorHAnsi" w:hAnsiTheme="minorHAnsi"/>
        </w:rPr>
        <w:t xml:space="preserve">can always </w:t>
      </w:r>
      <w:r w:rsidRPr="00EE0B97">
        <w:rPr>
          <w:rFonts w:asciiTheme="minorHAnsi" w:hAnsiTheme="minorHAnsi"/>
        </w:rPr>
        <w:t>order a decryption</w:t>
      </w:r>
      <w:r w:rsidRPr="00EE0B97">
        <w:rPr>
          <w:rStyle w:val="FootnoteReference"/>
          <w:rFonts w:asciiTheme="minorHAnsi" w:hAnsiTheme="minorHAnsi"/>
        </w:rPr>
        <w:footnoteReference w:id="79"/>
      </w:r>
      <w:r w:rsidRPr="00EE0B97">
        <w:rPr>
          <w:rFonts w:asciiTheme="minorHAnsi" w:hAnsiTheme="minorHAnsi"/>
        </w:rPr>
        <w:t xml:space="preserve"> key if needed.</w:t>
      </w:r>
    </w:p>
    <w:p w:rsidR="004904FD" w:rsidRPr="00EE0B97" w:rsidRDefault="00665477">
      <w:pPr>
        <w:pStyle w:val="H3"/>
        <w:rPr>
          <w:rFonts w:asciiTheme="minorHAnsi" w:hAnsiTheme="minorHAnsi"/>
          <w:bCs w:val="0"/>
          <w:szCs w:val="24"/>
        </w:rPr>
      </w:pPr>
      <w:bookmarkStart w:id="338" w:name="_Toc146731517"/>
      <w:bookmarkStart w:id="339" w:name="_Toc146732878"/>
      <w:bookmarkStart w:id="340" w:name="_Toc383697583"/>
      <w:r w:rsidRPr="00EE0B97">
        <w:rPr>
          <w:rFonts w:asciiTheme="minorHAnsi" w:hAnsiTheme="minorHAnsi"/>
          <w:bCs w:val="0"/>
          <w:szCs w:val="24"/>
        </w:rPr>
        <w:lastRenderedPageBreak/>
        <w:t>Surveillance</w:t>
      </w:r>
      <w:bookmarkEnd w:id="338"/>
      <w:bookmarkEnd w:id="339"/>
      <w:bookmarkEnd w:id="340"/>
    </w:p>
    <w:p w:rsidR="004904FD" w:rsidRPr="00EE0B97" w:rsidRDefault="00665477">
      <w:pPr>
        <w:pStyle w:val="Quote1"/>
        <w:rPr>
          <w:rFonts w:asciiTheme="minorHAnsi" w:hAnsiTheme="minorHAnsi"/>
          <w:szCs w:val="24"/>
        </w:rPr>
      </w:pPr>
      <w:r w:rsidRPr="00EE0B97">
        <w:rPr>
          <w:rFonts w:asciiTheme="minorHAnsi" w:hAnsiTheme="minorHAnsi"/>
          <w:szCs w:val="24"/>
        </w:rPr>
        <w:t>The right to be let alone</w:t>
      </w:r>
      <w:r w:rsidRPr="00EE0B97">
        <w:rPr>
          <w:rFonts w:asciiTheme="minorHAnsi" w:hAnsiTheme="minorHAnsi"/>
          <w:szCs w:val="24"/>
        </w:rPr>
        <w:br/>
        <w:t>is indeed the beginning of all freedom.</w:t>
      </w:r>
      <w:r w:rsidRPr="00EE0B97">
        <w:rPr>
          <w:rFonts w:asciiTheme="minorHAnsi" w:hAnsiTheme="minorHAnsi"/>
          <w:szCs w:val="24"/>
        </w:rPr>
        <w:br/>
        <w:t>-- Justice William O. Douglas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These days,</w:t>
      </w:r>
      <w:r w:rsidRPr="00EE0B97">
        <w:rPr>
          <w:rFonts w:asciiTheme="minorHAnsi" w:hAnsiTheme="minorHAnsi"/>
          <w:szCs w:val="24"/>
        </w:rPr>
        <w:br/>
        <w:t>if you feel like somebody's watching you,</w:t>
      </w:r>
      <w:r w:rsidRPr="00EE0B97">
        <w:rPr>
          <w:rFonts w:asciiTheme="minorHAnsi" w:hAnsiTheme="minorHAnsi"/>
          <w:szCs w:val="24"/>
        </w:rPr>
        <w:br/>
        <w:t>you might be right.</w:t>
      </w:r>
      <w:r w:rsidRPr="00EE0B97">
        <w:rPr>
          <w:rFonts w:asciiTheme="minorHAnsi" w:hAnsiTheme="minorHAnsi"/>
          <w:szCs w:val="24"/>
        </w:rPr>
        <w:br/>
        <w:t>-- Benny Evangelista --</w:t>
      </w:r>
    </w:p>
    <w:p w:rsidR="00A3131A" w:rsidRPr="00EE0B97" w:rsidRDefault="00A3131A" w:rsidP="00742BBF">
      <w:pPr>
        <w:pStyle w:val="Quote1"/>
        <w:rPr>
          <w:rFonts w:asciiTheme="minorHAnsi" w:hAnsiTheme="minorHAnsi"/>
        </w:rPr>
      </w:pPr>
    </w:p>
    <w:p w:rsidR="00A3131A" w:rsidRPr="00EE0B97" w:rsidRDefault="00711AE3" w:rsidP="005128B5">
      <w:pPr>
        <w:pStyle w:val="Quote1"/>
        <w:rPr>
          <w:rFonts w:asciiTheme="minorHAnsi" w:hAnsiTheme="minorHAnsi"/>
        </w:rPr>
      </w:pPr>
      <w:r w:rsidRPr="00EE0B97">
        <w:rPr>
          <w:rFonts w:asciiTheme="minorHAnsi" w:hAnsiTheme="minorHAnsi"/>
        </w:rPr>
        <w:t>http://www.hulu.com/watch/46559</w:t>
      </w:r>
      <w:r w:rsidR="00742BBF" w:rsidRPr="00EE0B97">
        <w:rPr>
          <w:rFonts w:asciiTheme="minorHAnsi" w:hAnsiTheme="minorHAnsi"/>
        </w:rPr>
        <w:br/>
      </w:r>
      <w:r w:rsidR="00B94E33" w:rsidRPr="00EE0B97">
        <w:rPr>
          <w:rFonts w:asciiTheme="minorHAnsi" w:hAnsiTheme="minorHAnsi"/>
        </w:rPr>
        <w:t>-- CNBC "Big Brother, Big Business" Recorded Nov 1, 2006 --</w:t>
      </w:r>
    </w:p>
    <w:p w:rsidR="00676DF6" w:rsidRPr="00EE0B97" w:rsidRDefault="00676DF6" w:rsidP="005128B5">
      <w:pPr>
        <w:pStyle w:val="Quote1"/>
        <w:rPr>
          <w:rFonts w:asciiTheme="minorHAnsi" w:hAnsiTheme="minorHAnsi"/>
        </w:rPr>
      </w:pPr>
      <w:r w:rsidRPr="00EE0B97">
        <w:rPr>
          <w:rFonts w:asciiTheme="minorHAnsi" w:hAnsiTheme="minorHAnsi"/>
        </w:rPr>
        <w:t>(This video is both informative and scary)</w:t>
      </w:r>
    </w:p>
    <w:p w:rsidR="00A3131A" w:rsidRPr="00EE0B97" w:rsidRDefault="00A3131A">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We are monitored everywhere we go. </w:t>
      </w:r>
      <w:r w:rsidR="00B94E33" w:rsidRPr="00EE0B97">
        <w:rPr>
          <w:rFonts w:asciiTheme="minorHAnsi" w:hAnsiTheme="minorHAnsi"/>
        </w:rPr>
        <w:t>We can find t</w:t>
      </w:r>
      <w:r w:rsidRPr="00EE0B97">
        <w:rPr>
          <w:rFonts w:asciiTheme="minorHAnsi" w:hAnsiTheme="minorHAnsi"/>
        </w:rPr>
        <w:t>hose black globes (which are sometimes empty) everywhere people gather. That’s just the tip of the iceberg.</w:t>
      </w:r>
      <w:r w:rsidR="004520F5" w:rsidRPr="00EE0B97">
        <w:rPr>
          <w:rFonts w:asciiTheme="minorHAnsi" w:hAnsiTheme="minorHAnsi"/>
        </w:rPr>
        <w:t xml:space="preserve"> Much of the time, we never know when </w:t>
      </w:r>
      <w:r w:rsidR="00D446AA" w:rsidRPr="00EE0B97">
        <w:rPr>
          <w:rFonts w:asciiTheme="minorHAnsi" w:hAnsiTheme="minorHAnsi"/>
        </w:rPr>
        <w:t>we are under surveillance.</w:t>
      </w:r>
      <w:r w:rsidRPr="00EE0B97">
        <w:rPr>
          <w:rFonts w:asciiTheme="minorHAnsi" w:hAnsiTheme="minorHAnsi"/>
        </w:rPr>
        <w:t xml:space="preserve"> Big Brother is watching </w:t>
      </w:r>
      <w:r w:rsidR="003E459E" w:rsidRPr="00EE0B97">
        <w:rPr>
          <w:rFonts w:asciiTheme="minorHAnsi" w:hAnsiTheme="minorHAnsi"/>
        </w:rPr>
        <w:t xml:space="preserve">us </w:t>
      </w:r>
      <w:r w:rsidRPr="00EE0B97">
        <w:rPr>
          <w:rFonts w:asciiTheme="minorHAnsi" w:hAnsiTheme="minorHAnsi"/>
        </w:rPr>
        <w:t>and wants us all to be good little boys and good little girls. (Place evil laughter here.)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his book </w:t>
      </w:r>
      <w:r w:rsidRPr="00EE0B97">
        <w:rPr>
          <w:rFonts w:asciiTheme="minorHAnsi" w:hAnsiTheme="minorHAnsi"/>
          <w:i/>
        </w:rPr>
        <w:t>Cyborg</w:t>
      </w:r>
      <w:r w:rsidRPr="00EE0B97">
        <w:rPr>
          <w:rFonts w:asciiTheme="minorHAnsi" w:hAnsiTheme="minorHAnsi"/>
        </w:rPr>
        <w:t>, Dr. Steve Mann argues that we jealously guard our privacy but willingly expose ourselves to the public.</w:t>
      </w:r>
    </w:p>
    <w:p w:rsidR="004904FD" w:rsidRPr="00EE0B97" w:rsidRDefault="004904FD">
      <w:pPr>
        <w:rPr>
          <w:rFonts w:asciiTheme="minorHAnsi" w:hAnsiTheme="minorHAnsi"/>
        </w:rPr>
      </w:pPr>
    </w:p>
    <w:p w:rsidR="004904FD" w:rsidRPr="00EE0B97" w:rsidRDefault="00C14460">
      <w:pPr>
        <w:rPr>
          <w:rFonts w:asciiTheme="minorHAnsi" w:hAnsiTheme="minorHAnsi"/>
        </w:rPr>
      </w:pPr>
      <w:r w:rsidRPr="00EE0B97">
        <w:rPr>
          <w:rFonts w:asciiTheme="minorHAnsi" w:hAnsiTheme="minorHAnsi"/>
        </w:rPr>
        <w:t>We can explain t</w:t>
      </w:r>
      <w:r w:rsidR="00665477" w:rsidRPr="00EE0B97">
        <w:rPr>
          <w:rFonts w:asciiTheme="minorHAnsi" w:hAnsiTheme="minorHAnsi"/>
        </w:rPr>
        <w:t>his contradiction this way. The intent behind surveillance is for social control. This is a</w:t>
      </w:r>
      <w:r w:rsidR="00F20669" w:rsidRPr="00EE0B97">
        <w:rPr>
          <w:rFonts w:asciiTheme="minorHAnsi" w:hAnsiTheme="minorHAnsi"/>
        </w:rPr>
        <w:t>n</w:t>
      </w:r>
      <w:r w:rsidR="00665477" w:rsidRPr="00EE0B97">
        <w:rPr>
          <w:rFonts w:asciiTheme="minorHAnsi" w:hAnsiTheme="minorHAnsi"/>
        </w:rPr>
        <w:t xml:space="preserve"> attack on freedom. We instinctively understand this, which is why we hate surveillance.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Surveillance is also a form of voyeurism. Someone hidden in the shadows is watching, waiting to find something to use against you.</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But when we expose ourselves to the public, we do so on our own terms. We decide what others see or don’t see.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How do we balance the need for privacy and also the need for security?</w:t>
      </w:r>
    </w:p>
    <w:p w:rsidR="004904FD" w:rsidRPr="00EE0B97" w:rsidRDefault="004904FD">
      <w:pPr>
        <w:rPr>
          <w:rFonts w:asciiTheme="minorHAnsi" w:hAnsiTheme="minorHAnsi"/>
        </w:rPr>
      </w:pPr>
    </w:p>
    <w:p w:rsidR="004904FD" w:rsidRPr="00EE0B97" w:rsidRDefault="001F6A16">
      <w:pPr>
        <w:rPr>
          <w:rFonts w:asciiTheme="minorHAnsi" w:hAnsiTheme="minorHAnsi"/>
        </w:rPr>
      </w:pPr>
      <w:r w:rsidRPr="00EE0B97">
        <w:rPr>
          <w:rFonts w:asciiTheme="minorHAnsi" w:hAnsiTheme="minorHAnsi"/>
        </w:rPr>
        <w:t>According to Mann:</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“People who are being watched by a camera have the right not only to know that they are being watched, but also to know what others are </w:t>
      </w:r>
      <w:r w:rsidRPr="00EE0B97">
        <w:rPr>
          <w:rFonts w:asciiTheme="minorHAnsi" w:hAnsiTheme="minorHAnsi"/>
          <w:szCs w:val="24"/>
        </w:rPr>
        <w:lastRenderedPageBreak/>
        <w:t>seeing. They have the right not only to see the camera, but also to view the signal it produces.”</w:t>
      </w:r>
      <w:r w:rsidRPr="00EE0B97">
        <w:rPr>
          <w:rStyle w:val="FootnoteReference"/>
          <w:rFonts w:asciiTheme="minorHAnsi" w:hAnsiTheme="minorHAnsi"/>
          <w:szCs w:val="24"/>
        </w:rPr>
        <w:footnoteReference w:id="80"/>
      </w:r>
    </w:p>
    <w:p w:rsidR="004904FD" w:rsidRPr="00EE0B97" w:rsidRDefault="00665477">
      <w:pPr>
        <w:rPr>
          <w:rFonts w:asciiTheme="minorHAnsi" w:hAnsiTheme="minorHAnsi"/>
        </w:rPr>
      </w:pPr>
      <w:r w:rsidRPr="00EE0B97">
        <w:rPr>
          <w:rFonts w:asciiTheme="minorHAnsi" w:hAnsiTheme="minorHAnsi"/>
        </w:rPr>
        <w:t xml:space="preserve">This is the basis for the following </w:t>
      </w:r>
      <w:r w:rsidR="00F20669" w:rsidRPr="00EE0B97">
        <w:rPr>
          <w:rFonts w:asciiTheme="minorHAnsi" w:hAnsiTheme="minorHAnsi"/>
        </w:rPr>
        <w:t>laws: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F002:</w:t>
      </w:r>
      <w:r w:rsidR="00711AE3" w:rsidRPr="00EE0B97">
        <w:rPr>
          <w:b/>
        </w:rPr>
        <w:tab/>
      </w:r>
      <w:r w:rsidRPr="00EE0B97">
        <w:t>It is illegal for the government or organizations to use hidden cameras as its normal mode of operation. All surveillance must be overt and the purpose of the surveillance must be clearly stated. The recorded material must be made freely available to the people being monitored.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All public places in Aipotu that have cameras, also have monitors displaying what the cameras are recording. For </w:t>
      </w:r>
      <w:r w:rsidR="005703D9" w:rsidRPr="00EE0B97">
        <w:rPr>
          <w:rFonts w:asciiTheme="minorHAnsi" w:hAnsiTheme="minorHAnsi"/>
        </w:rPr>
        <w:t>instance,</w:t>
      </w:r>
      <w:r w:rsidRPr="00EE0B97">
        <w:rPr>
          <w:rFonts w:asciiTheme="minorHAnsi" w:hAnsiTheme="minorHAnsi"/>
        </w:rPr>
        <w:t xml:space="preserve"> a grocery store will have a monitor at the front showing what </w:t>
      </w:r>
      <w:r w:rsidR="005703D9" w:rsidRPr="00EE0B97">
        <w:rPr>
          <w:rFonts w:asciiTheme="minorHAnsi" w:hAnsiTheme="minorHAnsi"/>
        </w:rPr>
        <w:t xml:space="preserve">the cameras </w:t>
      </w:r>
      <w:r w:rsidRPr="00EE0B97">
        <w:rPr>
          <w:rFonts w:asciiTheme="minorHAnsi" w:hAnsiTheme="minorHAnsi"/>
        </w:rPr>
        <w:t>record throughout the store.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 wonder how people would react if they knew a camera was watching them undress in a department store? </w:t>
      </w:r>
      <w:r w:rsidR="00F20669" w:rsidRPr="00EE0B97">
        <w:rPr>
          <w:rFonts w:asciiTheme="minorHAnsi" w:hAnsiTheme="minorHAnsi"/>
        </w:rPr>
        <w:t>H</w:t>
      </w:r>
      <w:r w:rsidRPr="00EE0B97">
        <w:rPr>
          <w:rFonts w:asciiTheme="minorHAnsi" w:hAnsiTheme="minorHAnsi"/>
        </w:rPr>
        <w:t xml:space="preserve">ow would the watchers </w:t>
      </w:r>
      <w:r w:rsidR="00F20669" w:rsidRPr="00EE0B97">
        <w:rPr>
          <w:rFonts w:asciiTheme="minorHAnsi" w:hAnsiTheme="minorHAnsi"/>
        </w:rPr>
        <w:t>r</w:t>
      </w:r>
      <w:r w:rsidRPr="00EE0B97">
        <w:rPr>
          <w:rFonts w:asciiTheme="minorHAnsi" w:hAnsiTheme="minorHAnsi"/>
        </w:rPr>
        <w:t>eact if the tables were turned?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Mann knows. Sometimes he asks store managers why </w:t>
      </w:r>
      <w:r w:rsidR="005703D9" w:rsidRPr="00EE0B97">
        <w:rPr>
          <w:rFonts w:asciiTheme="minorHAnsi" w:hAnsiTheme="minorHAnsi"/>
        </w:rPr>
        <w:t>they are monitoring him.</w:t>
      </w:r>
      <w:r w:rsidRPr="00EE0B97">
        <w:rPr>
          <w:rFonts w:asciiTheme="minorHAnsi" w:hAnsiTheme="minorHAnsi"/>
        </w:rPr>
        <w:t xml:space="preserve"> They typically ask him why he is being so paranoid. Only criminals are afraid of cameras. But the moment he takes out a fake camcorder, the managers typically get angry and try to stop the taping</w:t>
      </w:r>
      <w:r w:rsidRPr="00EE0B97">
        <w:rPr>
          <w:rStyle w:val="FootnoteReference"/>
          <w:rFonts w:asciiTheme="minorHAnsi" w:hAnsiTheme="minorHAnsi"/>
        </w:rPr>
        <w:footnoteReference w:id="81"/>
      </w:r>
      <w:r w:rsidRPr="00EE0B97">
        <w:rPr>
          <w:rFonts w:asciiTheme="minorHAnsi" w:hAnsiTheme="minorHAnsi"/>
        </w:rPr>
        <w:t>. Go figure.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Mann argues in his book that the only way to counter the negative effects of surveillance is with sousveillance, hence this law.</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F003:</w:t>
      </w:r>
      <w:r w:rsidR="00711AE3" w:rsidRPr="00EE0B97">
        <w:rPr>
          <w:b/>
        </w:rPr>
        <w:tab/>
      </w:r>
      <w:r w:rsidRPr="00EE0B97">
        <w:t>A government or organization that use</w:t>
      </w:r>
      <w:r w:rsidR="00F20669" w:rsidRPr="00EE0B97">
        <w:t>s</w:t>
      </w:r>
      <w:r w:rsidRPr="00EE0B97">
        <w:t xml:space="preserve"> surveillance cannot forbid others from using sousveillance in the affected area.</w:t>
      </w:r>
    </w:p>
    <w:p w:rsidR="004904FD" w:rsidRPr="00EE0B97" w:rsidRDefault="004904FD">
      <w:pPr>
        <w:rPr>
          <w:rFonts w:asciiTheme="minorHAnsi" w:hAnsiTheme="minorHAnsi"/>
        </w:rPr>
      </w:pPr>
    </w:p>
    <w:p w:rsidR="004904FD" w:rsidRPr="00EE0B97" w:rsidRDefault="005703D9">
      <w:pPr>
        <w:rPr>
          <w:rFonts w:asciiTheme="minorHAnsi" w:hAnsiTheme="minorHAnsi"/>
        </w:rPr>
      </w:pPr>
      <w:r w:rsidRPr="00EE0B97">
        <w:rPr>
          <w:rFonts w:asciiTheme="minorHAnsi" w:hAnsiTheme="minorHAnsi"/>
        </w:rPr>
        <w:t>C</w:t>
      </w:r>
      <w:r w:rsidR="00665477" w:rsidRPr="00EE0B97">
        <w:rPr>
          <w:rFonts w:asciiTheme="minorHAnsi" w:hAnsiTheme="minorHAnsi"/>
        </w:rPr>
        <w:t>ameras can be intimidating. It robs us of our dignity. Being able to record what Big Brother or Big Cousin (Corporation) does is empowering. Now we have the power. Now we can do the laughing.</w:t>
      </w:r>
    </w:p>
    <w:p w:rsidR="004904FD" w:rsidRPr="00EE0B97" w:rsidRDefault="004904FD">
      <w:pPr>
        <w:rPr>
          <w:rFonts w:asciiTheme="minorHAnsi" w:hAnsiTheme="minorHAnsi"/>
        </w:rPr>
      </w:pPr>
    </w:p>
    <w:p w:rsidR="004904FD" w:rsidRPr="00EE0B97" w:rsidRDefault="00C75272">
      <w:pPr>
        <w:rPr>
          <w:rFonts w:asciiTheme="minorHAnsi" w:hAnsiTheme="minorHAnsi"/>
          <w:color w:val="000000"/>
        </w:rPr>
      </w:pPr>
      <w:r w:rsidRPr="00EE0B97">
        <w:rPr>
          <w:rFonts w:asciiTheme="minorHAnsi" w:hAnsiTheme="minorHAnsi"/>
        </w:rPr>
        <w:lastRenderedPageBreak/>
        <w:t>You might be wondering, w</w:t>
      </w:r>
      <w:r w:rsidR="00665477" w:rsidRPr="00EE0B97">
        <w:rPr>
          <w:rFonts w:asciiTheme="minorHAnsi" w:hAnsiTheme="minorHAnsi"/>
        </w:rPr>
        <w:t xml:space="preserve">hat is </w:t>
      </w:r>
      <w:r w:rsidRPr="00EE0B97">
        <w:rPr>
          <w:rFonts w:asciiTheme="minorHAnsi" w:hAnsiTheme="minorHAnsi"/>
        </w:rPr>
        <w:t>‘</w:t>
      </w:r>
      <w:r w:rsidR="00665477" w:rsidRPr="00EE0B97">
        <w:rPr>
          <w:rFonts w:asciiTheme="minorHAnsi" w:hAnsiTheme="minorHAnsi"/>
        </w:rPr>
        <w:t>sousveillance</w:t>
      </w:r>
      <w:r w:rsidRPr="00EE0B97">
        <w:rPr>
          <w:rFonts w:asciiTheme="minorHAnsi" w:hAnsiTheme="minorHAnsi"/>
        </w:rPr>
        <w:t>’</w:t>
      </w:r>
      <w:r w:rsidR="00665477" w:rsidRPr="00EE0B97">
        <w:rPr>
          <w:rFonts w:asciiTheme="minorHAnsi" w:hAnsiTheme="minorHAnsi"/>
        </w:rPr>
        <w:t xml:space="preserve">? With surveillance, Big Brother or Big Cousin watches from above. With </w:t>
      </w:r>
      <w:r w:rsidR="00665477" w:rsidRPr="00EE0B97">
        <w:rPr>
          <w:rFonts w:asciiTheme="minorHAnsi" w:hAnsiTheme="minorHAnsi"/>
          <w:color w:val="000000"/>
        </w:rPr>
        <w:t xml:space="preserve">sousveillance, we watch the watchers. It’s a term coined by Dr. </w:t>
      </w:r>
      <w:r w:rsidR="00665477" w:rsidRPr="00EE0B97">
        <w:rPr>
          <w:rFonts w:asciiTheme="minorHAnsi" w:hAnsiTheme="minorHAnsi"/>
        </w:rPr>
        <w:t>Steve Mann.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It</w:t>
      </w:r>
      <w:r w:rsidR="00676DF6" w:rsidRPr="00EE0B97">
        <w:rPr>
          <w:rFonts w:asciiTheme="minorHAnsi" w:hAnsiTheme="minorHAnsi"/>
        </w:rPr>
        <w:t>’</w:t>
      </w:r>
      <w:r w:rsidRPr="00EE0B97">
        <w:rPr>
          <w:rFonts w:asciiTheme="minorHAnsi" w:hAnsiTheme="minorHAnsi"/>
        </w:rPr>
        <w:t>s acceptable to have surveillance in public spaces but not private spaces. What someone does in the privacy of their own homes is n</w:t>
      </w:r>
      <w:r w:rsidR="004D0060" w:rsidRPr="00EE0B97">
        <w:rPr>
          <w:rFonts w:asciiTheme="minorHAnsi" w:hAnsiTheme="minorHAnsi"/>
        </w:rPr>
        <w:t>o one’s business but their own.</w:t>
      </w:r>
    </w:p>
    <w:p w:rsidR="004904FD" w:rsidRPr="00EE0B97" w:rsidRDefault="004904FD">
      <w:pPr>
        <w:rPr>
          <w:rFonts w:asciiTheme="minorHAnsi" w:hAnsiTheme="minorHAnsi"/>
        </w:rPr>
      </w:pPr>
    </w:p>
    <w:p w:rsidR="004904FD" w:rsidRPr="00EE0B97" w:rsidRDefault="00A60126">
      <w:pPr>
        <w:rPr>
          <w:rFonts w:asciiTheme="minorHAnsi" w:hAnsiTheme="minorHAnsi"/>
        </w:rPr>
      </w:pPr>
      <w:r w:rsidRPr="00EE0B97">
        <w:rPr>
          <w:rFonts w:asciiTheme="minorHAnsi" w:hAnsiTheme="minorHAnsi"/>
        </w:rPr>
        <w:t>W</w:t>
      </w:r>
      <w:r w:rsidR="00665477" w:rsidRPr="00EE0B97">
        <w:rPr>
          <w:rFonts w:asciiTheme="minorHAnsi" w:hAnsiTheme="minorHAnsi"/>
        </w:rPr>
        <w:t>hat about national security? This law seeks to answer these concerns.</w:t>
      </w:r>
    </w:p>
    <w:p w:rsidR="004904FD" w:rsidRPr="00EE0B97" w:rsidRDefault="004904FD">
      <w:pPr>
        <w:rPr>
          <w:rFonts w:asciiTheme="minorHAnsi" w:hAnsiTheme="minorHAnsi"/>
        </w:rPr>
      </w:pPr>
    </w:p>
    <w:p w:rsidR="0091217F" w:rsidRPr="00EE0B97" w:rsidRDefault="00665477" w:rsidP="00CA0004">
      <w:pPr>
        <w:pStyle w:val="Laws"/>
      </w:pPr>
      <w:r w:rsidRPr="00EE0B97">
        <w:rPr>
          <w:b/>
        </w:rPr>
        <w:t>Law F004:</w:t>
      </w:r>
      <w:r w:rsidR="00711AE3" w:rsidRPr="00EE0B97">
        <w:rPr>
          <w:b/>
        </w:rPr>
        <w:tab/>
      </w:r>
      <w:r w:rsidRPr="00EE0B97">
        <w:t xml:space="preserve">It is illegal for anyone to monitor </w:t>
      </w:r>
      <w:r w:rsidR="00EA4F20" w:rsidRPr="00EE0B97">
        <w:t xml:space="preserve">a person’s </w:t>
      </w:r>
      <w:r w:rsidRPr="00EE0B97">
        <w:t xml:space="preserve">private communications without a </w:t>
      </w:r>
      <w:r w:rsidR="0057730B" w:rsidRPr="00EE0B97">
        <w:t>warrant</w:t>
      </w:r>
      <w:r w:rsidR="001F6A16" w:rsidRPr="00EE0B97">
        <w:t xml:space="preserve"> or</w:t>
      </w:r>
      <w:r w:rsidR="0091217F" w:rsidRPr="00EE0B97">
        <w:t xml:space="preserve"> </w:t>
      </w:r>
      <w:r w:rsidR="00EA4F20" w:rsidRPr="00EE0B97">
        <w:t xml:space="preserve">the </w:t>
      </w:r>
      <w:r w:rsidR="0091217F" w:rsidRPr="00EE0B97">
        <w:t xml:space="preserve">recorded permission </w:t>
      </w:r>
      <w:r w:rsidR="00EA4F20" w:rsidRPr="00EE0B97">
        <w:t>of that person</w:t>
      </w:r>
      <w:r w:rsidR="0091217F" w:rsidRPr="00EE0B97">
        <w:t>.</w:t>
      </w:r>
    </w:p>
    <w:p w:rsidR="004904FD" w:rsidRPr="00EE0B97" w:rsidRDefault="004904FD" w:rsidP="0091217F">
      <w:pPr>
        <w:rPr>
          <w:rFonts w:asciiTheme="minorHAnsi" w:hAnsiTheme="minorHAnsi"/>
        </w:rPr>
      </w:pPr>
    </w:p>
    <w:p w:rsidR="001F6A16" w:rsidRPr="00EE0B97" w:rsidRDefault="001F6A16" w:rsidP="00CA0004">
      <w:pPr>
        <w:pStyle w:val="Laws"/>
      </w:pPr>
      <w:r w:rsidRPr="00EE0B97">
        <w:rPr>
          <w:b/>
        </w:rPr>
        <w:t>Law F00</w:t>
      </w:r>
      <w:r w:rsidR="00DE401F" w:rsidRPr="00EE0B97">
        <w:rPr>
          <w:b/>
        </w:rPr>
        <w:t>5</w:t>
      </w:r>
      <w:r w:rsidRPr="00EE0B97">
        <w:rPr>
          <w:b/>
        </w:rPr>
        <w:t>:</w:t>
      </w:r>
      <w:r w:rsidR="00711AE3" w:rsidRPr="00EE0B97">
        <w:rPr>
          <w:b/>
        </w:rPr>
        <w:tab/>
      </w:r>
      <w:r w:rsidRPr="00EE0B97">
        <w:t>It is illegal for anyone to monitor private spaces without a warrant or recorded permission of the owner of a private space.</w:t>
      </w:r>
    </w:p>
    <w:p w:rsidR="001F6A16" w:rsidRPr="00EE0B97" w:rsidRDefault="001F6A16" w:rsidP="0091217F">
      <w:pPr>
        <w:rPr>
          <w:rFonts w:asciiTheme="minorHAnsi" w:hAnsiTheme="minorHAnsi"/>
        </w:rPr>
      </w:pPr>
    </w:p>
    <w:p w:rsidR="0091217F" w:rsidRPr="00EE0B97" w:rsidRDefault="0091217F" w:rsidP="0091217F">
      <w:pPr>
        <w:rPr>
          <w:rFonts w:asciiTheme="minorHAnsi" w:hAnsiTheme="minorHAnsi"/>
        </w:rPr>
      </w:pPr>
      <w:r w:rsidRPr="00EE0B97">
        <w:rPr>
          <w:rFonts w:asciiTheme="minorHAnsi" w:hAnsiTheme="minorHAnsi"/>
        </w:rPr>
        <w:t>A person is safe as long as they are in their own private space. When you phone someone, you are entering their space. When someone phones you, they are entering your space.</w:t>
      </w:r>
      <w:r w:rsidR="00EA4F20" w:rsidRPr="00EE0B97">
        <w:rPr>
          <w:rFonts w:asciiTheme="minorHAnsi" w:hAnsiTheme="minorHAnsi"/>
        </w:rPr>
        <w:t xml:space="preserve"> It’s illegal to wire tap a person’s phone.</w:t>
      </w:r>
      <w:r w:rsidR="00125EF7" w:rsidRPr="00EE0B97">
        <w:rPr>
          <w:rFonts w:asciiTheme="minorHAnsi" w:hAnsiTheme="minorHAnsi"/>
        </w:rPr>
        <w:t xml:space="preserve"> It’s okay if that person phones you and you record the message. However, this is discouraged as a normal means of doing business.</w:t>
      </w:r>
    </w:p>
    <w:p w:rsidR="004904FD" w:rsidRPr="00EE0B97" w:rsidRDefault="00665477">
      <w:pPr>
        <w:pStyle w:val="H4"/>
        <w:rPr>
          <w:rFonts w:asciiTheme="minorHAnsi" w:hAnsiTheme="minorHAnsi"/>
        </w:rPr>
      </w:pPr>
      <w:bookmarkStart w:id="341" w:name="_Toc146732879"/>
      <w:r w:rsidRPr="00EE0B97">
        <w:rPr>
          <w:rFonts w:asciiTheme="minorHAnsi" w:hAnsiTheme="minorHAnsi"/>
        </w:rPr>
        <w:t>Surveillance At Home</w:t>
      </w:r>
      <w:bookmarkEnd w:id="341"/>
    </w:p>
    <w:p w:rsidR="004904FD" w:rsidRPr="00EE0B97" w:rsidRDefault="00665477">
      <w:pPr>
        <w:rPr>
          <w:rFonts w:asciiTheme="minorHAnsi" w:hAnsiTheme="minorHAnsi"/>
        </w:rPr>
      </w:pPr>
      <w:r w:rsidRPr="00EE0B97">
        <w:rPr>
          <w:rFonts w:asciiTheme="minorHAnsi" w:hAnsiTheme="minorHAnsi"/>
        </w:rPr>
        <w:t>A TV show talked about the increasing use of cameras in the house. One company offered to monitor the activities of the baby-sitter while the parents were away. But some people think such monitoring is immoral and should be illegal.</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Isn’t it interesting that when Big Brother or Big Cousin </w:t>
      </w:r>
      <w:r w:rsidR="004D0060" w:rsidRPr="00EE0B97">
        <w:rPr>
          <w:rFonts w:asciiTheme="minorHAnsi" w:hAnsiTheme="minorHAnsi"/>
        </w:rPr>
        <w:t xml:space="preserve">(Corporation) </w:t>
      </w:r>
      <w:r w:rsidRPr="00EE0B97">
        <w:rPr>
          <w:rFonts w:asciiTheme="minorHAnsi" w:hAnsiTheme="minorHAnsi"/>
        </w:rPr>
        <w:t xml:space="preserve">does the monitoring, no one objects? When a citizen does it, </w:t>
      </w:r>
      <w:r w:rsidR="0066207C" w:rsidRPr="00EE0B97">
        <w:rPr>
          <w:rFonts w:asciiTheme="minorHAnsi" w:hAnsiTheme="minorHAnsi"/>
        </w:rPr>
        <w:t>it’s</w:t>
      </w:r>
      <w:r w:rsidRPr="00EE0B97">
        <w:rPr>
          <w:rFonts w:asciiTheme="minorHAnsi" w:hAnsiTheme="minorHAnsi"/>
        </w:rPr>
        <w:t xml:space="preserve"> immoral and evil.</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Just as a side note, one baby sitter complained, “Why should I put so much effort into training and entertaining the children when their parents do not?” What this baby sitter did not seem to realize was that </w:t>
      </w:r>
      <w:r w:rsidR="00125EF7" w:rsidRPr="00EE0B97">
        <w:rPr>
          <w:rFonts w:asciiTheme="minorHAnsi" w:hAnsiTheme="minorHAnsi"/>
        </w:rPr>
        <w:t>the parents were paying her</w:t>
      </w:r>
      <w:r w:rsidRPr="00EE0B97">
        <w:rPr>
          <w:rFonts w:asciiTheme="minorHAnsi" w:hAnsiTheme="minorHAnsi"/>
        </w:rPr>
        <w:t xml:space="preserve"> to perform t</w:t>
      </w:r>
      <w:r w:rsidR="00CF08AE" w:rsidRPr="00EE0B97">
        <w:rPr>
          <w:rFonts w:asciiTheme="minorHAnsi" w:hAnsiTheme="minorHAnsi"/>
        </w:rPr>
        <w:t>hese services.</w:t>
      </w:r>
    </w:p>
    <w:p w:rsidR="004904FD" w:rsidRPr="00EE0B97" w:rsidRDefault="00665477">
      <w:pPr>
        <w:pStyle w:val="H3"/>
        <w:rPr>
          <w:rFonts w:asciiTheme="minorHAnsi" w:hAnsiTheme="minorHAnsi"/>
          <w:bCs w:val="0"/>
          <w:szCs w:val="24"/>
        </w:rPr>
      </w:pPr>
      <w:bookmarkStart w:id="342" w:name="_Toc146731518"/>
      <w:bookmarkStart w:id="343" w:name="_Toc146732880"/>
      <w:bookmarkStart w:id="344" w:name="_Toc383697584"/>
      <w:r w:rsidRPr="00EE0B97">
        <w:rPr>
          <w:rFonts w:asciiTheme="minorHAnsi" w:hAnsiTheme="minorHAnsi"/>
          <w:bCs w:val="0"/>
          <w:szCs w:val="24"/>
        </w:rPr>
        <w:lastRenderedPageBreak/>
        <w:t>Authorized Use of Private Information</w:t>
      </w:r>
      <w:bookmarkEnd w:id="342"/>
      <w:bookmarkEnd w:id="343"/>
      <w:bookmarkEnd w:id="344"/>
    </w:p>
    <w:p w:rsidR="004904FD" w:rsidRPr="00EE0B97" w:rsidRDefault="00665477">
      <w:pPr>
        <w:pStyle w:val="Quote1"/>
        <w:rPr>
          <w:rFonts w:asciiTheme="minorHAnsi" w:hAnsiTheme="minorHAnsi"/>
          <w:szCs w:val="24"/>
        </w:rPr>
      </w:pPr>
      <w:r w:rsidRPr="00EE0B97">
        <w:rPr>
          <w:rFonts w:asciiTheme="minorHAnsi" w:hAnsiTheme="minorHAnsi"/>
          <w:szCs w:val="24"/>
        </w:rPr>
        <w:t>We shall respect your privacy -</w:t>
      </w:r>
      <w:r w:rsidRPr="00EE0B97">
        <w:rPr>
          <w:rFonts w:asciiTheme="minorHAnsi" w:hAnsiTheme="minorHAnsi"/>
          <w:szCs w:val="24"/>
        </w:rPr>
        <w:br/>
        <w:t>as long as the recordings of what you are doing</w:t>
      </w:r>
      <w:r w:rsidRPr="00EE0B97">
        <w:rPr>
          <w:rFonts w:asciiTheme="minorHAnsi" w:hAnsiTheme="minorHAnsi"/>
          <w:szCs w:val="24"/>
        </w:rPr>
        <w:br/>
        <w:t>are too boring to be looked at.</w:t>
      </w:r>
      <w:r w:rsidRPr="00EE0B97">
        <w:rPr>
          <w:rFonts w:asciiTheme="minorHAnsi" w:hAnsiTheme="minorHAnsi"/>
          <w:szCs w:val="24"/>
        </w:rPr>
        <w:br/>
        <w:t>-- Big Brother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Both governments and industry need personal information in order to operate. How do we ensure that </w:t>
      </w:r>
      <w:r w:rsidR="004C1D97" w:rsidRPr="00EE0B97">
        <w:rPr>
          <w:rFonts w:asciiTheme="minorHAnsi" w:hAnsiTheme="minorHAnsi"/>
        </w:rPr>
        <w:t xml:space="preserve">they aren’t misusing the </w:t>
      </w:r>
      <w:r w:rsidRPr="00EE0B97">
        <w:rPr>
          <w:rFonts w:asciiTheme="minorHAnsi" w:hAnsiTheme="minorHAnsi"/>
        </w:rPr>
        <w:t>data? What are the rights of the people?</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F00</w:t>
      </w:r>
      <w:r w:rsidR="00DE401F" w:rsidRPr="00EE0B97">
        <w:rPr>
          <w:b/>
        </w:rPr>
        <w:t>6</w:t>
      </w:r>
      <w:r w:rsidRPr="00EE0B97">
        <w:rPr>
          <w:b/>
        </w:rPr>
        <w:t>:</w:t>
      </w:r>
      <w:r w:rsidR="00711AE3" w:rsidRPr="00EE0B97">
        <w:rPr>
          <w:b/>
        </w:rPr>
        <w:tab/>
      </w:r>
      <w:r w:rsidRPr="00EE0B97">
        <w:t>All personal information belongs solely to the person. This information is available on a need to know basis.</w:t>
      </w:r>
      <w:r w:rsidRPr="00EE0B97">
        <w:br/>
        <w:t xml:space="preserve">The government and those who need it for business purposes must obtain </w:t>
      </w:r>
      <w:r w:rsidR="004D0060" w:rsidRPr="00EE0B97">
        <w:t>recorded</w:t>
      </w:r>
      <w:r w:rsidRPr="00EE0B97">
        <w:t xml:space="preserve"> permission from the person</w:t>
      </w:r>
      <w:r w:rsidR="00EF13B0" w:rsidRPr="00EE0B97">
        <w:t>.</w:t>
      </w:r>
      <w:r w:rsidRPr="00EE0B97">
        <w:br/>
        <w:t>The type of information needed must be explicitly stated, and how long it will be kept. The information must be deleted when no longer needed. The exception is information entered into the Personal Statistics Database.</w:t>
      </w:r>
      <w:r w:rsidRPr="00EE0B97">
        <w:br/>
        <w:t>The unauthorized storage of this information by government and those who use it for business purposes will be considered a criminal act, prosecutable under the criminal code.</w:t>
      </w:r>
      <w:r w:rsidRPr="00EE0B97">
        <w:br/>
        <w:t>Personal information includes but is not limited to medical records, financial records, personal secrets and contact information.</w:t>
      </w:r>
      <w:r w:rsidRPr="00EE0B97">
        <w:br/>
        <w:t>Personal information that has been legally released to the public as well as legally produced surveillance records may be freely distributed.</w:t>
      </w:r>
      <w:r w:rsidRPr="00EE0B97">
        <w:rPr>
          <w:rStyle w:val="FootnoteReference"/>
          <w:rFonts w:asciiTheme="minorHAnsi" w:hAnsiTheme="minorHAnsi"/>
        </w:rPr>
        <w:footnoteReference w:id="82"/>
      </w:r>
    </w:p>
    <w:p w:rsidR="004904FD" w:rsidRPr="00EE0B97" w:rsidRDefault="004904FD">
      <w:pPr>
        <w:widowControl w:val="0"/>
        <w:rPr>
          <w:rFonts w:asciiTheme="minorHAnsi" w:hAnsiTheme="minorHAnsi"/>
        </w:rPr>
      </w:pPr>
    </w:p>
    <w:p w:rsidR="004904FD" w:rsidRPr="00EE0B97" w:rsidRDefault="004C1D97">
      <w:pPr>
        <w:rPr>
          <w:rFonts w:asciiTheme="minorHAnsi" w:hAnsiTheme="minorHAnsi"/>
        </w:rPr>
      </w:pPr>
      <w:r w:rsidRPr="00EE0B97">
        <w:rPr>
          <w:rFonts w:asciiTheme="minorHAnsi" w:hAnsiTheme="minorHAnsi"/>
        </w:rPr>
        <w:t xml:space="preserve">Knowledge is power. </w:t>
      </w:r>
      <w:r w:rsidR="00665477" w:rsidRPr="00EE0B97">
        <w:rPr>
          <w:rFonts w:asciiTheme="minorHAnsi" w:hAnsiTheme="minorHAnsi"/>
        </w:rPr>
        <w:t>Knowledge is freedom. We can only take control of our lives when we know what forces are acting on us.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w:t>
      </w:r>
      <w:r w:rsidR="00DE401F" w:rsidRPr="00EE0B97">
        <w:rPr>
          <w:b/>
        </w:rPr>
        <w:t>7</w:t>
      </w:r>
      <w:r w:rsidRPr="00EE0B97">
        <w:rPr>
          <w:b/>
        </w:rPr>
        <w:t>:</w:t>
      </w:r>
      <w:r w:rsidR="00711AE3" w:rsidRPr="00EE0B97">
        <w:rPr>
          <w:b/>
        </w:rPr>
        <w:tab/>
      </w:r>
      <w:r w:rsidRPr="00EE0B97">
        <w:t>A person has the right to view, as well as to correct all data pertaining to them. They must not be charged for exercising their rights to view or correct such data.</w:t>
      </w:r>
    </w:p>
    <w:p w:rsidR="004904FD" w:rsidRPr="00EE0B97" w:rsidRDefault="00665477">
      <w:pPr>
        <w:pStyle w:val="H4"/>
        <w:rPr>
          <w:rFonts w:asciiTheme="minorHAnsi" w:hAnsiTheme="minorHAnsi"/>
        </w:rPr>
      </w:pPr>
      <w:bookmarkStart w:id="345" w:name="_Toc146732881"/>
      <w:r w:rsidRPr="00EE0B97">
        <w:rPr>
          <w:rFonts w:asciiTheme="minorHAnsi" w:hAnsiTheme="minorHAnsi"/>
        </w:rPr>
        <w:lastRenderedPageBreak/>
        <w:t>Trojan Horses</w:t>
      </w:r>
      <w:bookmarkEnd w:id="345"/>
    </w:p>
    <w:p w:rsidR="004904FD" w:rsidRPr="00EE0B97" w:rsidRDefault="004C1D97">
      <w:pPr>
        <w:rPr>
          <w:rFonts w:asciiTheme="minorHAnsi" w:hAnsiTheme="minorHAnsi"/>
        </w:rPr>
      </w:pPr>
      <w:r w:rsidRPr="00EE0B97">
        <w:rPr>
          <w:rFonts w:asciiTheme="minorHAnsi" w:hAnsiTheme="minorHAnsi"/>
        </w:rPr>
        <w:t>Companies sometimes design products to secretly gather information about the person.</w:t>
      </w:r>
      <w:r w:rsidR="00665477" w:rsidRPr="00EE0B97">
        <w:rPr>
          <w:rFonts w:asciiTheme="minorHAnsi" w:hAnsiTheme="minorHAnsi"/>
        </w:rPr>
        <w:t xml:space="preserve"> This violates a person’s right to know when </w:t>
      </w:r>
      <w:r w:rsidR="008A5DB3" w:rsidRPr="00EE0B97">
        <w:rPr>
          <w:rFonts w:asciiTheme="minorHAnsi" w:hAnsiTheme="minorHAnsi"/>
        </w:rPr>
        <w:t>they’re</w:t>
      </w:r>
      <w:r w:rsidR="00665477" w:rsidRPr="00EE0B97">
        <w:rPr>
          <w:rFonts w:asciiTheme="minorHAnsi" w:hAnsiTheme="minorHAnsi"/>
        </w:rPr>
        <w:t xml:space="preserve"> being monitored and hence the reason for this law.</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w:t>
      </w:r>
      <w:r w:rsidR="00DE401F" w:rsidRPr="00EE0B97">
        <w:rPr>
          <w:b/>
        </w:rPr>
        <w:t>8</w:t>
      </w:r>
      <w:r w:rsidRPr="00EE0B97">
        <w:rPr>
          <w:b/>
        </w:rPr>
        <w:t>:</w:t>
      </w:r>
      <w:r w:rsidR="00711AE3" w:rsidRPr="00EE0B97">
        <w:rPr>
          <w:b/>
        </w:rPr>
        <w:tab/>
      </w:r>
      <w:r w:rsidRPr="00EE0B97">
        <w:t>Producers of consumer products must clearly specify in writing the type of information the product reveals about the consumer.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Other products employ hidden features. I once bought some software to copy DVDs. When I tried to use </w:t>
      </w:r>
      <w:r w:rsidR="004C1D97" w:rsidRPr="00EE0B97">
        <w:rPr>
          <w:rFonts w:asciiTheme="minorHAnsi" w:hAnsiTheme="minorHAnsi"/>
        </w:rPr>
        <w:t>it,</w:t>
      </w:r>
      <w:r w:rsidRPr="00EE0B97">
        <w:rPr>
          <w:rFonts w:asciiTheme="minorHAnsi" w:hAnsiTheme="minorHAnsi"/>
        </w:rPr>
        <w:t xml:space="preserve"> I discovered I needed to activate it on the Internet before using it. I can no longer use the product because </w:t>
      </w:r>
      <w:r w:rsidR="004C1D97" w:rsidRPr="00EE0B97">
        <w:rPr>
          <w:rFonts w:asciiTheme="minorHAnsi" w:hAnsiTheme="minorHAnsi"/>
        </w:rPr>
        <w:t xml:space="preserve">the company </w:t>
      </w:r>
      <w:r w:rsidRPr="00EE0B97">
        <w:rPr>
          <w:rFonts w:asciiTheme="minorHAnsi" w:hAnsiTheme="minorHAnsi"/>
        </w:rPr>
        <w:t>no longer support</w:t>
      </w:r>
      <w:r w:rsidR="004C1D97" w:rsidRPr="00EE0B97">
        <w:rPr>
          <w:rFonts w:asciiTheme="minorHAnsi" w:hAnsiTheme="minorHAnsi"/>
        </w:rPr>
        <w:t>s</w:t>
      </w:r>
      <w:r w:rsidRPr="00EE0B97">
        <w:rPr>
          <w:rFonts w:asciiTheme="minorHAnsi" w:hAnsiTheme="minorHAnsi"/>
        </w:rPr>
        <w:t xml:space="preserve"> </w:t>
      </w:r>
      <w:r w:rsidR="004C1D97" w:rsidRPr="00EE0B97">
        <w:rPr>
          <w:rFonts w:asciiTheme="minorHAnsi" w:hAnsiTheme="minorHAnsi"/>
        </w:rPr>
        <w:t xml:space="preserve">it </w:t>
      </w:r>
      <w:r w:rsidRPr="00EE0B97">
        <w:rPr>
          <w:rFonts w:asciiTheme="minorHAnsi" w:hAnsiTheme="minorHAnsi"/>
        </w:rPr>
        <w:t>and they refuse to allow me to activate it.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 once bought software to recover an accidentally deleted file.  I discovered that the </w:t>
      </w:r>
      <w:r w:rsidR="00244542" w:rsidRPr="00EE0B97">
        <w:rPr>
          <w:rFonts w:asciiTheme="minorHAnsi" w:hAnsiTheme="minorHAnsi"/>
        </w:rPr>
        <w:t xml:space="preserve">company built the </w:t>
      </w:r>
      <w:r w:rsidRPr="00EE0B97">
        <w:rPr>
          <w:rFonts w:asciiTheme="minorHAnsi" w:hAnsiTheme="minorHAnsi"/>
        </w:rPr>
        <w:t xml:space="preserve">software to modify itself </w:t>
      </w:r>
      <w:r w:rsidR="00244542" w:rsidRPr="00EE0B97">
        <w:rPr>
          <w:rFonts w:asciiTheme="minorHAnsi" w:hAnsiTheme="minorHAnsi"/>
        </w:rPr>
        <w:t xml:space="preserve">on first use </w:t>
      </w:r>
      <w:r w:rsidRPr="00EE0B97">
        <w:rPr>
          <w:rFonts w:asciiTheme="minorHAnsi" w:hAnsiTheme="minorHAnsi"/>
        </w:rPr>
        <w:t xml:space="preserve">so that </w:t>
      </w:r>
      <w:r w:rsidR="00244542" w:rsidRPr="00EE0B97">
        <w:rPr>
          <w:rFonts w:asciiTheme="minorHAnsi" w:hAnsiTheme="minorHAnsi"/>
        </w:rPr>
        <w:t>no one could use it</w:t>
      </w:r>
      <w:r w:rsidRPr="00EE0B97">
        <w:rPr>
          <w:rFonts w:asciiTheme="minorHAnsi" w:hAnsiTheme="minorHAnsi"/>
        </w:rPr>
        <w:t xml:space="preserve"> on another computer.  I</w:t>
      </w:r>
      <w:r w:rsidR="00244542" w:rsidRPr="00EE0B97">
        <w:rPr>
          <w:rFonts w:asciiTheme="minorHAnsi" w:hAnsiTheme="minorHAnsi"/>
        </w:rPr>
        <w:t xml:space="preserve"> would </w:t>
      </w:r>
      <w:r w:rsidRPr="00EE0B97">
        <w:rPr>
          <w:rFonts w:asciiTheme="minorHAnsi" w:hAnsiTheme="minorHAnsi"/>
        </w:rPr>
        <w:t>never have bought it</w:t>
      </w:r>
      <w:r w:rsidR="00244542" w:rsidRPr="00EE0B97">
        <w:rPr>
          <w:rFonts w:asciiTheme="minorHAnsi" w:hAnsiTheme="minorHAnsi"/>
        </w:rPr>
        <w:t xml:space="preserve"> had I known</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This would never happen in Aipotu because of this law.</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w:t>
      </w:r>
      <w:r w:rsidR="00DE401F" w:rsidRPr="00EE0B97">
        <w:rPr>
          <w:b/>
        </w:rPr>
        <w:t>9</w:t>
      </w:r>
      <w:r w:rsidRPr="00EE0B97">
        <w:rPr>
          <w:b/>
        </w:rPr>
        <w:t>:</w:t>
      </w:r>
      <w:r w:rsidR="00711AE3" w:rsidRPr="00EE0B97">
        <w:rPr>
          <w:b/>
        </w:rPr>
        <w:tab/>
      </w:r>
      <w:r w:rsidRPr="00EE0B97">
        <w:t>Producers of all consumer products must clearly specify in writing all security features built into their products.</w:t>
      </w:r>
    </w:p>
    <w:p w:rsidR="004904FD" w:rsidRPr="00EE0B97" w:rsidRDefault="00665477">
      <w:pPr>
        <w:pStyle w:val="H3"/>
        <w:rPr>
          <w:rFonts w:asciiTheme="minorHAnsi" w:hAnsiTheme="minorHAnsi"/>
          <w:bCs w:val="0"/>
          <w:szCs w:val="24"/>
        </w:rPr>
      </w:pPr>
      <w:bookmarkStart w:id="346" w:name="_Toc146731519"/>
      <w:bookmarkStart w:id="347" w:name="_Toc146732882"/>
      <w:bookmarkStart w:id="348" w:name="_Toc383697585"/>
      <w:r w:rsidRPr="00EE0B97">
        <w:rPr>
          <w:rFonts w:asciiTheme="minorHAnsi" w:hAnsiTheme="minorHAnsi"/>
          <w:bCs w:val="0"/>
          <w:szCs w:val="24"/>
        </w:rPr>
        <w:t>Personal Enhancement Technology</w:t>
      </w:r>
      <w:bookmarkEnd w:id="346"/>
      <w:bookmarkEnd w:id="347"/>
      <w:bookmarkEnd w:id="348"/>
    </w:p>
    <w:p w:rsidR="004904FD" w:rsidRPr="00EE0B97" w:rsidRDefault="00665477">
      <w:pPr>
        <w:pStyle w:val="Quote1"/>
        <w:rPr>
          <w:rFonts w:asciiTheme="minorHAnsi" w:hAnsiTheme="minorHAnsi"/>
          <w:szCs w:val="24"/>
        </w:rPr>
      </w:pPr>
      <w:r w:rsidRPr="00EE0B97">
        <w:rPr>
          <w:rFonts w:asciiTheme="minorHAnsi" w:hAnsiTheme="minorHAnsi"/>
          <w:szCs w:val="24"/>
        </w:rPr>
        <w:t>Only open and free access to technology</w:t>
      </w:r>
      <w:r w:rsidRPr="00EE0B97">
        <w:rPr>
          <w:rFonts w:asciiTheme="minorHAnsi" w:hAnsiTheme="minorHAnsi"/>
          <w:szCs w:val="24"/>
        </w:rPr>
        <w:br/>
        <w:t>can advance the cause of individual freedom.</w:t>
      </w:r>
      <w:r w:rsidRPr="00EE0B97">
        <w:rPr>
          <w:rFonts w:asciiTheme="minorHAnsi" w:hAnsiTheme="minorHAnsi"/>
          <w:szCs w:val="24"/>
        </w:rPr>
        <w:br/>
        <w:t>-- Steve Mann</w:t>
      </w:r>
      <w:r w:rsidRPr="00EE0B97">
        <w:rPr>
          <w:rStyle w:val="FootnoteReference"/>
          <w:rFonts w:asciiTheme="minorHAnsi" w:hAnsiTheme="minorHAnsi"/>
          <w:szCs w:val="24"/>
        </w:rPr>
        <w:footnoteReference w:id="83"/>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Technology can </w:t>
      </w:r>
      <w:r w:rsidR="00244542" w:rsidRPr="00EE0B97">
        <w:rPr>
          <w:rFonts w:asciiTheme="minorHAnsi" w:hAnsiTheme="minorHAnsi"/>
        </w:rPr>
        <w:t xml:space="preserve">either </w:t>
      </w:r>
      <w:r w:rsidRPr="00EE0B97">
        <w:rPr>
          <w:rFonts w:asciiTheme="minorHAnsi" w:hAnsiTheme="minorHAnsi"/>
        </w:rPr>
        <w:t xml:space="preserve">enslave people or liberate them. When controlled by a central source, the effect is a loss of freedom. When controlled by the people, greater justice is available for </w:t>
      </w:r>
      <w:r w:rsidR="00BA0A02" w:rsidRPr="00EE0B97">
        <w:rPr>
          <w:rFonts w:asciiTheme="minorHAnsi" w:hAnsiTheme="minorHAnsi"/>
        </w:rPr>
        <w:t>all</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This is why Linux is so popular with those who value freedom. When you buy Linux, it is yours. You have the right to modify it any way you want. You can also sell it to anyone you want.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lastRenderedPageBreak/>
        <w:t xml:space="preserve">Central authorities own products like Windows™ (Microsoft™ in this case). When you “buy” Windows™, what </w:t>
      </w:r>
      <w:r w:rsidR="00F52104" w:rsidRPr="00EE0B97">
        <w:rPr>
          <w:rFonts w:asciiTheme="minorHAnsi" w:hAnsiTheme="minorHAnsi"/>
        </w:rPr>
        <w:t>you’re</w:t>
      </w:r>
      <w:r w:rsidRPr="00EE0B97">
        <w:rPr>
          <w:rFonts w:asciiTheme="minorHAnsi" w:hAnsiTheme="minorHAnsi"/>
        </w:rPr>
        <w:t xml:space="preserve"> buying is the permission to use it in a predefined way, and </w:t>
      </w:r>
      <w:r w:rsidR="008A5DB3" w:rsidRPr="00EE0B97">
        <w:rPr>
          <w:rFonts w:asciiTheme="minorHAnsi" w:hAnsiTheme="minorHAnsi"/>
        </w:rPr>
        <w:t>that’s</w:t>
      </w:r>
      <w:r w:rsidRPr="00EE0B97">
        <w:rPr>
          <w:rFonts w:asciiTheme="minorHAnsi" w:hAnsiTheme="minorHAnsi"/>
        </w:rPr>
        <w:t xml:space="preserve"> all.</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Aipotu has created laws to promote the spread of what Mann calls Humanistic Technology (HT). Humanistic Technology enhance</w:t>
      </w:r>
      <w:r w:rsidR="00244542" w:rsidRPr="00EE0B97">
        <w:rPr>
          <w:rFonts w:asciiTheme="minorHAnsi" w:hAnsiTheme="minorHAnsi"/>
        </w:rPr>
        <w:t>s</w:t>
      </w:r>
      <w:r w:rsidRPr="00EE0B97">
        <w:rPr>
          <w:rFonts w:asciiTheme="minorHAnsi" w:hAnsiTheme="minorHAnsi"/>
        </w:rPr>
        <w:t xml:space="preserve"> personal freedom. Linux is an example of Humanistic Technology while Windows™ is an example of Corporate Technology (CT).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Years ago</w:t>
      </w:r>
      <w:r w:rsidR="00244542" w:rsidRPr="00EE0B97">
        <w:rPr>
          <w:rFonts w:asciiTheme="minorHAnsi" w:hAnsiTheme="minorHAnsi"/>
        </w:rPr>
        <w:t>,</w:t>
      </w:r>
      <w:r w:rsidRPr="00EE0B97">
        <w:rPr>
          <w:rFonts w:asciiTheme="minorHAnsi" w:hAnsiTheme="minorHAnsi"/>
        </w:rPr>
        <w:t xml:space="preserve"> I bought a watch that acted like a TV remote control. After years of use, I needed to change the battery. When I opened the watch, I discovered </w:t>
      </w:r>
      <w:r w:rsidR="00244542" w:rsidRPr="00EE0B97">
        <w:rPr>
          <w:rFonts w:asciiTheme="minorHAnsi" w:hAnsiTheme="minorHAnsi"/>
        </w:rPr>
        <w:t>I couldn’t remove the battery</w:t>
      </w:r>
      <w:r w:rsidRPr="00EE0B97">
        <w:rPr>
          <w:rFonts w:asciiTheme="minorHAnsi" w:hAnsiTheme="minorHAnsi"/>
        </w:rPr>
        <w:t xml:space="preserve">. </w:t>
      </w:r>
      <w:r w:rsidR="00244542" w:rsidRPr="00EE0B97">
        <w:rPr>
          <w:rFonts w:asciiTheme="minorHAnsi" w:hAnsiTheme="minorHAnsi"/>
        </w:rPr>
        <w:t>Battery replacement required s</w:t>
      </w:r>
      <w:r w:rsidRPr="00EE0B97">
        <w:rPr>
          <w:rFonts w:asciiTheme="minorHAnsi" w:hAnsiTheme="minorHAnsi"/>
        </w:rPr>
        <w:t>pecialized equipment. That violated the Hu</w:t>
      </w:r>
      <w:r w:rsidR="007E2FDE" w:rsidRPr="00EE0B97">
        <w:rPr>
          <w:rFonts w:asciiTheme="minorHAnsi" w:hAnsiTheme="minorHAnsi"/>
        </w:rPr>
        <w:t>manistic Technology philosophy.</w:t>
      </w:r>
    </w:p>
    <w:p w:rsidR="004904FD" w:rsidRPr="00EE0B97" w:rsidRDefault="004904FD">
      <w:pPr>
        <w:widowControl w:val="0"/>
        <w:rPr>
          <w:rFonts w:asciiTheme="minorHAnsi" w:hAnsiTheme="minorHAnsi"/>
        </w:rPr>
      </w:pPr>
    </w:p>
    <w:p w:rsidR="00437C08" w:rsidRPr="00EE0B97" w:rsidRDefault="00665477">
      <w:pPr>
        <w:widowControl w:val="0"/>
        <w:rPr>
          <w:rFonts w:asciiTheme="minorHAnsi" w:hAnsiTheme="minorHAnsi"/>
        </w:rPr>
      </w:pPr>
      <w:r w:rsidRPr="00EE0B97">
        <w:rPr>
          <w:rFonts w:asciiTheme="minorHAnsi" w:hAnsiTheme="minorHAnsi"/>
        </w:rPr>
        <w:t>The Customer Protection Agency creates guidelines for consumer products. Products that pass the Humanistic Technology guidelines get the HT logo while products that fail it get the CT logo.</w:t>
      </w:r>
    </w:p>
    <w:p w:rsidR="00437C08" w:rsidRPr="00EE0B97" w:rsidRDefault="00437C08">
      <w:pPr>
        <w:widowControl w:val="0"/>
        <w:rPr>
          <w:rFonts w:asciiTheme="minorHAnsi" w:hAnsiTheme="minorHAnsi"/>
        </w:rPr>
      </w:pPr>
    </w:p>
    <w:p w:rsidR="004904FD" w:rsidRPr="00EE0B97" w:rsidRDefault="00125EF7">
      <w:pPr>
        <w:widowControl w:val="0"/>
        <w:rPr>
          <w:rFonts w:asciiTheme="minorHAnsi" w:hAnsiTheme="minorHAnsi"/>
        </w:rPr>
      </w:pPr>
      <w:r w:rsidRPr="00EE0B97">
        <w:rPr>
          <w:rFonts w:asciiTheme="minorHAnsi" w:hAnsiTheme="minorHAnsi"/>
        </w:rPr>
        <w:t xml:space="preserve">There’s nothing wrong about Corporate Technology. </w:t>
      </w:r>
      <w:r w:rsidR="00437C08" w:rsidRPr="00EE0B97">
        <w:rPr>
          <w:rFonts w:asciiTheme="minorHAnsi" w:hAnsiTheme="minorHAnsi"/>
        </w:rPr>
        <w:t xml:space="preserve">Corporations can create incredible products. </w:t>
      </w:r>
      <w:r w:rsidRPr="00EE0B97">
        <w:rPr>
          <w:rFonts w:asciiTheme="minorHAnsi" w:hAnsiTheme="minorHAnsi"/>
        </w:rPr>
        <w:t>It’s just that we need to know the difference</w:t>
      </w:r>
      <w:r w:rsidR="00437C08" w:rsidRPr="00EE0B97">
        <w:rPr>
          <w:rFonts w:asciiTheme="minorHAnsi" w:hAnsiTheme="minorHAnsi"/>
        </w:rPr>
        <w:t>, so that we can make an informed decision</w:t>
      </w:r>
      <w:r w:rsidRPr="00EE0B97">
        <w:rPr>
          <w:rFonts w:asciiTheme="minorHAnsi" w:hAnsiTheme="minorHAnsi"/>
        </w:rPr>
        <w:t>.</w:t>
      </w:r>
    </w:p>
    <w:p w:rsidR="004904FD" w:rsidRPr="00EE0B97" w:rsidRDefault="00665477">
      <w:pPr>
        <w:pStyle w:val="H4"/>
        <w:rPr>
          <w:rFonts w:asciiTheme="minorHAnsi" w:hAnsiTheme="minorHAnsi"/>
        </w:rPr>
      </w:pPr>
      <w:bookmarkStart w:id="349" w:name="_Toc146732883"/>
      <w:r w:rsidRPr="00EE0B97">
        <w:rPr>
          <w:rFonts w:asciiTheme="minorHAnsi" w:hAnsiTheme="minorHAnsi"/>
        </w:rPr>
        <w:t>Wearable Technology</w:t>
      </w:r>
      <w:bookmarkEnd w:id="349"/>
    </w:p>
    <w:p w:rsidR="004904FD" w:rsidRPr="00EE0B97" w:rsidRDefault="007E2FDE">
      <w:pPr>
        <w:widowControl w:val="0"/>
        <w:rPr>
          <w:rFonts w:asciiTheme="minorHAnsi" w:hAnsiTheme="minorHAnsi"/>
        </w:rPr>
      </w:pPr>
      <w:r w:rsidRPr="00EE0B97">
        <w:rPr>
          <w:rFonts w:asciiTheme="minorHAnsi" w:hAnsiTheme="minorHAnsi"/>
        </w:rPr>
        <w:t>R</w:t>
      </w:r>
      <w:r w:rsidR="00665477" w:rsidRPr="00EE0B97">
        <w:rPr>
          <w:rFonts w:asciiTheme="minorHAnsi" w:hAnsiTheme="minorHAnsi"/>
        </w:rPr>
        <w:t xml:space="preserve">esearch is at present being done to create the perfect smart house and smart world. </w:t>
      </w:r>
      <w:r w:rsidR="00665477" w:rsidRPr="00EE0B97">
        <w:rPr>
          <w:rFonts w:asciiTheme="minorHAnsi" w:hAnsiTheme="minorHAnsi"/>
          <w:noProof/>
        </w:rPr>
        <w:t>These places would monitor everyone and try to make them as comfortable as possible.</w:t>
      </w:r>
      <w:r w:rsidRPr="00EE0B97">
        <w:rPr>
          <w:rFonts w:asciiTheme="minorHAnsi" w:hAnsiTheme="minorHAnsi"/>
          <w:noProof/>
        </w:rPr>
        <w:t xml:space="preserve"> </w:t>
      </w:r>
      <w:r w:rsidR="00665477" w:rsidRPr="00EE0B97">
        <w:rPr>
          <w:rFonts w:asciiTheme="minorHAnsi" w:hAnsiTheme="minorHAnsi"/>
        </w:rPr>
        <w:t>Mann believes this takes away some of a person’s freedom since you’re at the mercy of an outside force.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But </w:t>
      </w:r>
      <w:r w:rsidR="007E2FDE" w:rsidRPr="00EE0B97">
        <w:rPr>
          <w:rFonts w:asciiTheme="minorHAnsi" w:hAnsiTheme="minorHAnsi"/>
        </w:rPr>
        <w:t>wearable computers help</w:t>
      </w:r>
      <w:r w:rsidRPr="00EE0B97">
        <w:rPr>
          <w:rFonts w:asciiTheme="minorHAnsi" w:hAnsiTheme="minorHAnsi"/>
        </w:rPr>
        <w:t xml:space="preserve"> retain ones power. You have control of your own personal space. When you want the light to come on, you tell it to come on rather than having the light decide for you</w:t>
      </w:r>
      <w:r w:rsidR="007E2FDE"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Unfortunately, personal freedom is a threat to some people. They would rather have everyone obey them rather </w:t>
      </w:r>
      <w:r w:rsidR="00203897" w:rsidRPr="00EE0B97">
        <w:rPr>
          <w:rFonts w:asciiTheme="minorHAnsi" w:hAnsiTheme="minorHAnsi"/>
        </w:rPr>
        <w:t>than</w:t>
      </w:r>
      <w:r w:rsidRPr="00EE0B97">
        <w:rPr>
          <w:rFonts w:asciiTheme="minorHAnsi" w:hAnsiTheme="minorHAnsi"/>
        </w:rPr>
        <w:t xml:space="preserve"> </w:t>
      </w:r>
      <w:r w:rsidR="00B4367D" w:rsidRPr="00EE0B97">
        <w:rPr>
          <w:rFonts w:asciiTheme="minorHAnsi" w:hAnsiTheme="minorHAnsi"/>
        </w:rPr>
        <w:t xml:space="preserve">have people </w:t>
      </w:r>
      <w:r w:rsidRPr="00EE0B97">
        <w:rPr>
          <w:rFonts w:asciiTheme="minorHAnsi" w:hAnsiTheme="minorHAnsi"/>
        </w:rPr>
        <w:t xml:space="preserve">making their own decisions. </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w:t>
      </w:r>
      <w:r w:rsidR="00DE401F" w:rsidRPr="00EE0B97">
        <w:rPr>
          <w:b/>
        </w:rPr>
        <w:t>10</w:t>
      </w:r>
      <w:r w:rsidRPr="00EE0B97">
        <w:rPr>
          <w:b/>
        </w:rPr>
        <w:t>:</w:t>
      </w:r>
      <w:r w:rsidR="00711AE3" w:rsidRPr="00EE0B97">
        <w:rPr>
          <w:b/>
        </w:rPr>
        <w:tab/>
      </w:r>
      <w:r w:rsidRPr="00EE0B97">
        <w:t>A person has the right to wear personal enhancement technology at all times, except where complete nudity is required, but only as long as there is no surveillance. The above exception does not apply to technology embedded inside the human body.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Yes, nudity is popular in many places.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w:t>
      </w:r>
      <w:r w:rsidR="00DE401F" w:rsidRPr="00EE0B97">
        <w:rPr>
          <w:b/>
        </w:rPr>
        <w:t>1</w:t>
      </w:r>
      <w:r w:rsidRPr="00EE0B97">
        <w:rPr>
          <w:b/>
        </w:rPr>
        <w:t>:</w:t>
      </w:r>
      <w:r w:rsidR="00711AE3" w:rsidRPr="00EE0B97">
        <w:rPr>
          <w:b/>
        </w:rPr>
        <w:tab/>
      </w:r>
      <w:r w:rsidRPr="00EE0B97">
        <w:t>A person wearing personal enhancement technology has a right to broadcast surveillance records to the world, provided the records do not violate privacy and copyright laws.</w:t>
      </w:r>
    </w:p>
    <w:p w:rsidR="004904FD" w:rsidRPr="00EE0B97" w:rsidRDefault="00665477">
      <w:pPr>
        <w:pStyle w:val="H3"/>
        <w:rPr>
          <w:rFonts w:asciiTheme="minorHAnsi" w:hAnsiTheme="minorHAnsi"/>
          <w:bCs w:val="0"/>
          <w:szCs w:val="24"/>
        </w:rPr>
      </w:pPr>
      <w:bookmarkStart w:id="350" w:name="_Toc146731520"/>
      <w:bookmarkStart w:id="351" w:name="_Toc146732884"/>
      <w:bookmarkStart w:id="352" w:name="_Toc383697586"/>
      <w:r w:rsidRPr="00EE0B97">
        <w:rPr>
          <w:rFonts w:asciiTheme="minorHAnsi" w:hAnsiTheme="minorHAnsi"/>
          <w:bCs w:val="0"/>
          <w:szCs w:val="24"/>
        </w:rPr>
        <w:t>Science and Privacy</w:t>
      </w:r>
      <w:bookmarkEnd w:id="350"/>
      <w:bookmarkEnd w:id="351"/>
      <w:bookmarkEnd w:id="352"/>
    </w:p>
    <w:p w:rsidR="004904FD" w:rsidRPr="00EE0B97" w:rsidRDefault="00665477">
      <w:pPr>
        <w:pStyle w:val="Quote1"/>
        <w:rPr>
          <w:rFonts w:asciiTheme="minorHAnsi" w:hAnsiTheme="minorHAnsi"/>
          <w:szCs w:val="24"/>
        </w:rPr>
      </w:pPr>
      <w:r w:rsidRPr="00EE0B97">
        <w:rPr>
          <w:rFonts w:asciiTheme="minorHAnsi" w:hAnsiTheme="minorHAnsi"/>
          <w:szCs w:val="24"/>
        </w:rPr>
        <w:t>Where is the knowledge that is lost in information?</w:t>
      </w:r>
      <w:r w:rsidRPr="00EE0B97">
        <w:rPr>
          <w:rFonts w:asciiTheme="minorHAnsi" w:hAnsiTheme="minorHAnsi"/>
          <w:szCs w:val="24"/>
        </w:rPr>
        <w:br/>
        <w:t>Where is the wisdom that is lost in knowledge?</w:t>
      </w:r>
      <w:r w:rsidRPr="00EE0B97">
        <w:rPr>
          <w:rFonts w:asciiTheme="minorHAnsi" w:hAnsiTheme="minorHAnsi"/>
          <w:szCs w:val="24"/>
        </w:rPr>
        <w:br/>
        <w:t>-- T.S.Eliot --</w:t>
      </w:r>
    </w:p>
    <w:p w:rsidR="005D4F22" w:rsidRPr="00EE0B97" w:rsidRDefault="005D4F22">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Science needs personal data to perform statistical analysis. For instance, </w:t>
      </w:r>
      <w:r w:rsidR="00750950" w:rsidRPr="00EE0B97">
        <w:rPr>
          <w:rFonts w:asciiTheme="minorHAnsi" w:hAnsiTheme="minorHAnsi"/>
        </w:rPr>
        <w:t>research showed</w:t>
      </w:r>
      <w:r w:rsidRPr="00EE0B97">
        <w:rPr>
          <w:rFonts w:asciiTheme="minorHAnsi" w:hAnsiTheme="minorHAnsi"/>
        </w:rPr>
        <w:t xml:space="preserve"> that more people died in accidents in the spring when clocks move forward and people get one less hour of sleep. This </w:t>
      </w:r>
      <w:r w:rsidR="00750950" w:rsidRPr="00EE0B97">
        <w:rPr>
          <w:rFonts w:asciiTheme="minorHAnsi" w:hAnsiTheme="minorHAnsi"/>
        </w:rPr>
        <w:t>discovery was only possible by looking</w:t>
      </w:r>
      <w:r w:rsidRPr="00EE0B97">
        <w:rPr>
          <w:rFonts w:asciiTheme="minorHAnsi" w:hAnsiTheme="minorHAnsi"/>
        </w:rPr>
        <w:t xml:space="preserve"> at the records of those who died in accidents in the affected area.</w:t>
      </w:r>
    </w:p>
    <w:p w:rsidR="004904FD" w:rsidRPr="00EE0B97" w:rsidRDefault="00665477">
      <w:pPr>
        <w:pStyle w:val="H4"/>
        <w:rPr>
          <w:rFonts w:asciiTheme="minorHAnsi" w:hAnsiTheme="minorHAnsi"/>
        </w:rPr>
      </w:pPr>
      <w:bookmarkStart w:id="353" w:name="_Toc146732885"/>
      <w:bookmarkStart w:id="354" w:name="Personal_Statistics_Database"/>
      <w:r w:rsidRPr="00EE0B97">
        <w:rPr>
          <w:rFonts w:asciiTheme="minorHAnsi" w:hAnsiTheme="minorHAnsi"/>
        </w:rPr>
        <w:t>Personal Statistics Database</w:t>
      </w:r>
      <w:bookmarkEnd w:id="353"/>
      <w:bookmarkEnd w:id="354"/>
    </w:p>
    <w:p w:rsidR="004904FD" w:rsidRPr="00EE0B97" w:rsidRDefault="00665477">
      <w:pPr>
        <w:rPr>
          <w:rFonts w:asciiTheme="minorHAnsi" w:hAnsiTheme="minorHAnsi"/>
        </w:rPr>
      </w:pPr>
      <w:r w:rsidRPr="00EE0B97">
        <w:rPr>
          <w:rFonts w:asciiTheme="minorHAnsi" w:hAnsiTheme="minorHAnsi"/>
        </w:rPr>
        <w:t xml:space="preserve">The department </w:t>
      </w:r>
      <w:r w:rsidR="00737146" w:rsidRPr="00EE0B97">
        <w:rPr>
          <w:rFonts w:asciiTheme="minorHAnsi" w:hAnsiTheme="minorHAnsi"/>
        </w:rPr>
        <w:t xml:space="preserve">of </w:t>
      </w:r>
      <w:r w:rsidRPr="00EE0B97">
        <w:rPr>
          <w:rFonts w:asciiTheme="minorHAnsi" w:hAnsiTheme="minorHAnsi"/>
        </w:rPr>
        <w:t xml:space="preserve">Science </w:t>
      </w:r>
      <w:r w:rsidR="00737146" w:rsidRPr="00EE0B97">
        <w:rPr>
          <w:rFonts w:asciiTheme="minorHAnsi" w:hAnsiTheme="minorHAnsi"/>
        </w:rPr>
        <w:t>and</w:t>
      </w:r>
      <w:r w:rsidRPr="00EE0B97">
        <w:rPr>
          <w:rFonts w:asciiTheme="minorHAnsi" w:hAnsiTheme="minorHAnsi"/>
        </w:rPr>
        <w:t xml:space="preserve"> Technology has created a database with </w:t>
      </w:r>
      <w:r w:rsidR="00203897" w:rsidRPr="00EE0B97">
        <w:rPr>
          <w:rFonts w:asciiTheme="minorHAnsi" w:hAnsiTheme="minorHAnsi"/>
        </w:rPr>
        <w:t>the</w:t>
      </w:r>
      <w:r w:rsidRPr="00EE0B97">
        <w:rPr>
          <w:rFonts w:asciiTheme="minorHAnsi" w:hAnsiTheme="minorHAnsi"/>
        </w:rPr>
        <w:t xml:space="preserve"> personal information of all citizens</w:t>
      </w:r>
      <w:r w:rsidR="00737146" w:rsidRPr="00EE0B97">
        <w:rPr>
          <w:rFonts w:asciiTheme="minorHAnsi" w:hAnsiTheme="minorHAnsi"/>
        </w:rPr>
        <w:t>,</w:t>
      </w:r>
      <w:r w:rsidRPr="00EE0B97">
        <w:rPr>
          <w:rFonts w:asciiTheme="minorHAnsi" w:hAnsiTheme="minorHAnsi"/>
        </w:rPr>
        <w:t xml:space="preserve"> to help advance science.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Here’s how it works. The only question allowed by the database is, “How many?”</w:t>
      </w:r>
      <w:r w:rsidR="005B4BF5" w:rsidRPr="00EE0B97">
        <w:rPr>
          <w:rFonts w:asciiTheme="minorHAnsi" w:hAnsiTheme="minorHAnsi"/>
        </w:rPr>
        <w:t xml:space="preserve"> </w:t>
      </w:r>
      <w:r w:rsidR="00F9237F" w:rsidRPr="00EE0B97">
        <w:rPr>
          <w:rFonts w:asciiTheme="minorHAnsi" w:hAnsiTheme="minorHAnsi"/>
        </w:rPr>
        <w:t xml:space="preserve">Even </w:t>
      </w:r>
      <w:r w:rsidR="00737146" w:rsidRPr="00EE0B97">
        <w:rPr>
          <w:rFonts w:asciiTheme="minorHAnsi" w:hAnsiTheme="minorHAnsi"/>
        </w:rPr>
        <w:t>then,</w:t>
      </w:r>
      <w:r w:rsidR="00F9237F" w:rsidRPr="00EE0B97">
        <w:rPr>
          <w:rFonts w:asciiTheme="minorHAnsi" w:hAnsiTheme="minorHAnsi"/>
        </w:rPr>
        <w:t xml:space="preserve"> </w:t>
      </w:r>
      <w:r w:rsidR="00737146" w:rsidRPr="00EE0B97">
        <w:rPr>
          <w:rFonts w:asciiTheme="minorHAnsi" w:hAnsiTheme="minorHAnsi"/>
        </w:rPr>
        <w:t xml:space="preserve">the </w:t>
      </w:r>
      <w:r w:rsidR="00DF41C5" w:rsidRPr="00EE0B97">
        <w:rPr>
          <w:rFonts w:asciiTheme="minorHAnsi" w:hAnsiTheme="minorHAnsi"/>
        </w:rPr>
        <w:t xml:space="preserve">database forbids </w:t>
      </w:r>
      <w:r w:rsidR="00737146" w:rsidRPr="00EE0B97">
        <w:rPr>
          <w:rFonts w:asciiTheme="minorHAnsi" w:hAnsiTheme="minorHAnsi"/>
        </w:rPr>
        <w:t>certain q</w:t>
      </w:r>
      <w:r w:rsidR="00F9237F" w:rsidRPr="00EE0B97">
        <w:rPr>
          <w:rFonts w:asciiTheme="minorHAnsi" w:hAnsiTheme="minorHAnsi"/>
        </w:rPr>
        <w:t>uestions.</w:t>
      </w:r>
    </w:p>
    <w:p w:rsidR="00203897" w:rsidRPr="00EE0B97" w:rsidRDefault="00203897">
      <w:pPr>
        <w:rPr>
          <w:rFonts w:asciiTheme="minorHAnsi" w:hAnsiTheme="minorHAnsi"/>
        </w:rPr>
      </w:pPr>
    </w:p>
    <w:p w:rsidR="00F9237F" w:rsidRPr="00EE0B97" w:rsidRDefault="00665477">
      <w:pPr>
        <w:rPr>
          <w:rFonts w:asciiTheme="minorHAnsi" w:hAnsiTheme="minorHAnsi"/>
        </w:rPr>
      </w:pPr>
      <w:r w:rsidRPr="00EE0B97">
        <w:rPr>
          <w:rFonts w:asciiTheme="minorHAnsi" w:hAnsiTheme="minorHAnsi"/>
        </w:rPr>
        <w:t xml:space="preserve">For example, you may ask how many people died each day in the </w:t>
      </w:r>
      <w:r w:rsidR="00E04BBE" w:rsidRPr="00EE0B97">
        <w:rPr>
          <w:rFonts w:asciiTheme="minorHAnsi" w:hAnsiTheme="minorHAnsi"/>
        </w:rPr>
        <w:t>state</w:t>
      </w:r>
      <w:r w:rsidRPr="00EE0B97">
        <w:rPr>
          <w:rFonts w:asciiTheme="minorHAnsi" w:hAnsiTheme="minorHAnsi"/>
        </w:rPr>
        <w:t xml:space="preserve"> of Modeerf over the last 10 years.</w:t>
      </w:r>
    </w:p>
    <w:p w:rsidR="00F9237F" w:rsidRPr="00EE0B97" w:rsidRDefault="00F9237F">
      <w:pPr>
        <w:rPr>
          <w:rFonts w:asciiTheme="minorHAnsi" w:hAnsiTheme="minorHAnsi"/>
        </w:rPr>
      </w:pPr>
    </w:p>
    <w:p w:rsidR="004904FD" w:rsidRPr="00EE0B97" w:rsidRDefault="00F9237F">
      <w:pPr>
        <w:rPr>
          <w:rFonts w:asciiTheme="minorHAnsi" w:hAnsiTheme="minorHAnsi"/>
        </w:rPr>
      </w:pPr>
      <w:r w:rsidRPr="00EE0B97">
        <w:rPr>
          <w:rFonts w:asciiTheme="minorHAnsi" w:hAnsiTheme="minorHAnsi"/>
        </w:rPr>
        <w:t xml:space="preserve">What </w:t>
      </w:r>
      <w:r w:rsidR="00737146" w:rsidRPr="00EE0B97">
        <w:rPr>
          <w:rFonts w:asciiTheme="minorHAnsi" w:hAnsiTheme="minorHAnsi"/>
        </w:rPr>
        <w:t xml:space="preserve">happens </w:t>
      </w:r>
      <w:r w:rsidRPr="00EE0B97">
        <w:rPr>
          <w:rFonts w:asciiTheme="minorHAnsi" w:hAnsiTheme="minorHAnsi"/>
        </w:rPr>
        <w:t xml:space="preserve">if you ask for the number of people who have the credit card number of </w:t>
      </w:r>
      <w:r w:rsidR="005B4BF5" w:rsidRPr="00EE0B97">
        <w:rPr>
          <w:rFonts w:asciiTheme="minorHAnsi" w:hAnsiTheme="minorHAnsi"/>
        </w:rPr>
        <w:t>123-456-789</w:t>
      </w:r>
      <w:r w:rsidRPr="00EE0B97">
        <w:rPr>
          <w:rFonts w:asciiTheme="minorHAnsi" w:hAnsiTheme="minorHAnsi"/>
        </w:rPr>
        <w:t xml:space="preserve">? </w:t>
      </w:r>
      <w:r w:rsidR="00737146" w:rsidRPr="00EE0B97">
        <w:rPr>
          <w:rFonts w:asciiTheme="minorHAnsi" w:hAnsiTheme="minorHAnsi"/>
        </w:rPr>
        <w:t>The system blocks t</w:t>
      </w:r>
      <w:r w:rsidRPr="00EE0B97">
        <w:rPr>
          <w:rFonts w:asciiTheme="minorHAnsi" w:hAnsiTheme="minorHAnsi"/>
        </w:rPr>
        <w:t xml:space="preserve">his query because </w:t>
      </w:r>
      <w:r w:rsidR="00EF1B83" w:rsidRPr="00EE0B97">
        <w:rPr>
          <w:rFonts w:asciiTheme="minorHAnsi" w:hAnsiTheme="minorHAnsi"/>
        </w:rPr>
        <w:t xml:space="preserve">sensitive </w:t>
      </w:r>
      <w:r w:rsidR="008A6BF3" w:rsidRPr="00EE0B97">
        <w:rPr>
          <w:rFonts w:asciiTheme="minorHAnsi" w:hAnsiTheme="minorHAnsi"/>
        </w:rPr>
        <w:t>information has extra security.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To further ensure security, there are two database administrators located in separate cities. Only they have the power to enter </w:t>
      </w:r>
      <w:r w:rsidR="00DF41C5" w:rsidRPr="00EE0B97">
        <w:rPr>
          <w:rFonts w:asciiTheme="minorHAnsi" w:hAnsiTheme="minorHAnsi"/>
        </w:rPr>
        <w:t xml:space="preserve">general </w:t>
      </w:r>
      <w:r w:rsidRPr="00EE0B97">
        <w:rPr>
          <w:rFonts w:asciiTheme="minorHAnsi" w:hAnsiTheme="minorHAnsi"/>
        </w:rPr>
        <w:t>queries or modify the database.</w:t>
      </w:r>
    </w:p>
    <w:p w:rsidR="004904FD" w:rsidRPr="00EE0B97" w:rsidRDefault="004904FD">
      <w:pPr>
        <w:rPr>
          <w:rFonts w:asciiTheme="minorHAnsi" w:hAnsiTheme="minorHAnsi"/>
        </w:rPr>
      </w:pPr>
    </w:p>
    <w:p w:rsidR="004904FD" w:rsidRPr="00EE0B97" w:rsidRDefault="008A6BF3">
      <w:pPr>
        <w:rPr>
          <w:rFonts w:asciiTheme="minorHAnsi" w:hAnsiTheme="minorHAnsi"/>
        </w:rPr>
      </w:pPr>
      <w:r w:rsidRPr="00EE0B97">
        <w:rPr>
          <w:rFonts w:asciiTheme="minorHAnsi" w:hAnsiTheme="minorHAnsi"/>
        </w:rPr>
        <w:t>T</w:t>
      </w:r>
      <w:r w:rsidR="00665477" w:rsidRPr="00EE0B97">
        <w:rPr>
          <w:rFonts w:asciiTheme="minorHAnsi" w:hAnsiTheme="minorHAnsi"/>
        </w:rPr>
        <w:t>o enter a query or modify the database, both administrators must log on at the same time. In addition, both must submit the same query or modification within 5 minutes of each other before the command is accepted.</w:t>
      </w:r>
    </w:p>
    <w:p w:rsidR="004904FD" w:rsidRPr="00EE0B97" w:rsidRDefault="004904FD">
      <w:pPr>
        <w:rPr>
          <w:rFonts w:asciiTheme="minorHAnsi" w:hAnsiTheme="minorHAnsi"/>
        </w:rPr>
      </w:pPr>
    </w:p>
    <w:p w:rsidR="00737146" w:rsidRPr="00EE0B97" w:rsidRDefault="00665477">
      <w:pPr>
        <w:rPr>
          <w:rFonts w:asciiTheme="minorHAnsi" w:hAnsiTheme="minorHAnsi"/>
        </w:rPr>
      </w:pPr>
      <w:r w:rsidRPr="00EE0B97">
        <w:rPr>
          <w:rFonts w:asciiTheme="minorHAnsi" w:hAnsiTheme="minorHAnsi"/>
        </w:rPr>
        <w:lastRenderedPageBreak/>
        <w:t xml:space="preserve">Also, </w:t>
      </w:r>
      <w:r w:rsidR="00737146" w:rsidRPr="00EE0B97">
        <w:rPr>
          <w:rFonts w:asciiTheme="minorHAnsi" w:hAnsiTheme="minorHAnsi"/>
        </w:rPr>
        <w:t xml:space="preserve">the system records all </w:t>
      </w:r>
      <w:r w:rsidR="00DF41C5" w:rsidRPr="00EE0B97">
        <w:rPr>
          <w:rFonts w:asciiTheme="minorHAnsi" w:hAnsiTheme="minorHAnsi"/>
        </w:rPr>
        <w:t xml:space="preserve">modifications to the </w:t>
      </w:r>
      <w:r w:rsidR="00737146" w:rsidRPr="00EE0B97">
        <w:rPr>
          <w:rFonts w:asciiTheme="minorHAnsi" w:hAnsiTheme="minorHAnsi"/>
        </w:rPr>
        <w:t xml:space="preserve">database. </w:t>
      </w:r>
      <w:r w:rsidR="00AC2378" w:rsidRPr="00EE0B97">
        <w:rPr>
          <w:rFonts w:asciiTheme="minorHAnsi" w:hAnsiTheme="minorHAnsi"/>
        </w:rPr>
        <w:t>These reco</w:t>
      </w:r>
      <w:r w:rsidR="00DF41C5" w:rsidRPr="00EE0B97">
        <w:rPr>
          <w:rFonts w:asciiTheme="minorHAnsi" w:hAnsiTheme="minorHAnsi"/>
        </w:rPr>
        <w:t>rds are available to organizations that have the appropriate clearance</w:t>
      </w:r>
      <w:r w:rsidR="00AC2378"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 criminal </w:t>
      </w:r>
      <w:r w:rsidR="008A6BF3" w:rsidRPr="00EE0B97">
        <w:rPr>
          <w:rFonts w:asciiTheme="minorHAnsi" w:hAnsiTheme="minorHAnsi"/>
        </w:rPr>
        <w:t xml:space="preserve">organization </w:t>
      </w:r>
      <w:r w:rsidRPr="00EE0B97">
        <w:rPr>
          <w:rFonts w:asciiTheme="minorHAnsi" w:hAnsiTheme="minorHAnsi"/>
        </w:rPr>
        <w:t xml:space="preserve">has to </w:t>
      </w:r>
      <w:r w:rsidR="008A6BF3" w:rsidRPr="00EE0B97">
        <w:rPr>
          <w:rFonts w:asciiTheme="minorHAnsi" w:hAnsiTheme="minorHAnsi"/>
        </w:rPr>
        <w:t xml:space="preserve">have agents in both locations and know the passwords to log in. </w:t>
      </w:r>
      <w:r w:rsidR="00B52DF5" w:rsidRPr="00EE0B97">
        <w:rPr>
          <w:rFonts w:asciiTheme="minorHAnsi" w:hAnsiTheme="minorHAnsi"/>
        </w:rPr>
        <w:t>Since security monitor</w:t>
      </w:r>
      <w:r w:rsidR="00EF1B83" w:rsidRPr="00EE0B97">
        <w:rPr>
          <w:rFonts w:asciiTheme="minorHAnsi" w:hAnsiTheme="minorHAnsi"/>
        </w:rPr>
        <w:t>s</w:t>
      </w:r>
      <w:r w:rsidR="00B52DF5" w:rsidRPr="00EE0B97">
        <w:rPr>
          <w:rFonts w:asciiTheme="minorHAnsi" w:hAnsiTheme="minorHAnsi"/>
        </w:rPr>
        <w:t xml:space="preserve"> the database rooms from remote locations, </w:t>
      </w:r>
      <w:r w:rsidRPr="00EE0B97">
        <w:rPr>
          <w:rFonts w:asciiTheme="minorHAnsi" w:hAnsiTheme="minorHAnsi"/>
        </w:rPr>
        <w:t>and since attempting to turn off security automatically notifies the authorities, it</w:t>
      </w:r>
      <w:r w:rsidR="008A6BF3" w:rsidRPr="00EE0B97">
        <w:rPr>
          <w:rFonts w:asciiTheme="minorHAnsi" w:hAnsiTheme="minorHAnsi"/>
        </w:rPr>
        <w:t xml:space="preserve"> would be difficult for a criminal </w:t>
      </w:r>
      <w:r w:rsidR="0074745D" w:rsidRPr="00EE0B97">
        <w:rPr>
          <w:rFonts w:asciiTheme="minorHAnsi" w:hAnsiTheme="minorHAnsi"/>
        </w:rPr>
        <w:t xml:space="preserve">organization </w:t>
      </w:r>
      <w:r w:rsidR="008A6BF3" w:rsidRPr="00EE0B97">
        <w:rPr>
          <w:rFonts w:asciiTheme="minorHAnsi" w:hAnsiTheme="minorHAnsi"/>
        </w:rPr>
        <w:t xml:space="preserve">or a </w:t>
      </w:r>
      <w:r w:rsidR="0074745D" w:rsidRPr="00EE0B97">
        <w:rPr>
          <w:rFonts w:asciiTheme="minorHAnsi" w:hAnsiTheme="minorHAnsi"/>
        </w:rPr>
        <w:t>group of spies</w:t>
      </w:r>
      <w:r w:rsidRPr="00EE0B97">
        <w:rPr>
          <w:rFonts w:asciiTheme="minorHAnsi" w:hAnsiTheme="minorHAnsi"/>
        </w:rPr>
        <w:t xml:space="preserve"> to get away.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down side of the system is that it’s not easy to correct data once entered into the system. Therefore the authorities are very careful when entering data</w:t>
      </w:r>
      <w:r w:rsidR="008A6BF3" w:rsidRPr="00EE0B97">
        <w:rPr>
          <w:rFonts w:asciiTheme="minorHAnsi" w:hAnsiTheme="minorHAnsi"/>
        </w:rPr>
        <w:t xml:space="preserve"> or modifying the database</w:t>
      </w:r>
      <w:r w:rsidRPr="00EE0B97">
        <w:rPr>
          <w:rFonts w:asciiTheme="minorHAnsi" w:hAnsiTheme="minorHAnsi"/>
        </w:rPr>
        <w:t>.</w:t>
      </w:r>
    </w:p>
    <w:p w:rsidR="004904FD" w:rsidRPr="00EE0B97" w:rsidRDefault="004904FD">
      <w:pPr>
        <w:rPr>
          <w:rFonts w:asciiTheme="minorHAnsi" w:hAnsiTheme="minorHAnsi"/>
        </w:rPr>
      </w:pPr>
    </w:p>
    <w:p w:rsidR="00B52DF5" w:rsidRPr="00EE0B97" w:rsidRDefault="00665477">
      <w:pPr>
        <w:rPr>
          <w:rFonts w:asciiTheme="minorHAnsi" w:hAnsiTheme="minorHAnsi"/>
        </w:rPr>
      </w:pPr>
      <w:r w:rsidRPr="00EE0B97">
        <w:rPr>
          <w:rFonts w:asciiTheme="minorHAnsi" w:hAnsiTheme="minorHAnsi"/>
        </w:rPr>
        <w:t xml:space="preserve">The Department of Science spent years developing the Personal Statistics Database. Once developed, the specifications </w:t>
      </w:r>
      <w:r w:rsidR="0054452E" w:rsidRPr="00EE0B97">
        <w:rPr>
          <w:rFonts w:asciiTheme="minorHAnsi" w:hAnsiTheme="minorHAnsi"/>
        </w:rPr>
        <w:t>became</w:t>
      </w:r>
      <w:r w:rsidRPr="00EE0B97">
        <w:rPr>
          <w:rFonts w:asciiTheme="minorHAnsi" w:hAnsiTheme="minorHAnsi"/>
        </w:rPr>
        <w:t xml:space="preserve"> public. This allowed the public to critic it.</w:t>
      </w:r>
      <w:r w:rsidR="00B52DF5" w:rsidRPr="00EE0B97">
        <w:rPr>
          <w:rFonts w:asciiTheme="minorHAnsi" w:hAnsiTheme="minorHAnsi"/>
        </w:rPr>
        <w:t xml:space="preserve"> The department then rewarded anyone who could find security holes in the system.</w:t>
      </w:r>
    </w:p>
    <w:p w:rsidR="00B52DF5" w:rsidRPr="00EE0B97" w:rsidRDefault="00B52DF5">
      <w:pPr>
        <w:rPr>
          <w:rFonts w:asciiTheme="minorHAnsi" w:hAnsiTheme="minorHAnsi"/>
        </w:rPr>
      </w:pPr>
    </w:p>
    <w:p w:rsidR="004904FD" w:rsidRPr="00EE0B97" w:rsidRDefault="00B52DF5">
      <w:pPr>
        <w:rPr>
          <w:rFonts w:asciiTheme="minorHAnsi" w:hAnsiTheme="minorHAnsi"/>
        </w:rPr>
      </w:pPr>
      <w:r w:rsidRPr="00EE0B97">
        <w:rPr>
          <w:rFonts w:asciiTheme="minorHAnsi" w:hAnsiTheme="minorHAnsi"/>
        </w:rPr>
        <w:t>The next step was to put the database online with dummy information. The department gave out additional rewards for anyone finding security issues. Eventually they raised the reward to a million dollars. After five years</w:t>
      </w:r>
      <w:r w:rsidR="00EF1B83" w:rsidRPr="00EE0B97">
        <w:rPr>
          <w:rFonts w:asciiTheme="minorHAnsi" w:hAnsiTheme="minorHAnsi"/>
        </w:rPr>
        <w:t>,</w:t>
      </w:r>
      <w:r w:rsidRPr="00EE0B97">
        <w:rPr>
          <w:rFonts w:asciiTheme="minorHAnsi" w:hAnsiTheme="minorHAnsi"/>
        </w:rPr>
        <w:t xml:space="preserve"> when no one could find any bugs, the database </w:t>
      </w:r>
      <w:r w:rsidR="002D4604" w:rsidRPr="00EE0B97">
        <w:rPr>
          <w:rFonts w:asciiTheme="minorHAnsi" w:hAnsiTheme="minorHAnsi"/>
        </w:rPr>
        <w:t xml:space="preserve">came online </w:t>
      </w:r>
      <w:r w:rsidRPr="00EE0B97">
        <w:rPr>
          <w:rFonts w:asciiTheme="minorHAnsi" w:hAnsiTheme="minorHAnsi"/>
        </w:rPr>
        <w:t>for business with live data.</w:t>
      </w:r>
    </w:p>
    <w:p w:rsidR="004904FD" w:rsidRPr="00EE0B97" w:rsidRDefault="00665477">
      <w:pPr>
        <w:pStyle w:val="H4"/>
        <w:rPr>
          <w:rFonts w:asciiTheme="minorHAnsi" w:hAnsiTheme="minorHAnsi"/>
        </w:rPr>
      </w:pPr>
      <w:bookmarkStart w:id="355" w:name="_Toc146732886"/>
      <w:r w:rsidRPr="00EE0B97">
        <w:rPr>
          <w:rFonts w:asciiTheme="minorHAnsi" w:hAnsiTheme="minorHAnsi"/>
        </w:rPr>
        <w:t>Back It Up</w:t>
      </w:r>
      <w:bookmarkEnd w:id="355"/>
    </w:p>
    <w:p w:rsidR="004904FD" w:rsidRPr="00EE0B97" w:rsidRDefault="00665477">
      <w:pPr>
        <w:rPr>
          <w:rFonts w:asciiTheme="minorHAnsi" w:hAnsiTheme="minorHAnsi"/>
        </w:rPr>
      </w:pPr>
      <w:r w:rsidRPr="00EE0B97">
        <w:rPr>
          <w:rFonts w:asciiTheme="minorHAnsi" w:hAnsiTheme="minorHAnsi"/>
        </w:rPr>
        <w:t>Anyone who</w:t>
      </w:r>
      <w:r w:rsidR="0074745D" w:rsidRPr="00EE0B97">
        <w:rPr>
          <w:rFonts w:asciiTheme="minorHAnsi" w:hAnsiTheme="minorHAnsi"/>
        </w:rPr>
        <w:t xml:space="preserve"> ha</w:t>
      </w:r>
      <w:r w:rsidRPr="00EE0B97">
        <w:rPr>
          <w:rFonts w:asciiTheme="minorHAnsi" w:hAnsiTheme="minorHAnsi"/>
        </w:rPr>
        <w:t>s lost stuff on the computer knows how important it is to backup data. This is even more important for large databases. Some companies have gone bankrupt because of data-loss.</w:t>
      </w:r>
    </w:p>
    <w:p w:rsidR="004904FD" w:rsidRPr="00EE0B97" w:rsidRDefault="004904FD">
      <w:pPr>
        <w:rPr>
          <w:rFonts w:asciiTheme="minorHAnsi" w:hAnsiTheme="minorHAnsi"/>
        </w:rPr>
      </w:pPr>
    </w:p>
    <w:p w:rsidR="004904FD" w:rsidRPr="00EE0B97" w:rsidRDefault="002D4604">
      <w:pPr>
        <w:rPr>
          <w:rFonts w:asciiTheme="minorHAnsi" w:hAnsiTheme="minorHAnsi"/>
        </w:rPr>
      </w:pPr>
      <w:r w:rsidRPr="00EE0B97">
        <w:rPr>
          <w:rFonts w:asciiTheme="minorHAnsi" w:hAnsiTheme="minorHAnsi"/>
        </w:rPr>
        <w:t>The database administrator backs up d</w:t>
      </w:r>
      <w:r w:rsidR="00665477" w:rsidRPr="00EE0B97">
        <w:rPr>
          <w:rFonts w:asciiTheme="minorHAnsi" w:hAnsiTheme="minorHAnsi"/>
        </w:rPr>
        <w:t>ata in special Data Boxes. These Boxes connect to the machine to backup or restore data. Only the boxes and the database know the code needed to unlock the data. Entering the wrong code into the box automatically destroys the data. Attempting to open the box that contains data will do the same thing.</w:t>
      </w:r>
    </w:p>
    <w:p w:rsidR="004904FD" w:rsidRPr="00EE0B97" w:rsidRDefault="00665477">
      <w:pPr>
        <w:pStyle w:val="H4"/>
        <w:rPr>
          <w:rFonts w:asciiTheme="minorHAnsi" w:hAnsiTheme="minorHAnsi"/>
        </w:rPr>
      </w:pPr>
      <w:bookmarkStart w:id="356" w:name="_Toc146732887"/>
      <w:r w:rsidRPr="00EE0B97">
        <w:rPr>
          <w:rFonts w:asciiTheme="minorHAnsi" w:hAnsiTheme="minorHAnsi"/>
        </w:rPr>
        <w:t>Posterity</w:t>
      </w:r>
      <w:bookmarkEnd w:id="356"/>
    </w:p>
    <w:p w:rsidR="004904FD" w:rsidRPr="00EE0B97" w:rsidRDefault="00665477">
      <w:pPr>
        <w:rPr>
          <w:rFonts w:asciiTheme="minorHAnsi" w:hAnsiTheme="minorHAnsi"/>
        </w:rPr>
      </w:pPr>
      <w:r w:rsidRPr="00EE0B97">
        <w:rPr>
          <w:rFonts w:asciiTheme="minorHAnsi" w:hAnsiTheme="minorHAnsi"/>
        </w:rPr>
        <w:t xml:space="preserve">Personal data is </w:t>
      </w:r>
      <w:r w:rsidR="0095246C" w:rsidRPr="00EE0B97">
        <w:rPr>
          <w:rFonts w:asciiTheme="minorHAnsi" w:hAnsiTheme="minorHAnsi"/>
        </w:rPr>
        <w:t>most</w:t>
      </w:r>
      <w:r w:rsidRPr="00EE0B97">
        <w:rPr>
          <w:rFonts w:asciiTheme="minorHAnsi" w:hAnsiTheme="minorHAnsi"/>
        </w:rPr>
        <w:t xml:space="preserve"> useful while a person is alive. Once a person is dead, </w:t>
      </w:r>
      <w:r w:rsidR="0095246C" w:rsidRPr="00EE0B97">
        <w:rPr>
          <w:rFonts w:asciiTheme="minorHAnsi" w:hAnsiTheme="minorHAnsi"/>
        </w:rPr>
        <w:t xml:space="preserve">the most important use for the data is </w:t>
      </w:r>
      <w:r w:rsidRPr="00EE0B97">
        <w:rPr>
          <w:rFonts w:asciiTheme="minorHAnsi" w:hAnsiTheme="minorHAnsi"/>
        </w:rPr>
        <w:t xml:space="preserve">for historical and scientific purposes. For this </w:t>
      </w:r>
      <w:r w:rsidR="002D4604" w:rsidRPr="00EE0B97">
        <w:rPr>
          <w:rFonts w:asciiTheme="minorHAnsi" w:hAnsiTheme="minorHAnsi"/>
        </w:rPr>
        <w:t>reason,</w:t>
      </w:r>
      <w:r w:rsidRPr="00EE0B97">
        <w:rPr>
          <w:rFonts w:asciiTheme="minorHAnsi" w:hAnsiTheme="minorHAnsi"/>
        </w:rPr>
        <w:t xml:space="preserve"> </w:t>
      </w:r>
      <w:r w:rsidR="002D4604" w:rsidRPr="00EE0B97">
        <w:rPr>
          <w:rFonts w:asciiTheme="minorHAnsi" w:hAnsiTheme="minorHAnsi"/>
        </w:rPr>
        <w:t xml:space="preserve">the system only releases </w:t>
      </w:r>
      <w:r w:rsidRPr="00EE0B97">
        <w:rPr>
          <w:rFonts w:asciiTheme="minorHAnsi" w:hAnsiTheme="minorHAnsi"/>
        </w:rPr>
        <w:t>personal information 100 years after a person’s death.</w:t>
      </w:r>
      <w:r w:rsidR="0095246C" w:rsidRPr="00EE0B97">
        <w:rPr>
          <w:rFonts w:asciiTheme="minorHAnsi" w:hAnsiTheme="minorHAnsi"/>
        </w:rPr>
        <w:t xml:space="preserve"> A person’s estate may request that </w:t>
      </w:r>
      <w:r w:rsidR="00EF1B83" w:rsidRPr="00EE0B97">
        <w:rPr>
          <w:rFonts w:asciiTheme="minorHAnsi" w:hAnsiTheme="minorHAnsi"/>
        </w:rPr>
        <w:t xml:space="preserve">personal </w:t>
      </w:r>
      <w:r w:rsidR="0095246C" w:rsidRPr="00EE0B97">
        <w:rPr>
          <w:rFonts w:asciiTheme="minorHAnsi" w:hAnsiTheme="minorHAnsi"/>
        </w:rPr>
        <w:t xml:space="preserve">information </w:t>
      </w:r>
      <w:r w:rsidR="00EF1B83" w:rsidRPr="00EE0B97">
        <w:rPr>
          <w:rFonts w:asciiTheme="minorHAnsi" w:hAnsiTheme="minorHAnsi"/>
        </w:rPr>
        <w:t xml:space="preserve">remain confidential </w:t>
      </w:r>
      <w:r w:rsidR="0095246C" w:rsidRPr="00EE0B97">
        <w:rPr>
          <w:rFonts w:asciiTheme="minorHAnsi" w:hAnsiTheme="minorHAnsi"/>
        </w:rPr>
        <w:t>for an additional 50 years.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It’s possible to trick the system into releasing the data prematurely by changing the date. However, since only the database administrator have the authority to modify the </w:t>
      </w:r>
      <w:r w:rsidR="0095246C" w:rsidRPr="00EE0B97">
        <w:rPr>
          <w:rFonts w:asciiTheme="minorHAnsi" w:hAnsiTheme="minorHAnsi"/>
        </w:rPr>
        <w:t>system;</w:t>
      </w:r>
      <w:r w:rsidRPr="00EE0B97">
        <w:rPr>
          <w:rFonts w:asciiTheme="minorHAnsi" w:hAnsiTheme="minorHAnsi"/>
        </w:rPr>
        <w:t xml:space="preserve"> it’s easy to tell if something goes wrong.</w:t>
      </w:r>
    </w:p>
    <w:p w:rsidR="004904FD" w:rsidRPr="00EE0B97" w:rsidRDefault="00665477">
      <w:pPr>
        <w:pStyle w:val="H3"/>
        <w:rPr>
          <w:rFonts w:asciiTheme="minorHAnsi" w:hAnsiTheme="minorHAnsi"/>
          <w:bCs w:val="0"/>
          <w:szCs w:val="24"/>
        </w:rPr>
      </w:pPr>
      <w:bookmarkStart w:id="357" w:name="The_Media"/>
      <w:bookmarkStart w:id="358" w:name="_Toc146731521"/>
      <w:bookmarkStart w:id="359" w:name="_Toc146732888"/>
      <w:bookmarkStart w:id="360" w:name="_Toc383697587"/>
      <w:r w:rsidRPr="00EE0B97">
        <w:rPr>
          <w:rFonts w:asciiTheme="minorHAnsi" w:hAnsiTheme="minorHAnsi"/>
          <w:bCs w:val="0"/>
          <w:szCs w:val="24"/>
        </w:rPr>
        <w:t>The Media</w:t>
      </w:r>
      <w:bookmarkEnd w:id="357"/>
      <w:bookmarkEnd w:id="358"/>
      <w:bookmarkEnd w:id="359"/>
      <w:bookmarkEnd w:id="360"/>
    </w:p>
    <w:p w:rsidR="004904FD" w:rsidRPr="00EE0B97" w:rsidRDefault="00665477">
      <w:pPr>
        <w:pStyle w:val="Quote1"/>
        <w:rPr>
          <w:rFonts w:asciiTheme="minorHAnsi" w:hAnsiTheme="minorHAnsi"/>
          <w:szCs w:val="24"/>
        </w:rPr>
      </w:pPr>
      <w:r w:rsidRPr="00EE0B97">
        <w:rPr>
          <w:rFonts w:asciiTheme="minorHAnsi" w:hAnsiTheme="minorHAnsi"/>
          <w:szCs w:val="24"/>
        </w:rPr>
        <w:t>It’s ironical that the first people to</w:t>
      </w:r>
      <w:r w:rsidRPr="00EE0B97">
        <w:rPr>
          <w:rFonts w:asciiTheme="minorHAnsi" w:hAnsiTheme="minorHAnsi"/>
          <w:szCs w:val="24"/>
        </w:rPr>
        <w:br/>
        <w:t>demand free speech are the first</w:t>
      </w:r>
      <w:r w:rsidRPr="00EE0B97">
        <w:rPr>
          <w:rFonts w:asciiTheme="minorHAnsi" w:hAnsiTheme="minorHAnsi"/>
          <w:szCs w:val="24"/>
        </w:rPr>
        <w:br/>
        <w:t>people to deny it to others.</w:t>
      </w:r>
      <w:r w:rsidRPr="00EE0B97">
        <w:rPr>
          <w:rFonts w:asciiTheme="minorHAnsi" w:hAnsiTheme="minorHAnsi"/>
          <w:szCs w:val="24"/>
        </w:rPr>
        <w:br/>
        <w:t>-- Claude T Bissel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 w:val="32"/>
          <w:szCs w:val="24"/>
        </w:rPr>
      </w:pPr>
      <w:r w:rsidRPr="00EE0B97">
        <w:rPr>
          <w:rFonts w:asciiTheme="minorHAnsi" w:hAnsiTheme="minorHAnsi"/>
          <w:szCs w:val="24"/>
        </w:rPr>
        <w:t>Restriction of free thought and free speech</w:t>
      </w:r>
      <w:r w:rsidRPr="00EE0B97">
        <w:rPr>
          <w:rFonts w:asciiTheme="minorHAnsi" w:hAnsiTheme="minorHAnsi"/>
          <w:szCs w:val="24"/>
        </w:rPr>
        <w:br/>
        <w:t>is the most dangerous of all subversions.</w:t>
      </w:r>
      <w:r w:rsidRPr="00EE0B97">
        <w:rPr>
          <w:rFonts w:asciiTheme="minorHAnsi" w:hAnsiTheme="minorHAnsi"/>
          <w:szCs w:val="24"/>
        </w:rPr>
        <w:br/>
        <w:t>It is the one un-American act</w:t>
      </w:r>
      <w:r w:rsidRPr="00EE0B97">
        <w:rPr>
          <w:rFonts w:asciiTheme="minorHAnsi" w:hAnsiTheme="minorHAnsi"/>
          <w:szCs w:val="24"/>
        </w:rPr>
        <w:br/>
        <w:t>that could most easily defeat us.</w:t>
      </w:r>
      <w:r w:rsidRPr="00EE0B97">
        <w:rPr>
          <w:rFonts w:asciiTheme="minorHAnsi" w:hAnsiTheme="minorHAnsi"/>
          <w:szCs w:val="24"/>
        </w:rPr>
        <w:br/>
        <w:t>--Supreme Court Justice William Douglas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Liars have impure hearts</w:t>
      </w:r>
      <w:r w:rsidRPr="00EE0B97">
        <w:rPr>
          <w:rFonts w:asciiTheme="minorHAnsi" w:hAnsiTheme="minorHAnsi"/>
          <w:szCs w:val="24"/>
        </w:rPr>
        <w:br/>
        <w:t>and can’t make good soup.</w:t>
      </w:r>
      <w:r w:rsidRPr="00EE0B97">
        <w:rPr>
          <w:rFonts w:asciiTheme="minorHAnsi" w:hAnsiTheme="minorHAnsi"/>
          <w:szCs w:val="24"/>
        </w:rPr>
        <w:br/>
        <w:t>-- Ludwig van Beethoven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Media are the eyes and ears of the nation. It informs, entertains and helps us understand our world.</w:t>
      </w:r>
    </w:p>
    <w:p w:rsidR="004904FD" w:rsidRPr="00EE0B97" w:rsidRDefault="004904FD">
      <w:pPr>
        <w:widowControl w:val="0"/>
        <w:rPr>
          <w:rFonts w:asciiTheme="minorHAnsi" w:hAnsiTheme="minorHAnsi"/>
        </w:rPr>
      </w:pPr>
    </w:p>
    <w:p w:rsidR="004904FD" w:rsidRPr="00EE0B97" w:rsidRDefault="00646C9E">
      <w:pPr>
        <w:widowControl w:val="0"/>
        <w:rPr>
          <w:rFonts w:asciiTheme="minorHAnsi" w:hAnsiTheme="minorHAnsi"/>
        </w:rPr>
      </w:pPr>
      <w:r w:rsidRPr="00EE0B97">
        <w:rPr>
          <w:rFonts w:asciiTheme="minorHAnsi" w:hAnsiTheme="minorHAnsi"/>
        </w:rPr>
        <w:t>The media’s</w:t>
      </w:r>
      <w:r w:rsidR="00665477" w:rsidRPr="00EE0B97">
        <w:rPr>
          <w:rFonts w:asciiTheme="minorHAnsi" w:hAnsiTheme="minorHAnsi"/>
        </w:rPr>
        <w:t xml:space="preserve"> job is to report the truth, the whole truth and nothing but the truth as accurately as possible.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However, a difference exists between reporting news and reporting gossip. </w:t>
      </w:r>
      <w:r w:rsidR="001B2097" w:rsidRPr="00EE0B97">
        <w:rPr>
          <w:rFonts w:asciiTheme="minorHAnsi" w:hAnsiTheme="minorHAnsi"/>
        </w:rPr>
        <w:t>N</w:t>
      </w:r>
      <w:r w:rsidRPr="00EE0B97">
        <w:rPr>
          <w:rFonts w:asciiTheme="minorHAnsi" w:hAnsiTheme="minorHAnsi"/>
        </w:rPr>
        <w:t xml:space="preserve">ews is useful and important. Gossip, is only relevant to the people involved. For instance, the private lives of celebrities are no </w:t>
      </w:r>
      <w:r w:rsidR="001B2097" w:rsidRPr="00EE0B97">
        <w:rPr>
          <w:rFonts w:asciiTheme="minorHAnsi" w:hAnsiTheme="minorHAnsi"/>
        </w:rPr>
        <w:t>one’s</w:t>
      </w:r>
      <w:r w:rsidRPr="00EE0B97">
        <w:rPr>
          <w:rFonts w:asciiTheme="minorHAnsi" w:hAnsiTheme="minorHAnsi"/>
        </w:rPr>
        <w:t xml:space="preserve"> business but theirs.</w:t>
      </w:r>
    </w:p>
    <w:p w:rsidR="004904FD" w:rsidRPr="00EE0B97" w:rsidRDefault="004904FD">
      <w:pPr>
        <w:widowControl w:val="0"/>
        <w:rPr>
          <w:rFonts w:asciiTheme="minorHAnsi" w:hAnsiTheme="minorHAnsi"/>
        </w:rPr>
      </w:pPr>
    </w:p>
    <w:p w:rsidR="004904FD" w:rsidRPr="00EE0B97" w:rsidRDefault="002D4604">
      <w:pPr>
        <w:widowControl w:val="0"/>
        <w:rPr>
          <w:rFonts w:asciiTheme="minorHAnsi" w:hAnsiTheme="minorHAnsi"/>
        </w:rPr>
      </w:pPr>
      <w:r w:rsidRPr="00EE0B97">
        <w:rPr>
          <w:rFonts w:asciiTheme="minorHAnsi" w:hAnsiTheme="minorHAnsi"/>
        </w:rPr>
        <w:t>The constitution describes the role of the press</w:t>
      </w:r>
      <w:r w:rsidR="00646C9E" w:rsidRPr="00EE0B97">
        <w:rPr>
          <w:rFonts w:asciiTheme="minorHAnsi" w:hAnsiTheme="minorHAnsi"/>
        </w:rPr>
        <w:t>:</w:t>
      </w:r>
    </w:p>
    <w:p w:rsidR="004904FD" w:rsidRPr="00EE0B97" w:rsidRDefault="00665477">
      <w:pPr>
        <w:pStyle w:val="H4"/>
        <w:rPr>
          <w:rFonts w:asciiTheme="minorHAnsi" w:hAnsiTheme="minorHAnsi"/>
        </w:rPr>
      </w:pPr>
      <w:bookmarkStart w:id="361" w:name="_Toc146732889"/>
      <w:r w:rsidRPr="00EE0B97">
        <w:rPr>
          <w:rFonts w:asciiTheme="minorHAnsi" w:hAnsiTheme="minorHAnsi"/>
        </w:rPr>
        <w:t>The Press</w:t>
      </w:r>
      <w:bookmarkEnd w:id="361"/>
    </w:p>
    <w:p w:rsidR="004904FD" w:rsidRPr="00EE0B97" w:rsidRDefault="00665477" w:rsidP="00CA0004">
      <w:pPr>
        <w:pStyle w:val="Laws"/>
      </w:pPr>
      <w:r w:rsidRPr="00EE0B97">
        <w:rPr>
          <w:b/>
        </w:rPr>
        <w:t>Law F01</w:t>
      </w:r>
      <w:r w:rsidR="00DE401F" w:rsidRPr="00EE0B97">
        <w:rPr>
          <w:b/>
        </w:rPr>
        <w:t>2</w:t>
      </w:r>
      <w:r w:rsidRPr="00EE0B97">
        <w:rPr>
          <w:b/>
        </w:rPr>
        <w:t>:</w:t>
      </w:r>
      <w:r w:rsidR="00711AE3" w:rsidRPr="00EE0B97">
        <w:rPr>
          <w:b/>
        </w:rPr>
        <w:tab/>
      </w:r>
      <w:r w:rsidRPr="00EE0B97">
        <w:t>The press is a self-regulating body that is responsible for the behavior of all its members.</w:t>
      </w:r>
    </w:p>
    <w:p w:rsidR="004904FD" w:rsidRPr="00EE0B97" w:rsidRDefault="004904FD">
      <w:pPr>
        <w:widowControl w:val="0"/>
        <w:rPr>
          <w:rFonts w:asciiTheme="minorHAnsi" w:hAnsiTheme="minorHAnsi"/>
        </w:rPr>
      </w:pPr>
    </w:p>
    <w:p w:rsidR="004904FD" w:rsidRPr="00EE0B97" w:rsidRDefault="001B2097">
      <w:pPr>
        <w:widowControl w:val="0"/>
        <w:rPr>
          <w:rFonts w:asciiTheme="minorHAnsi" w:hAnsiTheme="minorHAnsi"/>
        </w:rPr>
      </w:pPr>
      <w:r w:rsidRPr="00EE0B97">
        <w:rPr>
          <w:rFonts w:asciiTheme="minorHAnsi" w:hAnsiTheme="minorHAnsi"/>
        </w:rPr>
        <w:t>T</w:t>
      </w:r>
      <w:r w:rsidR="00665477" w:rsidRPr="00EE0B97">
        <w:rPr>
          <w:rFonts w:asciiTheme="minorHAnsi" w:hAnsiTheme="minorHAnsi"/>
        </w:rPr>
        <w:t xml:space="preserve">he Customer Protection Agency </w:t>
      </w:r>
      <w:r w:rsidR="00BB7BC8" w:rsidRPr="00EE0B97">
        <w:rPr>
          <w:rFonts w:asciiTheme="minorHAnsi" w:hAnsiTheme="minorHAnsi"/>
        </w:rPr>
        <w:t>and other watchdog agencies keep track of the media</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In order to be effective, the press must be free to act.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w:t>
      </w:r>
      <w:r w:rsidR="00DE401F" w:rsidRPr="00EE0B97">
        <w:rPr>
          <w:b/>
        </w:rPr>
        <w:t>3</w:t>
      </w:r>
      <w:r w:rsidRPr="00EE0B97">
        <w:rPr>
          <w:b/>
        </w:rPr>
        <w:t>:</w:t>
      </w:r>
      <w:r w:rsidR="00711AE3" w:rsidRPr="00EE0B97">
        <w:rPr>
          <w:b/>
        </w:rPr>
        <w:tab/>
      </w:r>
      <w:r w:rsidRPr="00EE0B97">
        <w:t xml:space="preserve">When reporting news of concern to the public, the press and </w:t>
      </w:r>
      <w:r w:rsidRPr="00EE0B97">
        <w:lastRenderedPageBreak/>
        <w:t>those who represent the press have the right, obligation, and duty to reveal the truth, the whole truth, and nothing but the truth.</w:t>
      </w:r>
    </w:p>
    <w:p w:rsidR="004904FD" w:rsidRPr="00EE0B97" w:rsidRDefault="004904FD">
      <w:pPr>
        <w:widowControl w:val="0"/>
        <w:rPr>
          <w:rFonts w:asciiTheme="minorHAnsi" w:hAnsiTheme="minorHAnsi"/>
        </w:rPr>
      </w:pPr>
    </w:p>
    <w:p w:rsidR="004904FD" w:rsidRPr="00EE0B97" w:rsidRDefault="00665477" w:rsidP="00646C9E">
      <w:pPr>
        <w:widowControl w:val="0"/>
        <w:rPr>
          <w:rFonts w:asciiTheme="minorHAnsi" w:hAnsiTheme="minorHAnsi"/>
        </w:rPr>
      </w:pPr>
      <w:r w:rsidRPr="00EE0B97">
        <w:rPr>
          <w:rFonts w:asciiTheme="minorHAnsi" w:hAnsiTheme="minorHAnsi"/>
        </w:rPr>
        <w:t xml:space="preserve">It is the responsibility of a court </w:t>
      </w:r>
      <w:r w:rsidR="00BB7BC8" w:rsidRPr="00EE0B97">
        <w:rPr>
          <w:rFonts w:asciiTheme="minorHAnsi" w:hAnsiTheme="minorHAnsi"/>
        </w:rPr>
        <w:t xml:space="preserve">to </w:t>
      </w:r>
      <w:r w:rsidRPr="00EE0B97">
        <w:rPr>
          <w:rFonts w:asciiTheme="minorHAnsi" w:hAnsiTheme="minorHAnsi"/>
        </w:rPr>
        <w:t xml:space="preserve">determine whether or not what the Press reports is both accurate and relevant. </w:t>
      </w:r>
      <w:r w:rsidR="00646C9E" w:rsidRPr="00EE0B97">
        <w:rPr>
          <w:rFonts w:asciiTheme="minorHAnsi" w:hAnsiTheme="minorHAnsi"/>
        </w:rPr>
        <w:t>This protects members of the media from litigation and harassment from government officials.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Who are the press?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w:t>
      </w:r>
      <w:r w:rsidR="00DE401F" w:rsidRPr="00EE0B97">
        <w:rPr>
          <w:b/>
        </w:rPr>
        <w:t>4</w:t>
      </w:r>
      <w:r w:rsidRPr="00EE0B97">
        <w:rPr>
          <w:b/>
        </w:rPr>
        <w:t>:</w:t>
      </w:r>
      <w:r w:rsidR="00711AE3" w:rsidRPr="00EE0B97">
        <w:rPr>
          <w:b/>
        </w:rPr>
        <w:tab/>
      </w:r>
      <w:r w:rsidRPr="00EE0B97">
        <w:t xml:space="preserve">A member of the press is anyone who claims to be one. Once </w:t>
      </w:r>
      <w:r w:rsidR="008408E6" w:rsidRPr="00EE0B97">
        <w:t xml:space="preserve">a person makes </w:t>
      </w:r>
      <w:r w:rsidRPr="00EE0B97">
        <w:t>that claim, that person is legally bound by the rules controlling the press and those who represent the press.</w:t>
      </w:r>
    </w:p>
    <w:p w:rsidR="004904FD" w:rsidRPr="00EE0B97" w:rsidRDefault="00665477">
      <w:pPr>
        <w:pStyle w:val="H3"/>
        <w:rPr>
          <w:rFonts w:asciiTheme="minorHAnsi" w:hAnsiTheme="minorHAnsi"/>
          <w:bCs w:val="0"/>
          <w:szCs w:val="24"/>
        </w:rPr>
      </w:pPr>
      <w:bookmarkStart w:id="362" w:name="_Toc146731522"/>
      <w:bookmarkStart w:id="363" w:name="_Toc146732890"/>
      <w:bookmarkStart w:id="364" w:name="_Toc383697588"/>
      <w:r w:rsidRPr="00EE0B97">
        <w:rPr>
          <w:rFonts w:asciiTheme="minorHAnsi" w:hAnsiTheme="minorHAnsi"/>
          <w:bCs w:val="0"/>
          <w:szCs w:val="24"/>
        </w:rPr>
        <w:t>Who Are You?</w:t>
      </w:r>
      <w:bookmarkEnd w:id="362"/>
      <w:bookmarkEnd w:id="363"/>
      <w:bookmarkEnd w:id="364"/>
    </w:p>
    <w:p w:rsidR="004904FD" w:rsidRPr="00EE0B97" w:rsidRDefault="00665477">
      <w:pPr>
        <w:pStyle w:val="Quote1"/>
        <w:rPr>
          <w:rFonts w:asciiTheme="minorHAnsi" w:hAnsiTheme="minorHAnsi"/>
          <w:szCs w:val="24"/>
        </w:rPr>
      </w:pPr>
      <w:r w:rsidRPr="00EE0B97">
        <w:rPr>
          <w:rFonts w:asciiTheme="minorHAnsi" w:hAnsiTheme="minorHAnsi"/>
          <w:szCs w:val="24"/>
        </w:rPr>
        <w:t>Secrecy is the freedom tyrants dream of.</w:t>
      </w:r>
      <w:r w:rsidRPr="00EE0B97">
        <w:rPr>
          <w:rFonts w:asciiTheme="minorHAnsi" w:hAnsiTheme="minorHAnsi"/>
          <w:szCs w:val="24"/>
        </w:rPr>
        <w:br/>
        <w:t>-- Bill Moyers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While all deception requires secrecy,</w:t>
      </w:r>
      <w:r w:rsidRPr="00EE0B97">
        <w:rPr>
          <w:rFonts w:asciiTheme="minorHAnsi" w:hAnsiTheme="minorHAnsi"/>
          <w:szCs w:val="24"/>
        </w:rPr>
        <w:br/>
        <w:t>all secrecy is not meant to deceive.</w:t>
      </w:r>
      <w:r w:rsidRPr="00EE0B97">
        <w:rPr>
          <w:rFonts w:asciiTheme="minorHAnsi" w:hAnsiTheme="minorHAnsi"/>
          <w:szCs w:val="24"/>
        </w:rPr>
        <w:br/>
        <w:t>-- Sissela Bok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Secrecy is the element of all goodness;</w:t>
      </w:r>
      <w:r w:rsidRPr="00EE0B97">
        <w:rPr>
          <w:rFonts w:asciiTheme="minorHAnsi" w:hAnsiTheme="minorHAnsi"/>
          <w:szCs w:val="24"/>
        </w:rPr>
        <w:br/>
        <w:t>even virtue, even beauty is mysterious.</w:t>
      </w:r>
      <w:r w:rsidRPr="00EE0B97">
        <w:rPr>
          <w:rFonts w:asciiTheme="minorHAnsi" w:hAnsiTheme="minorHAnsi"/>
          <w:szCs w:val="24"/>
        </w:rPr>
        <w:br/>
        <w:t>-- Thomas Carlyle --</w:t>
      </w:r>
    </w:p>
    <w:p w:rsidR="004904FD" w:rsidRPr="00EE0B97" w:rsidRDefault="004904FD">
      <w:pPr>
        <w:widowControl w:val="0"/>
        <w:rPr>
          <w:rFonts w:asciiTheme="minorHAnsi" w:hAnsiTheme="minorHAnsi"/>
        </w:rPr>
      </w:pPr>
    </w:p>
    <w:p w:rsidR="004904FD" w:rsidRPr="00EE0B97" w:rsidRDefault="00851AFF">
      <w:pPr>
        <w:widowControl w:val="0"/>
        <w:rPr>
          <w:rFonts w:asciiTheme="minorHAnsi" w:hAnsiTheme="minorHAnsi"/>
        </w:rPr>
      </w:pPr>
      <w:r w:rsidRPr="00EE0B97">
        <w:rPr>
          <w:rFonts w:asciiTheme="minorHAnsi" w:hAnsiTheme="minorHAnsi"/>
        </w:rPr>
        <w:t>M</w:t>
      </w:r>
      <w:r w:rsidR="00665477" w:rsidRPr="00EE0B97">
        <w:rPr>
          <w:rFonts w:asciiTheme="minorHAnsi" w:hAnsiTheme="minorHAnsi"/>
        </w:rPr>
        <w:t>any law-abiding citizens prize their privacy and solitude. They believe that only criminals should suffer the indignity of being tracked and monitored.</w:t>
      </w:r>
    </w:p>
    <w:p w:rsidR="004904FD" w:rsidRPr="00EE0B97" w:rsidRDefault="004904FD">
      <w:pPr>
        <w:widowControl w:val="0"/>
        <w:rPr>
          <w:rFonts w:asciiTheme="minorHAnsi" w:hAnsiTheme="minorHAnsi"/>
        </w:rPr>
      </w:pPr>
    </w:p>
    <w:p w:rsidR="004904FD" w:rsidRPr="00EE0B97" w:rsidRDefault="007C0F9B">
      <w:pPr>
        <w:widowControl w:val="0"/>
        <w:rPr>
          <w:rFonts w:asciiTheme="minorHAnsi" w:hAnsiTheme="minorHAnsi"/>
        </w:rPr>
      </w:pPr>
      <w:r w:rsidRPr="00EE0B97">
        <w:rPr>
          <w:rFonts w:asciiTheme="minorHAnsi" w:hAnsiTheme="minorHAnsi"/>
        </w:rPr>
        <w:t>Unfortunately,</w:t>
      </w:r>
      <w:r w:rsidR="00665477" w:rsidRPr="00EE0B97">
        <w:rPr>
          <w:rFonts w:asciiTheme="minorHAnsi" w:hAnsiTheme="minorHAnsi"/>
        </w:rPr>
        <w:t xml:space="preserve"> it is very hard being anonymous in the world we live in. </w:t>
      </w:r>
      <w:r w:rsidR="0009680C" w:rsidRPr="00EE0B97">
        <w:rPr>
          <w:rFonts w:asciiTheme="minorHAnsi" w:hAnsiTheme="minorHAnsi"/>
        </w:rPr>
        <w:t>The Aipotunian authorities created this law t</w:t>
      </w:r>
      <w:r w:rsidR="00665477" w:rsidRPr="00EE0B97">
        <w:rPr>
          <w:rFonts w:asciiTheme="minorHAnsi" w:hAnsiTheme="minorHAnsi"/>
        </w:rPr>
        <w:t>o help law-abiding citizens to keep their privacy.</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F015:</w:t>
      </w:r>
      <w:r w:rsidR="00711AE3" w:rsidRPr="00EE0B97">
        <w:rPr>
          <w:b/>
        </w:rPr>
        <w:tab/>
      </w:r>
      <w:r w:rsidR="007C0F9B" w:rsidRPr="00EE0B97">
        <w:t>Law-abiding</w:t>
      </w:r>
      <w:r w:rsidRPr="00EE0B97">
        <w:t xml:space="preserve"> citizens have the right to own more than one identity, provided this does not harm others. When creating a new identity, the link to the pervious identity may only be kept for a maximum of one year. This information can only be used for legal purposes while the data exists.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Many government and organizations ask women their maiden name. They also insist on knowing a person’s original name if there’s been a name change.</w:t>
      </w:r>
      <w:r w:rsidR="0009680C" w:rsidRPr="00EE0B97">
        <w:rPr>
          <w:rFonts w:asciiTheme="minorHAnsi" w:hAnsiTheme="minorHAnsi"/>
        </w:rPr>
        <w:t xml:space="preserve"> </w:t>
      </w:r>
      <w:r w:rsidRPr="00EE0B97">
        <w:rPr>
          <w:rFonts w:asciiTheme="minorHAnsi" w:hAnsiTheme="minorHAnsi"/>
        </w:rPr>
        <w:t>Why should they demand non-relevant information?</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F016:</w:t>
      </w:r>
      <w:r w:rsidR="00711AE3" w:rsidRPr="00EE0B97">
        <w:rPr>
          <w:b/>
        </w:rPr>
        <w:tab/>
      </w:r>
      <w:r w:rsidRPr="00EE0B97">
        <w:t>The government or organizations may only ask for one of a person’s legal identities, even if many exist. The choice of identities is up to the person.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Neither Big Brother nor Big Cousin </w:t>
      </w:r>
      <w:r w:rsidR="00183099" w:rsidRPr="00EE0B97">
        <w:rPr>
          <w:rFonts w:asciiTheme="minorHAnsi" w:hAnsiTheme="minorHAnsi"/>
        </w:rPr>
        <w:t xml:space="preserve">(Corporation) </w:t>
      </w:r>
      <w:r w:rsidRPr="00EE0B97">
        <w:rPr>
          <w:rFonts w:asciiTheme="minorHAnsi" w:hAnsiTheme="minorHAnsi"/>
        </w:rPr>
        <w:t>needs to know where you live. They only need to know how to contact you for official business, hence this law.</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F017:</w:t>
      </w:r>
      <w:r w:rsidR="00711AE3" w:rsidRPr="00EE0B97">
        <w:rPr>
          <w:b/>
        </w:rPr>
        <w:tab/>
      </w:r>
      <w:r w:rsidRPr="00EE0B97">
        <w:t>A person has a right to give out contact information of their own choosing, as long as they can be easily contacted.</w:t>
      </w:r>
    </w:p>
    <w:p w:rsidR="004904FD" w:rsidRPr="00EE0B97" w:rsidRDefault="00665477">
      <w:pPr>
        <w:pStyle w:val="H3"/>
        <w:rPr>
          <w:rFonts w:asciiTheme="minorHAnsi" w:hAnsiTheme="minorHAnsi"/>
          <w:bCs w:val="0"/>
          <w:szCs w:val="24"/>
        </w:rPr>
      </w:pPr>
      <w:bookmarkStart w:id="365" w:name="_Toc146731523"/>
      <w:bookmarkStart w:id="366" w:name="_Toc146732891"/>
      <w:bookmarkStart w:id="367" w:name="_Toc383697589"/>
      <w:r w:rsidRPr="00EE0B97">
        <w:rPr>
          <w:rFonts w:asciiTheme="minorHAnsi" w:hAnsiTheme="minorHAnsi"/>
          <w:bCs w:val="0"/>
          <w:szCs w:val="24"/>
        </w:rPr>
        <w:t>Digital Cash</w:t>
      </w:r>
      <w:bookmarkEnd w:id="365"/>
      <w:bookmarkEnd w:id="366"/>
      <w:bookmarkEnd w:id="367"/>
    </w:p>
    <w:p w:rsidR="004904FD" w:rsidRPr="00EE0B97" w:rsidRDefault="00665477">
      <w:pPr>
        <w:pStyle w:val="Quote1"/>
        <w:rPr>
          <w:rFonts w:asciiTheme="minorHAnsi" w:hAnsiTheme="minorHAnsi"/>
          <w:szCs w:val="24"/>
        </w:rPr>
      </w:pPr>
      <w:r w:rsidRPr="00EE0B97">
        <w:rPr>
          <w:rFonts w:asciiTheme="minorHAnsi" w:hAnsiTheme="minorHAnsi"/>
          <w:szCs w:val="24"/>
        </w:rPr>
        <w:t>It’s as if anonymous depositors put cash</w:t>
      </w:r>
      <w:r w:rsidRPr="00EE0B97">
        <w:rPr>
          <w:rFonts w:asciiTheme="minorHAnsi" w:hAnsiTheme="minorHAnsi"/>
          <w:szCs w:val="24"/>
        </w:rPr>
        <w:br/>
        <w:t>into your account and every “check”</w:t>
      </w:r>
      <w:r w:rsidRPr="00EE0B97">
        <w:rPr>
          <w:rFonts w:asciiTheme="minorHAnsi" w:hAnsiTheme="minorHAnsi"/>
          <w:szCs w:val="24"/>
        </w:rPr>
        <w:br/>
        <w:t>has an untraceable payee.</w:t>
      </w:r>
      <w:r w:rsidRPr="00EE0B97">
        <w:rPr>
          <w:rFonts w:asciiTheme="minorHAnsi" w:hAnsiTheme="minorHAnsi"/>
          <w:szCs w:val="24"/>
        </w:rPr>
        <w:br/>
        <w:t>-- Boston T. Party</w:t>
      </w:r>
      <w:r w:rsidRPr="00EE0B97">
        <w:rPr>
          <w:rStyle w:val="FootnoteReference"/>
          <w:rFonts w:asciiTheme="minorHAnsi" w:hAnsiTheme="minorHAnsi"/>
          <w:szCs w:val="24"/>
        </w:rPr>
        <w:footnoteReference w:id="84"/>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183099">
      <w:pPr>
        <w:widowControl w:val="0"/>
        <w:rPr>
          <w:rFonts w:asciiTheme="minorHAnsi" w:hAnsiTheme="minorHAnsi"/>
        </w:rPr>
      </w:pPr>
      <w:r w:rsidRPr="00EE0B97">
        <w:rPr>
          <w:rFonts w:asciiTheme="minorHAnsi" w:hAnsiTheme="minorHAnsi"/>
        </w:rPr>
        <w:t>We</w:t>
      </w:r>
      <w:r w:rsidR="00665477" w:rsidRPr="00EE0B97">
        <w:rPr>
          <w:rFonts w:asciiTheme="minorHAnsi" w:hAnsiTheme="minorHAnsi"/>
        </w:rPr>
        <w:t xml:space="preserve"> need money for goods and services. </w:t>
      </w:r>
      <w:r w:rsidR="0009680C" w:rsidRPr="00EE0B97">
        <w:rPr>
          <w:rFonts w:asciiTheme="minorHAnsi" w:hAnsiTheme="minorHAnsi"/>
        </w:rPr>
        <w:t xml:space="preserve">Money in one form or another will probably always exist. </w:t>
      </w:r>
      <w:r w:rsidR="00665477" w:rsidRPr="00EE0B97">
        <w:rPr>
          <w:rFonts w:asciiTheme="minorHAnsi" w:hAnsiTheme="minorHAnsi"/>
        </w:rPr>
        <w:t xml:space="preserve">Even with Star Trek replicators, where </w:t>
      </w:r>
      <w:r w:rsidR="007C0F9B" w:rsidRPr="00EE0B97">
        <w:rPr>
          <w:rFonts w:asciiTheme="minorHAnsi" w:hAnsiTheme="minorHAnsi"/>
        </w:rPr>
        <w:t xml:space="preserve">you can create anything </w:t>
      </w:r>
      <w:r w:rsidR="00665477" w:rsidRPr="00EE0B97">
        <w:rPr>
          <w:rFonts w:asciiTheme="minorHAnsi" w:hAnsiTheme="minorHAnsi"/>
        </w:rPr>
        <w:t xml:space="preserve">you want by pressing a </w:t>
      </w:r>
      <w:r w:rsidR="0009680C" w:rsidRPr="00EE0B97">
        <w:rPr>
          <w:rFonts w:asciiTheme="minorHAnsi" w:hAnsiTheme="minorHAnsi"/>
        </w:rPr>
        <w:t>button</w:t>
      </w:r>
      <w:r w:rsidR="00113981" w:rsidRPr="00EE0B97">
        <w:rPr>
          <w:rFonts w:asciiTheme="minorHAnsi" w:hAnsiTheme="minorHAnsi"/>
        </w:rPr>
        <w:t>,</w:t>
      </w:r>
      <w:r w:rsidR="00665477" w:rsidRPr="00EE0B97">
        <w:rPr>
          <w:rFonts w:asciiTheme="minorHAnsi" w:hAnsiTheme="minorHAnsi"/>
        </w:rPr>
        <w:t xml:space="preserve"> you</w:t>
      </w:r>
      <w:r w:rsidR="00113981" w:rsidRPr="00EE0B97">
        <w:rPr>
          <w:rFonts w:asciiTheme="minorHAnsi" w:hAnsiTheme="minorHAnsi"/>
        </w:rPr>
        <w:t xml:space="preserve"> would</w:t>
      </w:r>
      <w:r w:rsidR="00665477" w:rsidRPr="00EE0B97">
        <w:rPr>
          <w:rFonts w:asciiTheme="minorHAnsi" w:hAnsiTheme="minorHAnsi"/>
        </w:rPr>
        <w:t xml:space="preserve"> still need </w:t>
      </w:r>
      <w:r w:rsidR="007B65D6" w:rsidRPr="00EE0B97">
        <w:rPr>
          <w:rFonts w:asciiTheme="minorHAnsi" w:hAnsiTheme="minorHAnsi"/>
        </w:rPr>
        <w:t xml:space="preserve">new programs. Not all these programs will be freeware. </w:t>
      </w:r>
      <w:r w:rsidR="00665477" w:rsidRPr="00EE0B97">
        <w:rPr>
          <w:rFonts w:asciiTheme="minorHAnsi" w:hAnsiTheme="minorHAnsi"/>
        </w:rPr>
        <w:t xml:space="preserve">As for services and limited resources, </w:t>
      </w:r>
      <w:r w:rsidR="007B65D6" w:rsidRPr="00EE0B97">
        <w:rPr>
          <w:rFonts w:asciiTheme="minorHAnsi" w:hAnsiTheme="minorHAnsi"/>
        </w:rPr>
        <w:t>many of them will still need money (for the foreseeable future)</w:t>
      </w:r>
      <w:r w:rsidR="00665477"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only question is the method of payment</w:t>
      </w:r>
      <w:r w:rsidR="007B65D6" w:rsidRPr="00EE0B97">
        <w:rPr>
          <w:rFonts w:asciiTheme="minorHAnsi" w:hAnsiTheme="minorHAnsi"/>
        </w:rPr>
        <w:t>.</w:t>
      </w:r>
      <w:r w:rsidRPr="00EE0B97">
        <w:rPr>
          <w:rFonts w:asciiTheme="minorHAnsi" w:hAnsiTheme="minorHAnsi"/>
        </w:rPr>
        <w:t xml:space="preserve"> Cash, checks and credit cards are some of the most used forms of money exchange. But a new kid is on the block. </w:t>
      </w:r>
      <w:r w:rsidR="007C0F9B" w:rsidRPr="00EE0B97">
        <w:rPr>
          <w:rFonts w:asciiTheme="minorHAnsi" w:hAnsiTheme="minorHAnsi"/>
        </w:rPr>
        <w:t>This is</w:t>
      </w:r>
      <w:r w:rsidRPr="00EE0B97">
        <w:rPr>
          <w:rFonts w:asciiTheme="minorHAnsi" w:hAnsiTheme="minorHAnsi"/>
        </w:rPr>
        <w:t xml:space="preserve"> digital cash.</w:t>
      </w:r>
    </w:p>
    <w:p w:rsidR="004904FD" w:rsidRPr="00EE0B97" w:rsidRDefault="004904FD">
      <w:pPr>
        <w:widowControl w:val="0"/>
        <w:rPr>
          <w:rFonts w:asciiTheme="minorHAnsi" w:hAnsiTheme="minorHAnsi"/>
        </w:rPr>
      </w:pPr>
    </w:p>
    <w:p w:rsidR="004904FD" w:rsidRPr="00EE0B97" w:rsidRDefault="007B65D6">
      <w:pPr>
        <w:widowControl w:val="0"/>
        <w:rPr>
          <w:rFonts w:asciiTheme="minorHAnsi" w:hAnsiTheme="minorHAnsi"/>
        </w:rPr>
      </w:pPr>
      <w:r w:rsidRPr="00EE0B97">
        <w:rPr>
          <w:rFonts w:asciiTheme="minorHAnsi" w:hAnsiTheme="minorHAnsi"/>
        </w:rPr>
        <w:t>A</w:t>
      </w:r>
      <w:r w:rsidR="00665477" w:rsidRPr="00EE0B97">
        <w:rPr>
          <w:rFonts w:asciiTheme="minorHAnsi" w:hAnsiTheme="minorHAnsi"/>
        </w:rPr>
        <w:t xml:space="preserve"> company called </w:t>
      </w:r>
      <w:proofErr w:type="spellStart"/>
      <w:r w:rsidR="00665477" w:rsidRPr="00EE0B97">
        <w:rPr>
          <w:rFonts w:asciiTheme="minorHAnsi" w:hAnsiTheme="minorHAnsi"/>
        </w:rPr>
        <w:t>DigiCash</w:t>
      </w:r>
      <w:proofErr w:type="spellEnd"/>
      <w:r w:rsidR="00665477" w:rsidRPr="00EE0B97">
        <w:rPr>
          <w:rFonts w:asciiTheme="minorHAnsi" w:hAnsiTheme="minorHAnsi"/>
        </w:rPr>
        <w:t xml:space="preserve"> once created secure digital cash. It went bankrupt, probably because it was too secure for the authorities. It was impossible for the authorities to trace what the money was buying.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Here is an extract from the now defunct website www.digicash.com.</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“Using ecash is like using a virtual ATM (Automatic Teller Machine). When connecting to it over the Internet, you authenticate ownership of your account and request the amount of ecash you want to withdraw, much like </w:t>
      </w:r>
      <w:r w:rsidRPr="00EE0B97">
        <w:rPr>
          <w:rFonts w:asciiTheme="minorHAnsi" w:hAnsiTheme="minorHAnsi"/>
          <w:szCs w:val="24"/>
        </w:rPr>
        <w:lastRenderedPageBreak/>
        <w:t>in person. But instead of putting paper cash in your wallet, your software stores the digital cash it obtains onto the hard disk of your PC.</w:t>
      </w:r>
    </w:p>
    <w:p w:rsidR="004904FD" w:rsidRPr="00EE0B97" w:rsidRDefault="00665477">
      <w:pPr>
        <w:pStyle w:val="quote2"/>
        <w:rPr>
          <w:rFonts w:asciiTheme="minorHAnsi" w:hAnsiTheme="minorHAnsi"/>
          <w:szCs w:val="24"/>
        </w:rPr>
      </w:pPr>
      <w:r w:rsidRPr="00EE0B97">
        <w:rPr>
          <w:rFonts w:asciiTheme="minorHAnsi" w:hAnsiTheme="minorHAnsi"/>
          <w:szCs w:val="24"/>
        </w:rPr>
        <w:t>“When you are asked to make a payment on the net, you confirm the amount, purpose and payee and then your ecash software transfers the correct value in coins from your disk. Sellers, ranging from casual participants in the global Internet bazaar to mega-retailers, deposit the digital coins they receive into their accounts.</w:t>
      </w:r>
    </w:p>
    <w:p w:rsidR="004904FD" w:rsidRPr="00EE0B97" w:rsidRDefault="00665477">
      <w:pPr>
        <w:pStyle w:val="quote2"/>
        <w:rPr>
          <w:rFonts w:asciiTheme="minorHAnsi" w:hAnsiTheme="minorHAnsi"/>
          <w:szCs w:val="24"/>
        </w:rPr>
      </w:pPr>
      <w:r w:rsidRPr="00EE0B97">
        <w:rPr>
          <w:rFonts w:asciiTheme="minorHAnsi" w:hAnsiTheme="minorHAnsi"/>
          <w:szCs w:val="24"/>
        </w:rPr>
        <w:t>“Behind the user interface, your computer actually chooses the serial numbers of the electronic coins based on a random seed. Then it hides them in special encryption envelopes, provides them to the virtual ATM for signing, and removes the envelopes from what is returned--leaving the bank's validating digital signature on the serial numbers. This way, when the bank receives from the shop the coins you spend, it cannot recognize them as coming from any particular withdrawal, because they were hidden in envelopes during withdrawal. And thus the bank cannot know when or where you shop or what you buy.</w:t>
      </w:r>
    </w:p>
    <w:p w:rsidR="004904FD" w:rsidRPr="00EE0B97" w:rsidRDefault="00665477">
      <w:pPr>
        <w:pStyle w:val="quote2"/>
        <w:rPr>
          <w:rFonts w:asciiTheme="minorHAnsi" w:hAnsiTheme="minorHAnsi"/>
          <w:szCs w:val="24"/>
        </w:rPr>
      </w:pPr>
      <w:r w:rsidRPr="00EE0B97">
        <w:rPr>
          <w:rFonts w:asciiTheme="minorHAnsi" w:hAnsiTheme="minorHAnsi"/>
          <w:szCs w:val="24"/>
        </w:rPr>
        <w:t>“The serial number of each signed coin is unique, allowing the bank to be sure it never accepts the same coin twice. In case you wish to identify the recipient of any of your payments, you can also reveal the serial number and prove that you formed it. And, in case your computer were ever to break down, if you had written down the secret random seed number you chose initially when opening your account, future versions would let you use it to re-create the coins in envelopes and thereby obtain a free re-issue of the signed coins that were lost.</w:t>
      </w:r>
    </w:p>
    <w:p w:rsidR="004904FD" w:rsidRPr="00EE0B97" w:rsidRDefault="00665477">
      <w:pPr>
        <w:pStyle w:val="quote2"/>
        <w:rPr>
          <w:rFonts w:asciiTheme="minorHAnsi" w:hAnsiTheme="minorHAnsi"/>
          <w:szCs w:val="24"/>
        </w:rPr>
      </w:pPr>
      <w:r w:rsidRPr="00EE0B97">
        <w:rPr>
          <w:rFonts w:asciiTheme="minorHAnsi" w:hAnsiTheme="minorHAnsi"/>
          <w:szCs w:val="24"/>
        </w:rPr>
        <w:t>“How safe is it</w:t>
      </w:r>
    </w:p>
    <w:p w:rsidR="004904FD" w:rsidRPr="00EE0B97" w:rsidRDefault="00665477">
      <w:pPr>
        <w:pStyle w:val="quote2"/>
        <w:rPr>
          <w:rFonts w:asciiTheme="minorHAnsi" w:hAnsiTheme="minorHAnsi"/>
          <w:szCs w:val="24"/>
        </w:rPr>
      </w:pPr>
      <w:r w:rsidRPr="00EE0B97">
        <w:rPr>
          <w:rFonts w:asciiTheme="minorHAnsi" w:hAnsiTheme="minorHAnsi"/>
          <w:szCs w:val="24"/>
        </w:rPr>
        <w:t>“Security is fundamental to electronic cash. The cryptographic coding protecting every 5 cent ecash payment is the same as that routinely relied upon for authenticating requests to move huge sums between banks and even for national security. But in principle ecash goes beyond such communications security to achieve true multiparty security: no one (buyer, seller, bank) can cheat anyone else, no matter how they might modify their own software; even if two parties collude, they cannot cheat the third.</w:t>
      </w: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“Replacing paper and coins with ecash would make life much harder for criminals. Because the payer's computer chooses the serial numbers of the coins, he or she can later irrefutably identify blackmarketeers, extortionists, and acceptors of bribes--were they to take ecash. Paper notes, briefcases full of which can be received without leaving any record, allow money laundering and tax evasion today. With ecash, however, all the amounts each person receives are known to their bank. Significant criminal activity could thus be thwarted by completely replacing paper </w:t>
      </w:r>
      <w:r w:rsidRPr="00EE0B97">
        <w:rPr>
          <w:rFonts w:asciiTheme="minorHAnsi" w:hAnsiTheme="minorHAnsi"/>
          <w:szCs w:val="24"/>
        </w:rPr>
        <w:lastRenderedPageBreak/>
        <w:t>money; moreover, the privacy of ecash would be essential to widespread acceptance of any electronic payment system that in effect becomes mandatory.”</w:t>
      </w:r>
    </w:p>
    <w:p w:rsidR="004904FD" w:rsidRPr="00EE0B97" w:rsidRDefault="007B65D6">
      <w:pPr>
        <w:widowControl w:val="0"/>
        <w:rPr>
          <w:rFonts w:asciiTheme="minorHAnsi" w:hAnsiTheme="minorHAnsi"/>
        </w:rPr>
      </w:pPr>
      <w:r w:rsidRPr="00EE0B97">
        <w:rPr>
          <w:rFonts w:asciiTheme="minorHAnsi" w:hAnsiTheme="minorHAnsi"/>
        </w:rPr>
        <w:t>D</w:t>
      </w:r>
      <w:r w:rsidR="00665477" w:rsidRPr="00EE0B97">
        <w:rPr>
          <w:rFonts w:asciiTheme="minorHAnsi" w:hAnsiTheme="minorHAnsi"/>
        </w:rPr>
        <w:t xml:space="preserve">igital cash created in a process described above is immune to fraud and is </w:t>
      </w:r>
      <w:r w:rsidR="00113981" w:rsidRPr="00EE0B97">
        <w:rPr>
          <w:rFonts w:asciiTheme="minorHAnsi" w:hAnsiTheme="minorHAnsi"/>
        </w:rPr>
        <w:t>popular</w:t>
      </w:r>
      <w:r w:rsidR="00665477" w:rsidRPr="00EE0B97">
        <w:rPr>
          <w:rFonts w:asciiTheme="minorHAnsi" w:hAnsiTheme="minorHAnsi"/>
        </w:rPr>
        <w:t xml:space="preserve"> in Aipotu. </w:t>
      </w:r>
      <w:r w:rsidRPr="00EE0B97">
        <w:rPr>
          <w:rFonts w:asciiTheme="minorHAnsi" w:hAnsiTheme="minorHAnsi"/>
        </w:rPr>
        <w:t>T</w:t>
      </w:r>
      <w:r w:rsidR="00665477" w:rsidRPr="00EE0B97">
        <w:rPr>
          <w:rFonts w:asciiTheme="minorHAnsi" w:hAnsiTheme="minorHAnsi"/>
        </w:rPr>
        <w:t xml:space="preserve">he </w:t>
      </w:r>
      <w:r w:rsidR="00F94D66" w:rsidRPr="00EE0B97">
        <w:rPr>
          <w:rFonts w:asciiTheme="minorHAnsi" w:hAnsiTheme="minorHAnsi"/>
        </w:rPr>
        <w:t>World Bank</w:t>
      </w:r>
      <w:r w:rsidR="00665477" w:rsidRPr="00EE0B97">
        <w:rPr>
          <w:rFonts w:asciiTheme="minorHAnsi" w:hAnsiTheme="minorHAnsi"/>
        </w:rPr>
        <w:t xml:space="preserve"> is in charge of maintaining the digital cash service.</w:t>
      </w:r>
    </w:p>
    <w:p w:rsidR="004904FD" w:rsidRPr="00EE0B97" w:rsidRDefault="004904FD">
      <w:pPr>
        <w:widowControl w:val="0"/>
        <w:rPr>
          <w:rFonts w:asciiTheme="minorHAnsi" w:hAnsiTheme="minorHAnsi"/>
        </w:rPr>
      </w:pPr>
    </w:p>
    <w:p w:rsidR="00D44E6C" w:rsidRPr="00EE0B97" w:rsidRDefault="00113981">
      <w:pPr>
        <w:widowControl w:val="0"/>
        <w:rPr>
          <w:rFonts w:asciiTheme="minorHAnsi" w:hAnsiTheme="minorHAnsi"/>
        </w:rPr>
      </w:pPr>
      <w:r w:rsidRPr="00EE0B97">
        <w:rPr>
          <w:rFonts w:asciiTheme="minorHAnsi" w:hAnsiTheme="minorHAnsi"/>
        </w:rPr>
        <w:t>Smart cards</w:t>
      </w:r>
      <w:r w:rsidR="00665477" w:rsidRPr="00EE0B97">
        <w:rPr>
          <w:rFonts w:asciiTheme="minorHAnsi" w:hAnsiTheme="minorHAnsi"/>
        </w:rPr>
        <w:t xml:space="preserve"> allow people to carry their money anywhere they go. There’s no danger of theft. If someone steals your key chain, you report it </w:t>
      </w:r>
      <w:r w:rsidRPr="00EE0B97">
        <w:rPr>
          <w:rFonts w:asciiTheme="minorHAnsi" w:hAnsiTheme="minorHAnsi"/>
        </w:rPr>
        <w:t xml:space="preserve">to the authorities, who render the money </w:t>
      </w:r>
      <w:r w:rsidR="00665477" w:rsidRPr="00EE0B97">
        <w:rPr>
          <w:rFonts w:asciiTheme="minorHAnsi" w:hAnsiTheme="minorHAnsi"/>
        </w:rPr>
        <w:t>useless.</w:t>
      </w:r>
    </w:p>
    <w:p w:rsidR="00D44E6C" w:rsidRPr="00EE0B97" w:rsidRDefault="00D44E6C">
      <w:pPr>
        <w:widowControl w:val="0"/>
        <w:rPr>
          <w:rFonts w:asciiTheme="minorHAnsi" w:hAnsiTheme="minorHAnsi"/>
        </w:rPr>
      </w:pPr>
    </w:p>
    <w:p w:rsidR="004904FD" w:rsidRPr="00EE0B97" w:rsidRDefault="00247813">
      <w:pPr>
        <w:widowControl w:val="0"/>
        <w:rPr>
          <w:rFonts w:asciiTheme="minorHAnsi" w:hAnsiTheme="minorHAnsi"/>
        </w:rPr>
      </w:pPr>
      <w:r w:rsidRPr="00EE0B97">
        <w:rPr>
          <w:rFonts w:asciiTheme="minorHAnsi" w:hAnsiTheme="minorHAnsi"/>
        </w:rPr>
        <w:t xml:space="preserve">The fundamental difference </w:t>
      </w:r>
      <w:r w:rsidR="00113981" w:rsidRPr="00EE0B97">
        <w:rPr>
          <w:rFonts w:asciiTheme="minorHAnsi" w:hAnsiTheme="minorHAnsi"/>
        </w:rPr>
        <w:t xml:space="preserve">between </w:t>
      </w:r>
      <w:proofErr w:type="spellStart"/>
      <w:r w:rsidR="00113981" w:rsidRPr="00EE0B97">
        <w:rPr>
          <w:rFonts w:asciiTheme="minorHAnsi" w:hAnsiTheme="minorHAnsi"/>
        </w:rPr>
        <w:t>DigiCash</w:t>
      </w:r>
      <w:proofErr w:type="spellEnd"/>
      <w:r w:rsidR="00113981" w:rsidRPr="00EE0B97">
        <w:rPr>
          <w:rFonts w:asciiTheme="minorHAnsi" w:hAnsiTheme="minorHAnsi"/>
        </w:rPr>
        <w:t xml:space="preserve"> and a credit card </w:t>
      </w:r>
      <w:r w:rsidRPr="00EE0B97">
        <w:rPr>
          <w:rFonts w:asciiTheme="minorHAnsi" w:hAnsiTheme="minorHAnsi"/>
        </w:rPr>
        <w:t>is that</w:t>
      </w:r>
      <w:r w:rsidR="00D44E6C" w:rsidRPr="00EE0B97">
        <w:rPr>
          <w:rFonts w:asciiTheme="minorHAnsi" w:hAnsiTheme="minorHAnsi"/>
        </w:rPr>
        <w:t xml:space="preserve">, </w:t>
      </w:r>
      <w:r w:rsidRPr="00EE0B97">
        <w:rPr>
          <w:rFonts w:asciiTheme="minorHAnsi" w:hAnsiTheme="minorHAnsi"/>
        </w:rPr>
        <w:t xml:space="preserve">just like regular cash, </w:t>
      </w:r>
      <w:r w:rsidR="00503E38" w:rsidRPr="00EE0B97">
        <w:rPr>
          <w:rFonts w:asciiTheme="minorHAnsi" w:hAnsiTheme="minorHAnsi"/>
        </w:rPr>
        <w:t>it’s not possible for anyone to</w:t>
      </w:r>
      <w:r w:rsidR="00D44E6C" w:rsidRPr="00EE0B97">
        <w:rPr>
          <w:rFonts w:asciiTheme="minorHAnsi" w:hAnsiTheme="minorHAnsi"/>
        </w:rPr>
        <w:t xml:space="preserve"> tell what you bought.</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F018:</w:t>
      </w:r>
      <w:r w:rsidR="00711AE3" w:rsidRPr="00EE0B97">
        <w:rPr>
          <w:b/>
        </w:rPr>
        <w:tab/>
      </w:r>
      <w:r w:rsidRPr="00EE0B97">
        <w:t>A person has the right to pay for goods and services using any payment method that is as safe from fraud as cash.</w:t>
      </w:r>
    </w:p>
    <w:p w:rsidR="004904FD" w:rsidRPr="00EE0B97" w:rsidRDefault="004904FD">
      <w:pPr>
        <w:widowControl w:val="0"/>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023EE4" w:rsidRPr="00EE0B97" w:rsidRDefault="00023EE4" w:rsidP="00755E7F">
      <w:pPr>
        <w:pStyle w:val="Subtitle1"/>
      </w:pPr>
    </w:p>
    <w:p w:rsidR="00023EE4" w:rsidRPr="00EE0B97" w:rsidRDefault="00023EE4">
      <w:pPr>
        <w:pStyle w:val="Header"/>
        <w:tabs>
          <w:tab w:val="clear" w:pos="4320"/>
          <w:tab w:val="clear" w:pos="8640"/>
        </w:tabs>
        <w:rPr>
          <w:rFonts w:asciiTheme="minorHAnsi" w:hAnsiTheme="minorHAnsi"/>
        </w:rPr>
        <w:sectPr w:rsidR="00023EE4" w:rsidRPr="00EE0B97" w:rsidSect="00493BD2">
          <w:headerReference w:type="even" r:id="rId123"/>
          <w:headerReference w:type="default" r:id="rId124"/>
          <w:footerReference w:type="even" r:id="rId125"/>
          <w:footerReference w:type="default" r:id="rId126"/>
          <w:headerReference w:type="first" r:id="rId127"/>
          <w:footerReference w:type="first" r:id="rId128"/>
          <w:type w:val="continuous"/>
          <w:pgSz w:w="8640" w:h="12960" w:code="1"/>
          <w:pgMar w:top="720" w:right="720" w:bottom="720" w:left="720" w:header="288" w:footer="288" w:gutter="360"/>
          <w:cols w:space="709"/>
          <w:noEndnote/>
          <w:titlePg/>
          <w:docGrid w:linePitch="326"/>
        </w:sectPr>
      </w:pPr>
    </w:p>
    <w:p w:rsidR="00D100EE" w:rsidRPr="00EE0B97" w:rsidRDefault="00FF01EC" w:rsidP="009B5DA0">
      <w:bookmarkStart w:id="368" w:name="United_Countries_Of_Earth"/>
      <w:bookmarkStart w:id="369" w:name="_Toc146731262"/>
      <w:bookmarkStart w:id="370" w:name="_Toc146731354"/>
      <w:bookmarkStart w:id="371" w:name="_Toc146731529"/>
      <w:bookmarkStart w:id="372" w:name="_Toc146732904"/>
      <w:r w:rsidRPr="00EE0B97">
        <w:lastRenderedPageBreak/>
        <w:br w:type="page"/>
      </w:r>
      <w:r w:rsidR="00D100EE" w:rsidRPr="00EE0B97">
        <w:lastRenderedPageBreak/>
        <w:br w:type="page"/>
      </w:r>
    </w:p>
    <w:p w:rsidR="00FF01EC" w:rsidRPr="00EE0B97" w:rsidRDefault="00FF01EC" w:rsidP="009B5DA0"/>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351D7F">
      <w:pPr>
        <w:pStyle w:val="H1"/>
        <w:rPr>
          <w:rFonts w:asciiTheme="minorHAnsi" w:hAnsiTheme="minorHAnsi"/>
        </w:rPr>
      </w:pPr>
      <w:bookmarkStart w:id="373" w:name="_Toc290215056"/>
      <w:bookmarkStart w:id="374" w:name="_Toc383697590"/>
      <w:r w:rsidRPr="00EE0B97">
        <w:rPr>
          <w:rFonts w:asciiTheme="minorHAnsi" w:hAnsiTheme="minorHAnsi"/>
        </w:rPr>
        <w:t>PART 2</w:t>
      </w:r>
      <w:bookmarkEnd w:id="373"/>
      <w:bookmarkEnd w:id="374"/>
    </w:p>
    <w:p w:rsidR="00FF01EC" w:rsidRPr="00EE0B97" w:rsidRDefault="00FF01EC" w:rsidP="00FF01EC">
      <w:pPr>
        <w:rPr>
          <w:rFonts w:asciiTheme="minorHAnsi" w:hAnsiTheme="minorHAnsi"/>
        </w:rPr>
      </w:pPr>
    </w:p>
    <w:p w:rsidR="00FF01EC" w:rsidRPr="00EE0B97" w:rsidRDefault="00FF01EC" w:rsidP="00FF01EC">
      <w:pPr>
        <w:jc w:val="center"/>
        <w:rPr>
          <w:rFonts w:asciiTheme="minorHAnsi" w:hAnsiTheme="minorHAnsi"/>
        </w:rPr>
      </w:pPr>
      <w:r w:rsidRPr="00EE0B97">
        <w:rPr>
          <w:rFonts w:asciiTheme="minorHAnsi" w:hAnsiTheme="minorHAnsi"/>
        </w:rPr>
        <w:t>I Am the Dreamer and I Am the Dream</w:t>
      </w:r>
    </w:p>
    <w:p w:rsidR="00FF01EC" w:rsidRPr="00EE0B97" w:rsidRDefault="00FF01EC" w:rsidP="00FF01EC">
      <w:pPr>
        <w:jc w:val="center"/>
        <w:rPr>
          <w:rFonts w:asciiTheme="minorHAnsi" w:hAnsiTheme="minorHAnsi"/>
        </w:rPr>
      </w:pPr>
      <w:r w:rsidRPr="00EE0B97">
        <w:rPr>
          <w:rFonts w:asciiTheme="minorHAnsi" w:hAnsiTheme="minorHAnsi"/>
        </w:rPr>
        <w:t>-- God --</w:t>
      </w:r>
    </w:p>
    <w:p w:rsidR="00FF01EC" w:rsidRPr="00EE0B97" w:rsidRDefault="00FF01EC" w:rsidP="00FF01EC">
      <w:pPr>
        <w:rPr>
          <w:rFonts w:asciiTheme="minorHAnsi" w:hAnsiTheme="minorHAnsi"/>
        </w:rPr>
      </w:pPr>
    </w:p>
    <w:p w:rsidR="00FF01EC" w:rsidRPr="00EE0B97" w:rsidRDefault="00FF01EC" w:rsidP="00FF01EC">
      <w:pPr>
        <w:jc w:val="center"/>
        <w:rPr>
          <w:rFonts w:asciiTheme="minorHAnsi" w:hAnsiTheme="minorHAnsi"/>
          <w:sz w:val="144"/>
          <w:szCs w:val="144"/>
        </w:rPr>
      </w:pPr>
      <w:r w:rsidRPr="00EE0B97">
        <w:rPr>
          <w:rFonts w:asciiTheme="minorHAnsi" w:hAnsiTheme="minorHAnsi"/>
          <w:sz w:val="144"/>
          <w:szCs w:val="144"/>
        </w:rPr>
        <w:t>Φ</w:t>
      </w: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D100EE" w:rsidRPr="00EE0B97" w:rsidRDefault="00FF01EC" w:rsidP="00D100EE">
      <w:pPr>
        <w:pStyle w:val="Header"/>
        <w:tabs>
          <w:tab w:val="clear" w:pos="4320"/>
          <w:tab w:val="clear" w:pos="8640"/>
        </w:tabs>
        <w:rPr>
          <w:rFonts w:asciiTheme="minorHAnsi" w:hAnsiTheme="minorHAnsi"/>
        </w:rPr>
      </w:pPr>
      <w:r w:rsidRPr="00EE0B97">
        <w:rPr>
          <w:rFonts w:asciiTheme="minorHAnsi" w:hAnsiTheme="minorHAnsi"/>
        </w:rPr>
        <w:br w:type="page"/>
      </w:r>
    </w:p>
    <w:p w:rsidR="00D100EE" w:rsidRPr="00EE0B97" w:rsidRDefault="00D100EE" w:rsidP="00D100EE">
      <w:pPr>
        <w:pStyle w:val="H2"/>
        <w:rPr>
          <w:rFonts w:asciiTheme="minorHAnsi" w:hAnsiTheme="minorHAnsi"/>
          <w:bCs w:val="0"/>
          <w:szCs w:val="24"/>
        </w:rPr>
        <w:sectPr w:rsidR="00D100EE" w:rsidRPr="00EE0B97" w:rsidSect="00493BD2">
          <w:headerReference w:type="even" r:id="rId129"/>
          <w:headerReference w:type="default" r:id="rId130"/>
          <w:footerReference w:type="even" r:id="rId131"/>
          <w:footerReference w:type="default" r:id="rId132"/>
          <w:headerReference w:type="first" r:id="rId133"/>
          <w:footerReference w:type="first" r:id="rId134"/>
          <w:type w:val="continuous"/>
          <w:pgSz w:w="8640" w:h="12960" w:code="1"/>
          <w:pgMar w:top="720" w:right="720" w:bottom="720" w:left="720" w:header="288" w:footer="288" w:gutter="360"/>
          <w:cols w:space="709"/>
          <w:noEndnote/>
          <w:titlePg/>
          <w:docGrid w:linePitch="326"/>
        </w:sectPr>
      </w:pPr>
    </w:p>
    <w:p w:rsidR="00FF01EC" w:rsidRPr="00EE0B97" w:rsidRDefault="00FF01EC" w:rsidP="00FF01EC">
      <w:pPr>
        <w:autoSpaceDE/>
        <w:autoSpaceDN/>
        <w:jc w:val="left"/>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FF01EC" w:rsidRPr="00EE0B97" w:rsidRDefault="00FF01EC" w:rsidP="00FF01EC">
      <w:pPr>
        <w:rPr>
          <w:rFonts w:asciiTheme="minorHAnsi" w:hAnsiTheme="minorHAnsi"/>
        </w:rPr>
      </w:pPr>
    </w:p>
    <w:p w:rsidR="00023EE4" w:rsidRPr="00EE0B97" w:rsidRDefault="00023EE4" w:rsidP="00FF01EC">
      <w:pPr>
        <w:rPr>
          <w:rFonts w:asciiTheme="minorHAnsi" w:hAnsiTheme="minorHAnsi"/>
        </w:rPr>
        <w:sectPr w:rsidR="00023EE4" w:rsidRPr="00EE0B97" w:rsidSect="00493BD2">
          <w:headerReference w:type="even" r:id="rId135"/>
          <w:headerReference w:type="default" r:id="rId136"/>
          <w:footerReference w:type="even" r:id="rId137"/>
          <w:footerReference w:type="default" r:id="rId138"/>
          <w:headerReference w:type="first" r:id="rId139"/>
          <w:footerReference w:type="first" r:id="rId140"/>
          <w:type w:val="continuous"/>
          <w:pgSz w:w="8640" w:h="12960" w:code="1"/>
          <w:pgMar w:top="720" w:right="720" w:bottom="720" w:left="720" w:header="288" w:footer="288" w:gutter="360"/>
          <w:cols w:space="709"/>
          <w:noEndnote/>
          <w:titlePg/>
          <w:docGrid w:linePitch="326"/>
        </w:sectPr>
      </w:pPr>
    </w:p>
    <w:p w:rsidR="00FF01EC" w:rsidRPr="00EE0B97" w:rsidRDefault="00FF01EC" w:rsidP="00FF01EC">
      <w:pPr>
        <w:rPr>
          <w:rFonts w:asciiTheme="minorHAnsi" w:hAnsiTheme="minorHAnsi"/>
        </w:rPr>
      </w:pPr>
    </w:p>
    <w:p w:rsidR="004904FD" w:rsidRPr="00EE0B97" w:rsidRDefault="00665477">
      <w:pPr>
        <w:pStyle w:val="H2"/>
        <w:rPr>
          <w:rFonts w:asciiTheme="minorHAnsi" w:hAnsiTheme="minorHAnsi"/>
          <w:bCs w:val="0"/>
          <w:szCs w:val="24"/>
        </w:rPr>
      </w:pPr>
      <w:bookmarkStart w:id="375" w:name="_Toc290215057"/>
      <w:bookmarkStart w:id="376" w:name="_Toc383697591"/>
      <w:r w:rsidRPr="00EE0B97">
        <w:rPr>
          <w:rFonts w:asciiTheme="minorHAnsi" w:hAnsiTheme="minorHAnsi"/>
          <w:bCs w:val="0"/>
          <w:szCs w:val="24"/>
        </w:rPr>
        <w:lastRenderedPageBreak/>
        <w:t>United Countries Of Earth</w:t>
      </w:r>
      <w:bookmarkEnd w:id="368"/>
      <w:bookmarkEnd w:id="369"/>
      <w:bookmarkEnd w:id="370"/>
      <w:bookmarkEnd w:id="371"/>
      <w:bookmarkEnd w:id="372"/>
      <w:bookmarkEnd w:id="375"/>
      <w:bookmarkEnd w:id="376"/>
    </w:p>
    <w:p w:rsidR="004904FD" w:rsidRPr="00EE0B97" w:rsidRDefault="00665477">
      <w:pPr>
        <w:pStyle w:val="Quote1"/>
        <w:rPr>
          <w:rFonts w:asciiTheme="minorHAnsi" w:hAnsiTheme="minorHAnsi"/>
          <w:szCs w:val="24"/>
        </w:rPr>
      </w:pPr>
      <w:r w:rsidRPr="00EE0B97">
        <w:rPr>
          <w:rFonts w:asciiTheme="minorHAnsi" w:hAnsiTheme="minorHAnsi"/>
          <w:szCs w:val="24"/>
        </w:rPr>
        <w:t>We were born to unite with our fellow men,</w:t>
      </w:r>
      <w:r w:rsidRPr="00EE0B97">
        <w:rPr>
          <w:rFonts w:asciiTheme="minorHAnsi" w:hAnsiTheme="minorHAnsi"/>
          <w:szCs w:val="24"/>
        </w:rPr>
        <w:br/>
        <w:t>and to join in community with the human race.</w:t>
      </w:r>
      <w:r w:rsidRPr="00EE0B97">
        <w:rPr>
          <w:rFonts w:asciiTheme="minorHAnsi" w:hAnsiTheme="minorHAnsi"/>
          <w:szCs w:val="24"/>
        </w:rPr>
        <w:br/>
        <w:t>-- Cicero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Leadership is the wise use of power.</w:t>
      </w:r>
      <w:r w:rsidRPr="00EE0B97">
        <w:rPr>
          <w:rFonts w:asciiTheme="minorHAnsi" w:hAnsiTheme="minorHAnsi"/>
          <w:szCs w:val="24"/>
        </w:rPr>
        <w:br/>
        <w:t>Power is the capacity to translate intention</w:t>
      </w:r>
      <w:r w:rsidRPr="00EE0B97">
        <w:rPr>
          <w:rFonts w:asciiTheme="minorHAnsi" w:hAnsiTheme="minorHAnsi"/>
          <w:szCs w:val="24"/>
        </w:rPr>
        <w:br/>
        <w:t>into reality and sustain it.</w:t>
      </w:r>
      <w:r w:rsidRPr="00EE0B97">
        <w:rPr>
          <w:rFonts w:asciiTheme="minorHAnsi" w:hAnsiTheme="minorHAnsi"/>
          <w:szCs w:val="24"/>
        </w:rPr>
        <w:br/>
        <w:t>-- Warren Bennis --</w:t>
      </w:r>
    </w:p>
    <w:p w:rsidR="004904FD" w:rsidRPr="00EE0B97" w:rsidRDefault="00FE4705">
      <w:pPr>
        <w:rPr>
          <w:rFonts w:asciiTheme="minorHAnsi" w:hAnsiTheme="minorHAnsi"/>
        </w:rPr>
      </w:pPr>
      <w:r w:rsidRPr="00FE4705">
        <w:rPr>
          <w:rFonts w:asciiTheme="minorHAnsi" w:hAnsiTheme="minorHAnsi"/>
          <w:bCs/>
          <w:noProof/>
        </w:rPr>
        <w:pict>
          <v:shape id="_x0000_s3165" type="#_x0000_t202" style="position:absolute;left:0;text-align:left;margin-left:-11.95pt;margin-top:10.2pt;width:38.65pt;height:29.95pt;z-index:-251505152;mso-wrap-edited:f;mso-wrap-distance-left:0;mso-wrap-distance-right:0" wrapcoords="-1350 0 -1350 21600 22950 21600 22950 0 -1350 0" stroked="f">
            <v:textbox style="mso-next-textbox:#_x0000_s3165" inset="0,0,0,0">
              <w:txbxContent>
                <w:p w:rsidR="00A154F0" w:rsidRPr="002773A9" w:rsidRDefault="00A154F0" w:rsidP="00711AE3">
                  <w:pPr>
                    <w:jc w:val="right"/>
                    <w:rPr>
                      <w:rFonts w:ascii="Aharoni" w:hAnsi="Aharoni" w:cs="Aharoni"/>
                      <w:sz w:val="76"/>
                      <w:szCs w:val="76"/>
                    </w:rPr>
                  </w:pPr>
                  <w:r>
                    <w:rPr>
                      <w:rFonts w:ascii="Aharoni" w:hAnsi="Aharoni" w:cs="Aharoni"/>
                      <w:sz w:val="76"/>
                      <w:szCs w:val="76"/>
                    </w:rPr>
                    <w:t>A</w:t>
                  </w:r>
                </w:p>
              </w:txbxContent>
            </v:textbox>
            <w10:wrap type="tight"/>
          </v:shape>
        </w:pict>
      </w:r>
    </w:p>
    <w:p w:rsidR="004904FD" w:rsidRDefault="00665477">
      <w:pPr>
        <w:rPr>
          <w:rFonts w:asciiTheme="minorHAnsi" w:hAnsiTheme="minorHAnsi"/>
        </w:rPr>
      </w:pPr>
      <w:r w:rsidRPr="00EE0B97">
        <w:rPr>
          <w:rFonts w:asciiTheme="minorHAnsi" w:hAnsiTheme="minorHAnsi"/>
          <w:noProof/>
        </w:rPr>
        <w:t>ipotu</w:t>
      </w:r>
      <w:r w:rsidRPr="00EE0B97">
        <w:rPr>
          <w:rFonts w:asciiTheme="minorHAnsi" w:hAnsiTheme="minorHAnsi"/>
        </w:rPr>
        <w:t xml:space="preserve"> is a member of the United Countries </w:t>
      </w:r>
      <w:r w:rsidR="00FF1C21" w:rsidRPr="00EE0B97">
        <w:rPr>
          <w:rFonts w:asciiTheme="minorHAnsi" w:hAnsiTheme="minorHAnsi"/>
        </w:rPr>
        <w:t>of</w:t>
      </w:r>
      <w:r w:rsidRPr="00EE0B97">
        <w:rPr>
          <w:rFonts w:asciiTheme="minorHAnsi" w:hAnsiTheme="minorHAnsi"/>
        </w:rPr>
        <w:t xml:space="preserve"> Earth (UCOE). The UCOE </w:t>
      </w:r>
      <w:r w:rsidR="00BA7EA3" w:rsidRPr="00EE0B97">
        <w:rPr>
          <w:rFonts w:asciiTheme="minorHAnsi" w:hAnsiTheme="minorHAnsi"/>
        </w:rPr>
        <w:t>exists</w:t>
      </w:r>
      <w:r w:rsidRPr="00EE0B97">
        <w:rPr>
          <w:rFonts w:asciiTheme="minorHAnsi" w:hAnsiTheme="minorHAnsi"/>
        </w:rPr>
        <w:t xml:space="preserve"> to create a stable environment for member countries to thrive.</w:t>
      </w:r>
    </w:p>
    <w:p w:rsidR="00CA0004" w:rsidRPr="00EE0B97" w:rsidRDefault="00CA0004">
      <w:pPr>
        <w:rPr>
          <w:rFonts w:asciiTheme="minorHAnsi" w:hAnsiTheme="minorHAnsi"/>
        </w:rPr>
      </w:pPr>
    </w:p>
    <w:p w:rsidR="004904FD" w:rsidRPr="00EE0B97" w:rsidRDefault="004904FD">
      <w:pPr>
        <w:rPr>
          <w:rFonts w:asciiTheme="minorHAnsi" w:hAnsiTheme="minorHAnsi"/>
          <w:vanish/>
        </w:rPr>
      </w:pPr>
    </w:p>
    <w:p w:rsidR="004904FD" w:rsidRPr="00EE0B97" w:rsidRDefault="00054CB7" w:rsidP="00755E7F">
      <w:pPr>
        <w:pStyle w:val="Subtitle1"/>
      </w:pPr>
      <w:r w:rsidRPr="00EE0B97">
        <w:drawing>
          <wp:inline distT="0" distB="0" distL="0" distR="0">
            <wp:extent cx="1465580" cy="1569085"/>
            <wp:effectExtent l="1905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1" cstate="print"/>
                    <a:srcRect/>
                    <a:stretch>
                      <a:fillRect/>
                    </a:stretch>
                  </pic:blipFill>
                  <pic:spPr bwMode="auto">
                    <a:xfrm>
                      <a:off x="0" y="0"/>
                      <a:ext cx="1465580" cy="1569085"/>
                    </a:xfrm>
                    <a:prstGeom prst="rect">
                      <a:avLst/>
                    </a:prstGeom>
                    <a:noFill/>
                    <a:ln w="9525">
                      <a:noFill/>
                      <a:miter lim="800000"/>
                      <a:headEnd/>
                      <a:tailEnd/>
                    </a:ln>
                  </pic:spPr>
                </pic:pic>
              </a:graphicData>
            </a:graphic>
          </wp:inline>
        </w:drawing>
      </w:r>
      <w:r w:rsidR="00665477" w:rsidRPr="00EE0B97">
        <w:br/>
        <w:t>Courtesy United Feature Syndicate</w:t>
      </w:r>
    </w:p>
    <w:p w:rsidR="004904FD" w:rsidRDefault="004904FD">
      <w:pPr>
        <w:rPr>
          <w:rFonts w:asciiTheme="minorHAnsi" w:hAnsiTheme="minorHAnsi"/>
        </w:rPr>
      </w:pPr>
    </w:p>
    <w:p w:rsidR="00CA0004" w:rsidRPr="00EE0B97" w:rsidRDefault="00CA0004">
      <w:pPr>
        <w:rPr>
          <w:rFonts w:asciiTheme="minorHAnsi" w:hAnsiTheme="minorHAnsi"/>
          <w:vanish/>
        </w:rPr>
      </w:pPr>
    </w:p>
    <w:p w:rsidR="004904FD" w:rsidRPr="00EE0B97" w:rsidRDefault="00665477">
      <w:pPr>
        <w:rPr>
          <w:rFonts w:asciiTheme="minorHAnsi" w:hAnsiTheme="minorHAnsi"/>
        </w:rPr>
      </w:pPr>
      <w:r w:rsidRPr="00EE0B97">
        <w:rPr>
          <w:rFonts w:asciiTheme="minorHAnsi" w:hAnsiTheme="minorHAnsi"/>
        </w:rPr>
        <w:t xml:space="preserve">The UCOE’s primary function is to ensure that member countries are safe from outside attack. </w:t>
      </w:r>
      <w:r w:rsidR="00913255" w:rsidRPr="00EE0B97">
        <w:rPr>
          <w:rFonts w:asciiTheme="minorHAnsi" w:hAnsiTheme="minorHAnsi"/>
        </w:rPr>
        <w:t>The military serves t</w:t>
      </w:r>
      <w:r w:rsidRPr="00EE0B97">
        <w:rPr>
          <w:rFonts w:asciiTheme="minorHAnsi" w:hAnsiTheme="minorHAnsi"/>
        </w:rPr>
        <w:t>his fu</w:t>
      </w:r>
      <w:r w:rsidR="00913255" w:rsidRPr="00EE0B97">
        <w:rPr>
          <w:rFonts w:asciiTheme="minorHAnsi" w:hAnsiTheme="minorHAnsi"/>
        </w:rPr>
        <w:t>nction</w:t>
      </w:r>
      <w:r w:rsidRPr="00EE0B97">
        <w:rPr>
          <w:rFonts w:asciiTheme="minorHAnsi" w:hAnsiTheme="minorHAnsi"/>
        </w:rPr>
        <w:t>.</w:t>
      </w:r>
    </w:p>
    <w:p w:rsidR="00247813" w:rsidRPr="00EE0B97" w:rsidRDefault="00247813">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UCOE’s secondary function is to deal with inter-national issues. This includes disputes between countries, trade issues, the environment, human rights issues, etc.</w:t>
      </w:r>
    </w:p>
    <w:p w:rsidR="004904FD" w:rsidRPr="00EE0B97" w:rsidRDefault="004904FD">
      <w:pPr>
        <w:rPr>
          <w:rFonts w:asciiTheme="minorHAnsi" w:hAnsiTheme="minorHAnsi"/>
        </w:rPr>
      </w:pPr>
    </w:p>
    <w:p w:rsidR="004904FD" w:rsidRPr="00EE0B97" w:rsidRDefault="00061F86">
      <w:pPr>
        <w:rPr>
          <w:rFonts w:asciiTheme="minorHAnsi" w:hAnsiTheme="minorHAnsi"/>
        </w:rPr>
      </w:pPr>
      <w:r w:rsidRPr="00EE0B97">
        <w:rPr>
          <w:rFonts w:asciiTheme="minorHAnsi" w:hAnsiTheme="minorHAnsi"/>
        </w:rPr>
        <w:t>The</w:t>
      </w:r>
      <w:r w:rsidR="00665477" w:rsidRPr="00EE0B97">
        <w:rPr>
          <w:rFonts w:asciiTheme="minorHAnsi" w:hAnsiTheme="minorHAnsi"/>
        </w:rPr>
        <w:t xml:space="preserve"> council</w:t>
      </w:r>
      <w:r w:rsidR="00BA7EA3" w:rsidRPr="00EE0B97">
        <w:rPr>
          <w:rFonts w:asciiTheme="minorHAnsi" w:hAnsiTheme="minorHAnsi"/>
        </w:rPr>
        <w:t xml:space="preserve"> of the UCOE </w:t>
      </w:r>
      <w:r w:rsidR="00665477" w:rsidRPr="00EE0B97">
        <w:rPr>
          <w:rFonts w:asciiTheme="minorHAnsi" w:hAnsiTheme="minorHAnsi"/>
        </w:rPr>
        <w:t>consist</w:t>
      </w:r>
      <w:r w:rsidR="00BA7EA3" w:rsidRPr="00EE0B97">
        <w:rPr>
          <w:rFonts w:asciiTheme="minorHAnsi" w:hAnsiTheme="minorHAnsi"/>
        </w:rPr>
        <w:t>s</w:t>
      </w:r>
      <w:r w:rsidR="00665477" w:rsidRPr="00EE0B97">
        <w:rPr>
          <w:rFonts w:asciiTheme="minorHAnsi" w:hAnsiTheme="minorHAnsi"/>
        </w:rPr>
        <w:t xml:space="preserve"> of representatives of me</w:t>
      </w:r>
      <w:r w:rsidR="00BA7EA3" w:rsidRPr="00EE0B97">
        <w:rPr>
          <w:rFonts w:asciiTheme="minorHAnsi" w:hAnsiTheme="minorHAnsi"/>
        </w:rPr>
        <w:t>mber countries</w:t>
      </w:r>
      <w:r w:rsidR="00665477" w:rsidRPr="00EE0B97">
        <w:rPr>
          <w:rFonts w:asciiTheme="minorHAnsi" w:hAnsiTheme="minorHAnsi"/>
        </w:rPr>
        <w:t>. Each member country supplies a councilor to represent its interests. Each councilor has one vote on the council and no one has veto power.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President of the council oversees the council and </w:t>
      </w:r>
      <w:r w:rsidR="00247813" w:rsidRPr="00EE0B97">
        <w:rPr>
          <w:rFonts w:asciiTheme="minorHAnsi" w:hAnsiTheme="minorHAnsi"/>
        </w:rPr>
        <w:t>functions</w:t>
      </w:r>
      <w:r w:rsidRPr="00EE0B97">
        <w:rPr>
          <w:rFonts w:asciiTheme="minorHAnsi" w:hAnsiTheme="minorHAnsi"/>
        </w:rPr>
        <w:t xml:space="preserve"> as a moderator. The president has no vote but can break a tie if needed. The president acts as the representative of the UCOE when necessary. The council elects the President from candidates of member countries. The position is for life or until the President’s </w:t>
      </w:r>
      <w:r w:rsidR="00247813" w:rsidRPr="00EE0B97">
        <w:rPr>
          <w:rFonts w:asciiTheme="minorHAnsi" w:hAnsiTheme="minorHAnsi"/>
        </w:rPr>
        <w:t>unsuitability</w:t>
      </w:r>
      <w:r w:rsidRPr="00EE0B97">
        <w:rPr>
          <w:rFonts w:asciiTheme="minorHAnsi" w:hAnsiTheme="minorHAnsi"/>
        </w:rPr>
        <w:t xml:space="preserve"> is proven.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President and councilors </w:t>
      </w:r>
      <w:r w:rsidR="00A419CE" w:rsidRPr="00EE0B97">
        <w:rPr>
          <w:rFonts w:asciiTheme="minorHAnsi" w:hAnsiTheme="minorHAnsi"/>
        </w:rPr>
        <w:t>become</w:t>
      </w:r>
      <w:r w:rsidRPr="00EE0B97">
        <w:rPr>
          <w:rFonts w:asciiTheme="minorHAnsi" w:hAnsiTheme="minorHAnsi"/>
        </w:rPr>
        <w:t xml:space="preserve"> lifetime citizens of all member countries. This is to ensure they have no ties to any specific country.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To ensure the UCOE does not grow too big for its britches, these laws have been included in the constitution of the UCOE.</w:t>
      </w:r>
    </w:p>
    <w:p w:rsidR="004904FD" w:rsidRPr="00EE0B97" w:rsidRDefault="004904FD" w:rsidP="00CA0004">
      <w:pPr>
        <w:pStyle w:val="Laws"/>
      </w:pPr>
    </w:p>
    <w:p w:rsidR="004904FD" w:rsidRPr="00EE0B97" w:rsidRDefault="00665477" w:rsidP="00CA0004">
      <w:pPr>
        <w:pStyle w:val="Laws"/>
      </w:pPr>
      <w:bookmarkStart w:id="377" w:name="Law_U001"/>
      <w:r w:rsidRPr="00EE0B97">
        <w:rPr>
          <w:b/>
        </w:rPr>
        <w:t>Law U001</w:t>
      </w:r>
      <w:bookmarkEnd w:id="377"/>
      <w:r w:rsidRPr="00EE0B97">
        <w:rPr>
          <w:b/>
        </w:rPr>
        <w:t>:</w:t>
      </w:r>
      <w:r w:rsidR="00C41CB4" w:rsidRPr="00EE0B97">
        <w:rPr>
          <w:b/>
        </w:rPr>
        <w:tab/>
      </w:r>
      <w:r w:rsidRPr="00EE0B97">
        <w:t xml:space="preserve">It is forbidden for the UCOE or member countries to use political, economic or military pressure to interfere with the internal affairs of a member country, except when invited to do so by the member country, and only for as long as the </w:t>
      </w:r>
      <w:r w:rsidRPr="00EE0B97">
        <w:lastRenderedPageBreak/>
        <w:t>member country wants them to.</w:t>
      </w:r>
    </w:p>
    <w:p w:rsidR="004904FD" w:rsidRPr="00EE0B97" w:rsidRDefault="004904FD">
      <w:pPr>
        <w:ind w:left="720" w:hanging="720"/>
        <w:rPr>
          <w:rFonts w:asciiTheme="minorHAnsi" w:hAnsiTheme="minorHAnsi"/>
        </w:rPr>
      </w:pPr>
    </w:p>
    <w:p w:rsidR="004904FD" w:rsidRPr="00EE0B97" w:rsidRDefault="00665477" w:rsidP="00CA0004">
      <w:pPr>
        <w:pStyle w:val="Laws"/>
      </w:pPr>
      <w:r w:rsidRPr="00EE0B97">
        <w:rPr>
          <w:b/>
        </w:rPr>
        <w:t>Law U002:</w:t>
      </w:r>
      <w:r w:rsidR="00C41CB4" w:rsidRPr="00EE0B97">
        <w:rPr>
          <w:b/>
        </w:rPr>
        <w:tab/>
      </w:r>
      <w:r w:rsidRPr="00EE0B97">
        <w:t>The jurisdiction of the UCOE extends from the center of the Earth to a distance of 200,000 Km from the center of the earth.</w:t>
      </w:r>
    </w:p>
    <w:p w:rsidR="004904FD" w:rsidRPr="00EE0B97" w:rsidRDefault="004904FD">
      <w:pPr>
        <w:ind w:left="720" w:hanging="72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addition to this, the UCOE is bound to the three laws of government as described above (P. </w:t>
      </w:r>
      <w:fldSimple w:instr=" PAGEREF Laws_Of_Government  \* MERGEFORMAT ">
        <w:r w:rsidR="00DA37AD" w:rsidRPr="00EE0B97">
          <w:rPr>
            <w:rFonts w:asciiTheme="minorHAnsi" w:hAnsiTheme="minorHAnsi"/>
            <w:noProof/>
          </w:rPr>
          <w:t>20</w:t>
        </w:r>
      </w:fldSimple>
      <w:r w:rsidRPr="00EE0B97">
        <w:rPr>
          <w:rFonts w:asciiTheme="minorHAnsi" w:hAnsiTheme="minorHAnsi"/>
        </w:rPr>
        <w:t>).</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headerReference w:type="default" r:id="rId142"/>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FF01EC">
      <w:pPr>
        <w:pStyle w:val="H2"/>
        <w:rPr>
          <w:rFonts w:asciiTheme="minorHAnsi" w:hAnsiTheme="minorHAnsi"/>
        </w:rPr>
      </w:pPr>
      <w:bookmarkStart w:id="378" w:name="_Toc146731530"/>
      <w:bookmarkStart w:id="379" w:name="_Toc146732905"/>
      <w:bookmarkStart w:id="380" w:name="_Toc290215058"/>
      <w:bookmarkStart w:id="381" w:name="_Toc383697592"/>
      <w:r w:rsidRPr="00EE0B97">
        <w:rPr>
          <w:rFonts w:asciiTheme="minorHAnsi" w:hAnsiTheme="minorHAnsi"/>
        </w:rPr>
        <w:lastRenderedPageBreak/>
        <w:t>The High Seas</w:t>
      </w:r>
      <w:bookmarkEnd w:id="378"/>
      <w:bookmarkEnd w:id="379"/>
      <w:bookmarkEnd w:id="380"/>
      <w:bookmarkEnd w:id="381"/>
    </w:p>
    <w:p w:rsidR="004904FD" w:rsidRPr="00EE0B97" w:rsidRDefault="00665477">
      <w:pPr>
        <w:pStyle w:val="Quote1"/>
        <w:rPr>
          <w:rFonts w:asciiTheme="minorHAnsi" w:hAnsiTheme="minorHAnsi"/>
          <w:szCs w:val="24"/>
        </w:rPr>
      </w:pPr>
      <w:r w:rsidRPr="00EE0B97">
        <w:rPr>
          <w:rFonts w:asciiTheme="minorHAnsi" w:hAnsiTheme="minorHAnsi"/>
          <w:szCs w:val="24"/>
        </w:rPr>
        <w:t>If people concentrated on the really</w:t>
      </w:r>
      <w:r w:rsidRPr="00EE0B97">
        <w:rPr>
          <w:rFonts w:asciiTheme="minorHAnsi" w:hAnsiTheme="minorHAnsi"/>
          <w:szCs w:val="24"/>
        </w:rPr>
        <w:br/>
        <w:t>important things in life,</w:t>
      </w:r>
      <w:r w:rsidRPr="00EE0B97">
        <w:rPr>
          <w:rFonts w:asciiTheme="minorHAnsi" w:hAnsiTheme="minorHAnsi"/>
          <w:szCs w:val="24"/>
        </w:rPr>
        <w:br/>
        <w:t>there'd be a shortage of fishing poles.</w:t>
      </w:r>
      <w:r w:rsidRPr="00EE0B97">
        <w:rPr>
          <w:rFonts w:asciiTheme="minorHAnsi" w:hAnsiTheme="minorHAnsi"/>
          <w:szCs w:val="24"/>
        </w:rPr>
        <w:br/>
        <w:t>-- Doug Larson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Captain, they've already said</w:t>
      </w:r>
      <w:r w:rsidRPr="00EE0B97">
        <w:rPr>
          <w:rFonts w:asciiTheme="minorHAnsi" w:hAnsiTheme="minorHAnsi"/>
          <w:szCs w:val="24"/>
        </w:rPr>
        <w:br/>
        <w:t>they're going to swab the decks with our blood!</w:t>
      </w:r>
      <w:r w:rsidRPr="00EE0B97">
        <w:rPr>
          <w:rFonts w:asciiTheme="minorHAnsi" w:hAnsiTheme="minorHAnsi"/>
          <w:szCs w:val="24"/>
        </w:rPr>
        <w:br/>
        <w:t>-- John Hawkins</w:t>
      </w:r>
      <w:r w:rsidRPr="00EE0B97">
        <w:rPr>
          <w:rStyle w:val="FootnoteReference"/>
          <w:rFonts w:asciiTheme="minorHAnsi" w:hAnsiTheme="minorHAnsi"/>
          <w:szCs w:val="24"/>
        </w:rPr>
        <w:footnoteReference w:id="85"/>
      </w:r>
      <w:r w:rsidRPr="00EE0B97">
        <w:rPr>
          <w:rFonts w:asciiTheme="minorHAnsi" w:hAnsiTheme="minorHAnsi"/>
          <w:szCs w:val="24"/>
        </w:rPr>
        <w:t xml:space="preserve"> --</w:t>
      </w:r>
    </w:p>
    <w:p w:rsidR="004904FD" w:rsidRPr="00EE0B97" w:rsidRDefault="00665477" w:rsidP="00823112">
      <w:pPr>
        <w:pStyle w:val="H3"/>
        <w:rPr>
          <w:rFonts w:asciiTheme="minorHAnsi" w:hAnsiTheme="minorHAnsi"/>
        </w:rPr>
      </w:pPr>
      <w:bookmarkStart w:id="382" w:name="_Toc146732906"/>
      <w:bookmarkStart w:id="383" w:name="_Toc383697593"/>
      <w:r w:rsidRPr="00EE0B97">
        <w:rPr>
          <w:rFonts w:asciiTheme="minorHAnsi" w:hAnsiTheme="minorHAnsi"/>
        </w:rPr>
        <w:t>Pollution</w:t>
      </w:r>
      <w:bookmarkEnd w:id="382"/>
      <w:bookmarkEnd w:id="383"/>
    </w:p>
    <w:p w:rsidR="00306753" w:rsidRPr="00EE0B97" w:rsidRDefault="00306753" w:rsidP="00306753">
      <w:pPr>
        <w:pStyle w:val="Quote1"/>
        <w:rPr>
          <w:rFonts w:asciiTheme="minorHAnsi" w:hAnsiTheme="minorHAnsi"/>
        </w:rPr>
      </w:pPr>
      <w:r w:rsidRPr="00EE0B97">
        <w:rPr>
          <w:rFonts w:asciiTheme="minorHAnsi" w:hAnsiTheme="minorHAnsi"/>
        </w:rPr>
        <w:t>The flood of money that gushes into politics today</w:t>
      </w:r>
    </w:p>
    <w:p w:rsidR="00306753" w:rsidRPr="00EE0B97" w:rsidRDefault="00306753" w:rsidP="00306753">
      <w:pPr>
        <w:pStyle w:val="Quote1"/>
        <w:rPr>
          <w:rFonts w:asciiTheme="minorHAnsi" w:hAnsiTheme="minorHAnsi"/>
        </w:rPr>
      </w:pPr>
      <w:r w:rsidRPr="00EE0B97">
        <w:rPr>
          <w:rFonts w:asciiTheme="minorHAnsi" w:hAnsiTheme="minorHAnsi"/>
        </w:rPr>
        <w:t xml:space="preserve">is a pollution of democracy. </w:t>
      </w:r>
    </w:p>
    <w:p w:rsidR="007F085A" w:rsidRPr="00EE0B97" w:rsidRDefault="00306753" w:rsidP="00306753">
      <w:pPr>
        <w:pStyle w:val="Quote1"/>
        <w:rPr>
          <w:rFonts w:asciiTheme="minorHAnsi" w:hAnsiTheme="minorHAnsi"/>
        </w:rPr>
      </w:pPr>
      <w:r w:rsidRPr="00EE0B97">
        <w:rPr>
          <w:rFonts w:asciiTheme="minorHAnsi" w:hAnsiTheme="minorHAnsi"/>
        </w:rPr>
        <w:t>-- Theodore White --</w:t>
      </w:r>
    </w:p>
    <w:p w:rsidR="00306753" w:rsidRPr="00EE0B97" w:rsidRDefault="00306753" w:rsidP="00306753">
      <w:pPr>
        <w:pStyle w:val="Quote1"/>
        <w:rPr>
          <w:rFonts w:asciiTheme="minorHAnsi" w:hAnsiTheme="minorHAnsi"/>
        </w:rPr>
      </w:pPr>
    </w:p>
    <w:p w:rsidR="00306753" w:rsidRPr="00EE0B97" w:rsidRDefault="00306753" w:rsidP="00306753">
      <w:pPr>
        <w:pStyle w:val="Quote1"/>
        <w:rPr>
          <w:rFonts w:asciiTheme="minorHAnsi" w:hAnsiTheme="minorHAnsi"/>
        </w:rPr>
      </w:pPr>
      <w:r w:rsidRPr="00EE0B97">
        <w:rPr>
          <w:rFonts w:asciiTheme="minorHAnsi" w:hAnsiTheme="minorHAnsi"/>
        </w:rPr>
        <w:t>There's so much pollution in the air now</w:t>
      </w:r>
    </w:p>
    <w:p w:rsidR="00306753" w:rsidRPr="00EE0B97" w:rsidRDefault="00306753" w:rsidP="00306753">
      <w:pPr>
        <w:pStyle w:val="Quote1"/>
        <w:rPr>
          <w:rFonts w:asciiTheme="minorHAnsi" w:hAnsiTheme="minorHAnsi"/>
        </w:rPr>
      </w:pPr>
      <w:r w:rsidRPr="00EE0B97">
        <w:rPr>
          <w:rFonts w:asciiTheme="minorHAnsi" w:hAnsiTheme="minorHAnsi"/>
        </w:rPr>
        <w:t xml:space="preserve">that if it weren't for our lungs </w:t>
      </w:r>
      <w:r w:rsidR="00FF6CDB" w:rsidRPr="00EE0B97">
        <w:rPr>
          <w:rFonts w:asciiTheme="minorHAnsi" w:hAnsiTheme="minorHAnsi"/>
        </w:rPr>
        <w:br/>
      </w:r>
      <w:r w:rsidRPr="00EE0B97">
        <w:rPr>
          <w:rFonts w:asciiTheme="minorHAnsi" w:hAnsiTheme="minorHAnsi"/>
        </w:rPr>
        <w:t xml:space="preserve">there'd be no place to put it all. </w:t>
      </w:r>
    </w:p>
    <w:p w:rsidR="00306753" w:rsidRPr="00EE0B97" w:rsidRDefault="00FF6CDB" w:rsidP="00306753">
      <w:pPr>
        <w:pStyle w:val="Quote1"/>
        <w:rPr>
          <w:rFonts w:asciiTheme="minorHAnsi" w:hAnsiTheme="minorHAnsi"/>
        </w:rPr>
      </w:pPr>
      <w:r w:rsidRPr="00EE0B97">
        <w:rPr>
          <w:rFonts w:asciiTheme="minorHAnsi" w:hAnsiTheme="minorHAnsi"/>
        </w:rPr>
        <w:t xml:space="preserve">-- </w:t>
      </w:r>
      <w:r w:rsidR="00306753" w:rsidRPr="00EE0B97">
        <w:rPr>
          <w:rFonts w:asciiTheme="minorHAnsi" w:hAnsiTheme="minorHAnsi"/>
        </w:rPr>
        <w:t>Robert Orben</w:t>
      </w:r>
      <w:r w:rsidRPr="00EE0B97">
        <w:rPr>
          <w:rFonts w:asciiTheme="minorHAnsi" w:hAnsiTheme="minorHAnsi"/>
        </w:rPr>
        <w:t xml:space="preserve"> --</w:t>
      </w:r>
    </w:p>
    <w:p w:rsidR="007F085A" w:rsidRPr="00EE0B97" w:rsidRDefault="007F085A">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air and the seas know no boundaries. When one country pollutes, the entire world suffers. To whom can the world turn for protection?</w:t>
      </w:r>
    </w:p>
    <w:p w:rsidR="004904FD" w:rsidRPr="00EE0B97" w:rsidRDefault="004904FD">
      <w:pPr>
        <w:rPr>
          <w:rFonts w:asciiTheme="minorHAnsi" w:hAnsiTheme="minorHAnsi"/>
        </w:rPr>
      </w:pPr>
    </w:p>
    <w:p w:rsidR="004904FD" w:rsidRPr="00EE0B97" w:rsidRDefault="000D6AB8">
      <w:pPr>
        <w:rPr>
          <w:rFonts w:asciiTheme="minorHAnsi" w:hAnsiTheme="minorHAnsi"/>
        </w:rPr>
      </w:pPr>
      <w:r w:rsidRPr="00EE0B97">
        <w:rPr>
          <w:rFonts w:asciiTheme="minorHAnsi" w:hAnsiTheme="minorHAnsi"/>
        </w:rPr>
        <w:t>The Environmental Protection Agency (EPA) deal</w:t>
      </w:r>
      <w:r w:rsidR="00913255" w:rsidRPr="00EE0B97">
        <w:rPr>
          <w:rFonts w:asciiTheme="minorHAnsi" w:hAnsiTheme="minorHAnsi"/>
        </w:rPr>
        <w:t>s</w:t>
      </w:r>
      <w:r w:rsidRPr="00EE0B97">
        <w:rPr>
          <w:rFonts w:asciiTheme="minorHAnsi" w:hAnsiTheme="minorHAnsi"/>
        </w:rPr>
        <w:t xml:space="preserve"> with global environmental issues. </w:t>
      </w:r>
      <w:r w:rsidR="00665477" w:rsidRPr="00EE0B97">
        <w:rPr>
          <w:rFonts w:asciiTheme="minorHAnsi" w:hAnsiTheme="minorHAnsi"/>
        </w:rPr>
        <w:t xml:space="preserve">The EPA monitors the air and the seas and can take suitable actions to protect both. In the limited case of protecting the environment, the EPA has the authority to fine all offending parties, as well as the authority to seize property if necessary. The EPA also has the authority to place tariffs on all countries, not just member countries. It is the only agency </w:t>
      </w:r>
      <w:r w:rsidRPr="00EE0B97">
        <w:rPr>
          <w:rFonts w:asciiTheme="minorHAnsi" w:hAnsiTheme="minorHAnsi"/>
        </w:rPr>
        <w:t xml:space="preserve">in the UCOE </w:t>
      </w:r>
      <w:r w:rsidR="00665477" w:rsidRPr="00EE0B97">
        <w:rPr>
          <w:rFonts w:asciiTheme="minorHAnsi" w:hAnsiTheme="minorHAnsi"/>
        </w:rPr>
        <w:t>that has this power.</w:t>
      </w:r>
    </w:p>
    <w:p w:rsidR="00B90180" w:rsidRPr="00EE0B97" w:rsidRDefault="00B90180">
      <w:pPr>
        <w:rPr>
          <w:rFonts w:asciiTheme="minorHAnsi" w:hAnsiTheme="minorHAnsi"/>
        </w:rPr>
      </w:pPr>
    </w:p>
    <w:p w:rsidR="004904FD" w:rsidRPr="00EE0B97" w:rsidRDefault="00665477" w:rsidP="00823112">
      <w:pPr>
        <w:pStyle w:val="H3"/>
        <w:rPr>
          <w:rFonts w:asciiTheme="minorHAnsi" w:hAnsiTheme="minorHAnsi"/>
          <w:noProof/>
        </w:rPr>
      </w:pPr>
      <w:bookmarkStart w:id="384" w:name="_Toc146732907"/>
      <w:bookmarkStart w:id="385" w:name="_Toc383697594"/>
      <w:r w:rsidRPr="00EE0B97">
        <w:rPr>
          <w:rFonts w:asciiTheme="minorHAnsi" w:hAnsiTheme="minorHAnsi"/>
          <w:noProof/>
        </w:rPr>
        <w:lastRenderedPageBreak/>
        <w:t>What About The Fis</w:t>
      </w:r>
      <w:r w:rsidR="00CA2D2C" w:rsidRPr="00EE0B97">
        <w:rPr>
          <w:rFonts w:asciiTheme="minorHAnsi" w:hAnsiTheme="minorHAnsi"/>
          <w:noProof/>
        </w:rPr>
        <w:t>h</w:t>
      </w:r>
      <w:r w:rsidRPr="00EE0B97">
        <w:rPr>
          <w:rFonts w:asciiTheme="minorHAnsi" w:hAnsiTheme="minorHAnsi"/>
          <w:noProof/>
        </w:rPr>
        <w:t>ies?</w:t>
      </w:r>
      <w:bookmarkEnd w:id="384"/>
      <w:bookmarkEnd w:id="385"/>
    </w:p>
    <w:p w:rsidR="007F085A" w:rsidRPr="00EE0B97" w:rsidRDefault="00C352C8" w:rsidP="007F085A">
      <w:pPr>
        <w:pStyle w:val="Quote1"/>
        <w:rPr>
          <w:rFonts w:asciiTheme="minorHAnsi" w:hAnsiTheme="minorHAnsi"/>
        </w:rPr>
      </w:pPr>
      <w:r w:rsidRPr="00EE0B97">
        <w:rPr>
          <w:rFonts w:asciiTheme="minorHAnsi" w:hAnsiTheme="minorHAnsi"/>
        </w:rPr>
        <w:t xml:space="preserve">There are two types of fisherman - </w:t>
      </w:r>
      <w:r w:rsidRPr="00EE0B97">
        <w:rPr>
          <w:rFonts w:asciiTheme="minorHAnsi" w:hAnsiTheme="minorHAnsi"/>
        </w:rPr>
        <w:br/>
        <w:t>those who fish for sport and those who fish for fish.</w:t>
      </w:r>
      <w:r w:rsidRPr="00EE0B97">
        <w:rPr>
          <w:rFonts w:asciiTheme="minorHAnsi" w:hAnsiTheme="minorHAnsi"/>
        </w:rPr>
        <w:br/>
        <w:t>-- Author Unknown --</w:t>
      </w:r>
    </w:p>
    <w:p w:rsidR="00C352C8" w:rsidRPr="00EE0B97" w:rsidRDefault="00C352C8" w:rsidP="007F085A">
      <w:pPr>
        <w:pStyle w:val="Quote1"/>
        <w:rPr>
          <w:rFonts w:asciiTheme="minorHAnsi" w:hAnsiTheme="minorHAnsi"/>
        </w:rPr>
      </w:pPr>
    </w:p>
    <w:p w:rsidR="00C352C8" w:rsidRPr="00EE0B97" w:rsidRDefault="00C352C8" w:rsidP="007F085A">
      <w:pPr>
        <w:pStyle w:val="Quote1"/>
        <w:rPr>
          <w:rFonts w:asciiTheme="minorHAnsi" w:hAnsiTheme="minorHAnsi"/>
        </w:rPr>
      </w:pPr>
      <w:r w:rsidRPr="00EE0B97">
        <w:rPr>
          <w:rFonts w:asciiTheme="minorHAnsi" w:hAnsiTheme="minorHAnsi"/>
        </w:rPr>
        <w:t xml:space="preserve">Many men go fishing all of their lives </w:t>
      </w:r>
    </w:p>
    <w:p w:rsidR="00C352C8" w:rsidRPr="00EE0B97" w:rsidRDefault="00C352C8" w:rsidP="007F085A">
      <w:pPr>
        <w:pStyle w:val="Quote1"/>
        <w:rPr>
          <w:rFonts w:asciiTheme="minorHAnsi" w:hAnsiTheme="minorHAnsi"/>
        </w:rPr>
      </w:pPr>
      <w:r w:rsidRPr="00EE0B97">
        <w:rPr>
          <w:rFonts w:asciiTheme="minorHAnsi" w:hAnsiTheme="minorHAnsi"/>
        </w:rPr>
        <w:t xml:space="preserve">without knowing that it is not fish they are after. </w:t>
      </w:r>
    </w:p>
    <w:p w:rsidR="00C352C8" w:rsidRPr="00EE0B97" w:rsidRDefault="00C352C8" w:rsidP="007F085A">
      <w:pPr>
        <w:pStyle w:val="Quote1"/>
        <w:rPr>
          <w:rFonts w:asciiTheme="minorHAnsi" w:hAnsiTheme="minorHAnsi"/>
        </w:rPr>
      </w:pPr>
      <w:r w:rsidRPr="00EE0B97">
        <w:rPr>
          <w:rFonts w:asciiTheme="minorHAnsi" w:hAnsiTheme="minorHAnsi"/>
        </w:rPr>
        <w:t>-- Henry David Thoreau --</w:t>
      </w:r>
    </w:p>
    <w:p w:rsidR="007F085A" w:rsidRPr="00EE0B97" w:rsidRDefault="007F085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People have been depending on the bounty of the sea from pre-historic times. But people have taken more from the oceans than the oceans can replace. Throughout the world, </w:t>
      </w:r>
      <w:r w:rsidR="00913255" w:rsidRPr="00EE0B97">
        <w:rPr>
          <w:rFonts w:asciiTheme="minorHAnsi" w:hAnsiTheme="minorHAnsi"/>
        </w:rPr>
        <w:t>over-fishing is depleting the seas</w:t>
      </w:r>
      <w:r w:rsidRPr="00EE0B97">
        <w:rPr>
          <w:rFonts w:asciiTheme="minorHAnsi" w:hAnsiTheme="minorHAnsi"/>
        </w:rPr>
        <w:t>.</w:t>
      </w:r>
    </w:p>
    <w:p w:rsidR="00030AE5" w:rsidRPr="00EE0B97" w:rsidRDefault="00030AE5">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Department of Fisheries, a branch of the EPA, </w:t>
      </w:r>
      <w:r w:rsidR="00913255" w:rsidRPr="00EE0B97">
        <w:rPr>
          <w:rFonts w:asciiTheme="minorHAnsi" w:hAnsiTheme="minorHAnsi"/>
        </w:rPr>
        <w:t>exists</w:t>
      </w:r>
      <w:r w:rsidRPr="00EE0B97">
        <w:rPr>
          <w:rFonts w:asciiTheme="minorHAnsi" w:hAnsiTheme="minorHAnsi"/>
        </w:rPr>
        <w:t xml:space="preserve"> to ensure the survival of the fishing industry. It is the duty of the Fisheries Department to prevent over-fishing, and ensure the </w:t>
      </w:r>
      <w:r w:rsidR="00862604" w:rsidRPr="00EE0B97">
        <w:rPr>
          <w:rFonts w:asciiTheme="minorHAnsi" w:hAnsiTheme="minorHAnsi"/>
        </w:rPr>
        <w:t xml:space="preserve">health of the </w:t>
      </w:r>
      <w:r w:rsidRPr="00EE0B97">
        <w:rPr>
          <w:rFonts w:asciiTheme="minorHAnsi" w:hAnsiTheme="minorHAnsi"/>
        </w:rPr>
        <w:t>seas. One of its functions is to keep the oceans stocked with fish by maintaining fish nurseries. These nurseries then release these fish into the ocean.</w:t>
      </w:r>
    </w:p>
    <w:p w:rsidR="004904FD" w:rsidRPr="00EE0B97" w:rsidRDefault="004904FD">
      <w:pPr>
        <w:widowControl w:val="0"/>
        <w:rPr>
          <w:rFonts w:asciiTheme="minorHAnsi" w:hAnsiTheme="minorHAnsi"/>
        </w:rPr>
      </w:pPr>
    </w:p>
    <w:p w:rsidR="000D6AB8" w:rsidRPr="00EE0B97" w:rsidRDefault="000F1482">
      <w:pPr>
        <w:widowControl w:val="0"/>
        <w:rPr>
          <w:rFonts w:asciiTheme="minorHAnsi" w:hAnsiTheme="minorHAnsi"/>
        </w:rPr>
      </w:pPr>
      <w:r w:rsidRPr="00EE0B97">
        <w:rPr>
          <w:rFonts w:asciiTheme="minorHAnsi" w:hAnsiTheme="minorHAnsi"/>
        </w:rPr>
        <w:t xml:space="preserve">Fishing ships </w:t>
      </w:r>
      <w:r w:rsidR="00862604" w:rsidRPr="00EE0B97">
        <w:rPr>
          <w:rFonts w:asciiTheme="minorHAnsi" w:hAnsiTheme="minorHAnsi"/>
        </w:rPr>
        <w:t xml:space="preserve">pay </w:t>
      </w:r>
      <w:r w:rsidRPr="00EE0B97">
        <w:rPr>
          <w:rFonts w:asciiTheme="minorHAnsi" w:hAnsiTheme="minorHAnsi"/>
        </w:rPr>
        <w:t xml:space="preserve">tax based on what they take out of the seas – even if </w:t>
      </w:r>
      <w:r w:rsidR="00862604" w:rsidRPr="00EE0B97">
        <w:rPr>
          <w:rFonts w:asciiTheme="minorHAnsi" w:hAnsiTheme="minorHAnsi"/>
        </w:rPr>
        <w:t xml:space="preserve">they throw </w:t>
      </w:r>
      <w:r w:rsidRPr="00EE0B97">
        <w:rPr>
          <w:rFonts w:asciiTheme="minorHAnsi" w:hAnsiTheme="minorHAnsi"/>
        </w:rPr>
        <w:t>most of it back again</w:t>
      </w:r>
      <w:r w:rsidR="003D7F83" w:rsidRPr="00EE0B97">
        <w:rPr>
          <w:rStyle w:val="FootnoteReference"/>
          <w:rFonts w:asciiTheme="minorHAnsi" w:hAnsiTheme="minorHAnsi"/>
        </w:rPr>
        <w:footnoteReference w:id="86"/>
      </w:r>
      <w:r w:rsidRPr="00EE0B97">
        <w:rPr>
          <w:rFonts w:asciiTheme="minorHAnsi" w:hAnsiTheme="minorHAnsi"/>
        </w:rPr>
        <w:t>.</w:t>
      </w:r>
      <w:r w:rsidR="003D7F83" w:rsidRPr="00EE0B97">
        <w:rPr>
          <w:rFonts w:asciiTheme="minorHAnsi" w:hAnsiTheme="minorHAnsi"/>
        </w:rPr>
        <w:t xml:space="preserve"> This money is used to</w:t>
      </w:r>
      <w:r w:rsidR="00665477" w:rsidRPr="00EE0B97">
        <w:rPr>
          <w:rFonts w:asciiTheme="minorHAnsi" w:hAnsiTheme="minorHAnsi"/>
        </w:rPr>
        <w:t xml:space="preserve"> finances the Fisheries Department. </w:t>
      </w:r>
      <w:r w:rsidR="000D6AB8" w:rsidRPr="00EE0B97">
        <w:rPr>
          <w:rFonts w:asciiTheme="minorHAnsi" w:hAnsiTheme="minorHAnsi"/>
        </w:rPr>
        <w:t xml:space="preserve">Each species of sea </w:t>
      </w:r>
      <w:r w:rsidR="00706165" w:rsidRPr="00EE0B97">
        <w:rPr>
          <w:rFonts w:asciiTheme="minorHAnsi" w:hAnsiTheme="minorHAnsi"/>
        </w:rPr>
        <w:t>life has an associated tax. This tax applies even if the boat discards most of its haul. Only sea life unharmed by the fishing process is exempt from the tax.</w:t>
      </w:r>
    </w:p>
    <w:p w:rsidR="00443529" w:rsidRPr="00EE0B97" w:rsidRDefault="00443529" w:rsidP="00823112">
      <w:pPr>
        <w:pStyle w:val="H3"/>
        <w:rPr>
          <w:rFonts w:asciiTheme="minorHAnsi" w:hAnsiTheme="minorHAnsi"/>
        </w:rPr>
      </w:pPr>
      <w:bookmarkStart w:id="386" w:name="_Toc383697595"/>
      <w:r w:rsidRPr="00EE0B97">
        <w:rPr>
          <w:rFonts w:asciiTheme="minorHAnsi" w:hAnsiTheme="minorHAnsi"/>
        </w:rPr>
        <w:t xml:space="preserve">New Ways </w:t>
      </w:r>
      <w:r w:rsidR="00FF1C21" w:rsidRPr="00EE0B97">
        <w:rPr>
          <w:rFonts w:asciiTheme="minorHAnsi" w:hAnsiTheme="minorHAnsi"/>
        </w:rPr>
        <w:t>for</w:t>
      </w:r>
      <w:r w:rsidRPr="00EE0B97">
        <w:rPr>
          <w:rFonts w:asciiTheme="minorHAnsi" w:hAnsiTheme="minorHAnsi"/>
        </w:rPr>
        <w:t xml:space="preserve"> Old Fishies</w:t>
      </w:r>
      <w:bookmarkEnd w:id="386"/>
    </w:p>
    <w:p w:rsidR="00185824" w:rsidRPr="00EE0B97" w:rsidRDefault="00185824" w:rsidP="007F085A">
      <w:pPr>
        <w:pStyle w:val="Quote1"/>
        <w:rPr>
          <w:rFonts w:asciiTheme="minorHAnsi" w:hAnsiTheme="minorHAnsi"/>
        </w:rPr>
      </w:pPr>
      <w:r w:rsidRPr="00EE0B97">
        <w:rPr>
          <w:rFonts w:asciiTheme="minorHAnsi" w:hAnsiTheme="minorHAnsi"/>
        </w:rPr>
        <w:t xml:space="preserve">Fishermen, like the rest of humankind, </w:t>
      </w:r>
    </w:p>
    <w:p w:rsidR="00185824" w:rsidRPr="00EE0B97" w:rsidRDefault="00185824" w:rsidP="007F085A">
      <w:pPr>
        <w:pStyle w:val="Quote1"/>
        <w:rPr>
          <w:rFonts w:asciiTheme="minorHAnsi" w:hAnsiTheme="minorHAnsi"/>
        </w:rPr>
      </w:pPr>
      <w:r w:rsidRPr="00EE0B97">
        <w:rPr>
          <w:rFonts w:asciiTheme="minorHAnsi" w:hAnsiTheme="minorHAnsi"/>
        </w:rPr>
        <w:t>will talk relentlessly and authoritatively</w:t>
      </w:r>
    </w:p>
    <w:p w:rsidR="00185824" w:rsidRPr="00EE0B97" w:rsidRDefault="00185824" w:rsidP="007F085A">
      <w:pPr>
        <w:pStyle w:val="Quote1"/>
        <w:rPr>
          <w:rFonts w:asciiTheme="minorHAnsi" w:hAnsiTheme="minorHAnsi"/>
        </w:rPr>
      </w:pPr>
      <w:r w:rsidRPr="00EE0B97">
        <w:rPr>
          <w:rFonts w:asciiTheme="minorHAnsi" w:hAnsiTheme="minorHAnsi"/>
        </w:rPr>
        <w:t>about what they understand least.</w:t>
      </w:r>
    </w:p>
    <w:p w:rsidR="007F085A" w:rsidRPr="00EE0B97" w:rsidRDefault="00185824" w:rsidP="007F085A">
      <w:pPr>
        <w:pStyle w:val="Quote1"/>
        <w:rPr>
          <w:rFonts w:asciiTheme="minorHAnsi" w:hAnsiTheme="minorHAnsi"/>
        </w:rPr>
      </w:pPr>
      <w:r w:rsidRPr="00EE0B97">
        <w:rPr>
          <w:rFonts w:asciiTheme="minorHAnsi" w:hAnsiTheme="minorHAnsi"/>
        </w:rPr>
        <w:t>-- Ted Leeson --</w:t>
      </w:r>
    </w:p>
    <w:p w:rsidR="00944430" w:rsidRPr="00EE0B97" w:rsidRDefault="00944430" w:rsidP="007F085A">
      <w:pPr>
        <w:pStyle w:val="Quote1"/>
        <w:rPr>
          <w:rFonts w:asciiTheme="minorHAnsi" w:hAnsiTheme="minorHAnsi"/>
        </w:rPr>
      </w:pPr>
    </w:p>
    <w:p w:rsidR="00944430" w:rsidRPr="00EE0B97" w:rsidRDefault="00944430" w:rsidP="007F085A">
      <w:pPr>
        <w:pStyle w:val="Quote1"/>
        <w:rPr>
          <w:rFonts w:asciiTheme="minorHAnsi" w:hAnsiTheme="minorHAnsi"/>
        </w:rPr>
      </w:pPr>
      <w:r w:rsidRPr="00EE0B97">
        <w:rPr>
          <w:rFonts w:asciiTheme="minorHAnsi" w:hAnsiTheme="minorHAnsi"/>
        </w:rPr>
        <w:t>To get something you never had,</w:t>
      </w:r>
    </w:p>
    <w:p w:rsidR="00944430" w:rsidRPr="00EE0B97" w:rsidRDefault="00944430" w:rsidP="007F085A">
      <w:pPr>
        <w:pStyle w:val="Quote1"/>
        <w:rPr>
          <w:rFonts w:asciiTheme="minorHAnsi" w:hAnsiTheme="minorHAnsi"/>
        </w:rPr>
      </w:pPr>
      <w:r w:rsidRPr="00EE0B97">
        <w:rPr>
          <w:rFonts w:asciiTheme="minorHAnsi" w:hAnsiTheme="minorHAnsi"/>
        </w:rPr>
        <w:t>you have to do something you never did.</w:t>
      </w:r>
    </w:p>
    <w:p w:rsidR="00944430" w:rsidRPr="00EE0B97" w:rsidRDefault="00944430" w:rsidP="007F085A">
      <w:pPr>
        <w:pStyle w:val="Quote1"/>
        <w:rPr>
          <w:rFonts w:asciiTheme="minorHAnsi" w:hAnsiTheme="minorHAnsi"/>
        </w:rPr>
      </w:pPr>
      <w:r w:rsidRPr="00EE0B97">
        <w:rPr>
          <w:rFonts w:asciiTheme="minorHAnsi" w:hAnsiTheme="minorHAnsi"/>
        </w:rPr>
        <w:t>-- Unknown --</w:t>
      </w:r>
    </w:p>
    <w:p w:rsidR="007F085A" w:rsidRPr="00EE0B97" w:rsidRDefault="007F085A">
      <w:pPr>
        <w:widowControl w:val="0"/>
        <w:rPr>
          <w:rFonts w:asciiTheme="minorHAnsi" w:hAnsiTheme="minorHAnsi"/>
        </w:rPr>
      </w:pPr>
    </w:p>
    <w:p w:rsidR="00317E58" w:rsidRPr="00EE0B97" w:rsidRDefault="00862604">
      <w:pPr>
        <w:widowControl w:val="0"/>
        <w:rPr>
          <w:rFonts w:asciiTheme="minorHAnsi" w:hAnsiTheme="minorHAnsi"/>
        </w:rPr>
      </w:pPr>
      <w:r w:rsidRPr="00EE0B97">
        <w:rPr>
          <w:rFonts w:asciiTheme="minorHAnsi" w:hAnsiTheme="minorHAnsi"/>
        </w:rPr>
        <w:t>The Fisheries Department allows w</w:t>
      </w:r>
      <w:r w:rsidR="00706165" w:rsidRPr="00EE0B97">
        <w:rPr>
          <w:rFonts w:asciiTheme="minorHAnsi" w:hAnsiTheme="minorHAnsi"/>
        </w:rPr>
        <w:t>haling</w:t>
      </w:r>
      <w:r w:rsidR="00194F4B" w:rsidRPr="00EE0B97">
        <w:rPr>
          <w:rFonts w:asciiTheme="minorHAnsi" w:hAnsiTheme="minorHAnsi"/>
        </w:rPr>
        <w:t xml:space="preserve">, as </w:t>
      </w:r>
      <w:r w:rsidRPr="00EE0B97">
        <w:rPr>
          <w:rFonts w:asciiTheme="minorHAnsi" w:hAnsiTheme="minorHAnsi"/>
        </w:rPr>
        <w:t>well as</w:t>
      </w:r>
      <w:r w:rsidR="00194F4B" w:rsidRPr="00EE0B97">
        <w:rPr>
          <w:rFonts w:asciiTheme="minorHAnsi" w:hAnsiTheme="minorHAnsi"/>
        </w:rPr>
        <w:t xml:space="preserve"> sharking.</w:t>
      </w:r>
      <w:r w:rsidR="00317E58" w:rsidRPr="00EE0B97">
        <w:rPr>
          <w:rFonts w:asciiTheme="minorHAnsi" w:hAnsiTheme="minorHAnsi"/>
        </w:rPr>
        <w:t xml:space="preserve"> A company </w:t>
      </w:r>
      <w:r w:rsidR="00317E58" w:rsidRPr="00EE0B97">
        <w:rPr>
          <w:rFonts w:asciiTheme="minorHAnsi" w:hAnsiTheme="minorHAnsi"/>
        </w:rPr>
        <w:lastRenderedPageBreak/>
        <w:t xml:space="preserve">buys a pod of whales from the Fisheries Department. This pod </w:t>
      </w:r>
      <w:r w:rsidR="00E4175F" w:rsidRPr="00EE0B97">
        <w:rPr>
          <w:rFonts w:asciiTheme="minorHAnsi" w:hAnsiTheme="minorHAnsi"/>
        </w:rPr>
        <w:t>becomes the exclusive property of the company. The company may do whatever it wants with the pod.</w:t>
      </w:r>
    </w:p>
    <w:p w:rsidR="00317E58" w:rsidRPr="00EE0B97" w:rsidRDefault="00317E58">
      <w:pPr>
        <w:widowControl w:val="0"/>
        <w:rPr>
          <w:rFonts w:asciiTheme="minorHAnsi" w:hAnsiTheme="minorHAnsi"/>
        </w:rPr>
      </w:pPr>
    </w:p>
    <w:p w:rsidR="00317E58" w:rsidRPr="00EE0B97" w:rsidRDefault="00E4175F">
      <w:pPr>
        <w:widowControl w:val="0"/>
        <w:rPr>
          <w:rFonts w:asciiTheme="minorHAnsi" w:hAnsiTheme="minorHAnsi"/>
        </w:rPr>
      </w:pPr>
      <w:r w:rsidRPr="00EE0B97">
        <w:rPr>
          <w:rFonts w:asciiTheme="minorHAnsi" w:hAnsiTheme="minorHAnsi"/>
        </w:rPr>
        <w:t>The same is true for sharks. A company buys undersea property from the Fisheries Department in the area where sharks frequent. In this area</w:t>
      </w:r>
      <w:r w:rsidR="00862604" w:rsidRPr="00EE0B97">
        <w:rPr>
          <w:rFonts w:asciiTheme="minorHAnsi" w:hAnsiTheme="minorHAnsi"/>
        </w:rPr>
        <w:t>,</w:t>
      </w:r>
      <w:r w:rsidRPr="00EE0B97">
        <w:rPr>
          <w:rFonts w:asciiTheme="minorHAnsi" w:hAnsiTheme="minorHAnsi"/>
        </w:rPr>
        <w:t xml:space="preserve"> the company has exclusive sharking rights. The smallest area </w:t>
      </w:r>
      <w:r w:rsidR="00443529" w:rsidRPr="00EE0B97">
        <w:rPr>
          <w:rFonts w:asciiTheme="minorHAnsi" w:hAnsiTheme="minorHAnsi"/>
        </w:rPr>
        <w:t xml:space="preserve">sold </w:t>
      </w:r>
      <w:r w:rsidRPr="00EE0B97">
        <w:rPr>
          <w:rFonts w:asciiTheme="minorHAnsi" w:hAnsiTheme="minorHAnsi"/>
        </w:rPr>
        <w:t>is almost 1000 square miles.</w:t>
      </w:r>
    </w:p>
    <w:p w:rsidR="00317E58" w:rsidRPr="00EE0B97" w:rsidRDefault="00317E58">
      <w:pPr>
        <w:widowControl w:val="0"/>
        <w:rPr>
          <w:rFonts w:asciiTheme="minorHAnsi" w:hAnsiTheme="minorHAnsi"/>
        </w:rPr>
      </w:pPr>
    </w:p>
    <w:p w:rsidR="00E4175F" w:rsidRPr="00EE0B97" w:rsidRDefault="00E4175F">
      <w:pPr>
        <w:widowControl w:val="0"/>
        <w:rPr>
          <w:rFonts w:asciiTheme="minorHAnsi" w:hAnsiTheme="minorHAnsi"/>
        </w:rPr>
      </w:pPr>
      <w:r w:rsidRPr="00EE0B97">
        <w:rPr>
          <w:rFonts w:asciiTheme="minorHAnsi" w:hAnsiTheme="minorHAnsi"/>
        </w:rPr>
        <w:t>This policy of selling fishing</w:t>
      </w:r>
      <w:r w:rsidR="005A5444" w:rsidRPr="00EE0B97">
        <w:rPr>
          <w:rFonts w:asciiTheme="minorHAnsi" w:hAnsiTheme="minorHAnsi"/>
        </w:rPr>
        <w:t xml:space="preserve"> rights to large tracks of the sea and to pods of whales came from observations of elephant husbandry</w:t>
      </w:r>
      <w:r w:rsidR="00443529" w:rsidRPr="00EE0B97">
        <w:rPr>
          <w:rFonts w:asciiTheme="minorHAnsi" w:hAnsiTheme="minorHAnsi"/>
        </w:rPr>
        <w:t xml:space="preserve"> in Africa</w:t>
      </w:r>
      <w:r w:rsidR="005A5444" w:rsidRPr="00EE0B97">
        <w:rPr>
          <w:rFonts w:asciiTheme="minorHAnsi" w:hAnsiTheme="minorHAnsi"/>
        </w:rPr>
        <w:t>.</w:t>
      </w:r>
    </w:p>
    <w:p w:rsidR="00E4175F" w:rsidRPr="00EE0B97" w:rsidRDefault="00E4175F">
      <w:pPr>
        <w:widowControl w:val="0"/>
        <w:rPr>
          <w:rFonts w:asciiTheme="minorHAnsi" w:hAnsiTheme="minorHAnsi"/>
        </w:rPr>
      </w:pPr>
    </w:p>
    <w:p w:rsidR="00E4175F" w:rsidRPr="00EE0B97" w:rsidRDefault="00316E71">
      <w:pPr>
        <w:widowControl w:val="0"/>
        <w:rPr>
          <w:rFonts w:asciiTheme="minorHAnsi" w:hAnsiTheme="minorHAnsi"/>
        </w:rPr>
      </w:pPr>
      <w:r w:rsidRPr="00EE0B97">
        <w:rPr>
          <w:rFonts w:asciiTheme="minorHAnsi" w:hAnsiTheme="minorHAnsi"/>
        </w:rPr>
        <w:t>Studies show</w:t>
      </w:r>
      <w:r w:rsidR="00443529" w:rsidRPr="00EE0B97">
        <w:rPr>
          <w:rFonts w:asciiTheme="minorHAnsi" w:hAnsiTheme="minorHAnsi"/>
        </w:rPr>
        <w:t xml:space="preserve"> that when a village takes ownership of a </w:t>
      </w:r>
      <w:r w:rsidR="001E0020" w:rsidRPr="00EE0B97">
        <w:rPr>
          <w:rFonts w:asciiTheme="minorHAnsi" w:hAnsiTheme="minorHAnsi"/>
        </w:rPr>
        <w:t>herd</w:t>
      </w:r>
      <w:r w:rsidR="00443529" w:rsidRPr="00EE0B97">
        <w:rPr>
          <w:rFonts w:asciiTheme="minorHAnsi" w:hAnsiTheme="minorHAnsi"/>
        </w:rPr>
        <w:t xml:space="preserve"> of elephants, the </w:t>
      </w:r>
      <w:r w:rsidR="001E0020" w:rsidRPr="00EE0B97">
        <w:rPr>
          <w:rFonts w:asciiTheme="minorHAnsi" w:hAnsiTheme="minorHAnsi"/>
        </w:rPr>
        <w:t>number of elephants in the herd</w:t>
      </w:r>
      <w:r w:rsidR="00443529" w:rsidRPr="00EE0B97">
        <w:rPr>
          <w:rFonts w:asciiTheme="minorHAnsi" w:hAnsiTheme="minorHAnsi"/>
        </w:rPr>
        <w:t xml:space="preserve"> expands. </w:t>
      </w:r>
      <w:r w:rsidR="001E0020" w:rsidRPr="00EE0B97">
        <w:rPr>
          <w:rFonts w:asciiTheme="minorHAnsi" w:hAnsiTheme="minorHAnsi"/>
        </w:rPr>
        <w:t>Contrast this to elephants in animal reserves. The biggest problem in animal reserves is poaching. In exchange for the right to the elephant meat and ivory, the villagers protect the herd from poaching. It’s in the villagers’ interest to keep the elephants health</w:t>
      </w:r>
      <w:r w:rsidR="00A71E03" w:rsidRPr="00EE0B97">
        <w:rPr>
          <w:rFonts w:asciiTheme="minorHAnsi" w:hAnsiTheme="minorHAnsi"/>
        </w:rPr>
        <w:t>y and safe</w:t>
      </w:r>
      <w:r w:rsidR="001E0020" w:rsidRPr="00EE0B97">
        <w:rPr>
          <w:rFonts w:asciiTheme="minorHAnsi" w:hAnsiTheme="minorHAnsi"/>
        </w:rPr>
        <w:t>.</w:t>
      </w:r>
    </w:p>
    <w:p w:rsidR="00CD1E65" w:rsidRPr="00EE0B97" w:rsidRDefault="00CD1E65">
      <w:pPr>
        <w:widowControl w:val="0"/>
        <w:rPr>
          <w:rFonts w:asciiTheme="minorHAnsi" w:hAnsiTheme="minorHAnsi"/>
        </w:rPr>
      </w:pPr>
    </w:p>
    <w:p w:rsidR="00CD1E65" w:rsidRPr="00EE0B97" w:rsidRDefault="00CD1E65">
      <w:pPr>
        <w:widowControl w:val="0"/>
        <w:rPr>
          <w:rFonts w:asciiTheme="minorHAnsi" w:hAnsiTheme="minorHAnsi"/>
        </w:rPr>
      </w:pPr>
      <w:r w:rsidRPr="00EE0B97">
        <w:rPr>
          <w:rFonts w:asciiTheme="minorHAnsi" w:hAnsiTheme="minorHAnsi"/>
        </w:rPr>
        <w:t>Here are some links you might want to look at:</w:t>
      </w:r>
    </w:p>
    <w:p w:rsidR="00CD1E65" w:rsidRPr="00EE0B97" w:rsidRDefault="00CD1E65" w:rsidP="00CD1E65">
      <w:pPr>
        <w:pStyle w:val="ListParagraph"/>
        <w:widowControl w:val="0"/>
        <w:numPr>
          <w:ilvl w:val="0"/>
          <w:numId w:val="15"/>
        </w:numPr>
        <w:rPr>
          <w:rFonts w:asciiTheme="minorHAnsi" w:hAnsiTheme="minorHAnsi"/>
        </w:rPr>
      </w:pPr>
      <w:r w:rsidRPr="00EE0B97">
        <w:rPr>
          <w:rFonts w:asciiTheme="minorHAnsi" w:hAnsiTheme="minorHAnsi"/>
        </w:rPr>
        <w:t>http://mikeheine.blogspot.com/2006/05/grow-your-own-elephant-and-shoot-it.html</w:t>
      </w:r>
    </w:p>
    <w:p w:rsidR="00CD1E65" w:rsidRPr="00EE0B97" w:rsidRDefault="00A06940" w:rsidP="00CD1E65">
      <w:pPr>
        <w:pStyle w:val="ListParagraph"/>
        <w:widowControl w:val="0"/>
        <w:numPr>
          <w:ilvl w:val="0"/>
          <w:numId w:val="15"/>
        </w:numPr>
        <w:rPr>
          <w:rFonts w:asciiTheme="minorHAnsi" w:hAnsiTheme="minorHAnsi"/>
        </w:rPr>
      </w:pPr>
      <w:r w:rsidRPr="00EE0B97">
        <w:rPr>
          <w:rFonts w:asciiTheme="minorHAnsi" w:hAnsiTheme="minorHAnsi"/>
        </w:rPr>
        <w:t>http://www.reason.org/commentaries/dealessi_20030400.pdf</w:t>
      </w:r>
    </w:p>
    <w:p w:rsidR="00A06940" w:rsidRPr="00EE0B97" w:rsidRDefault="00A06940" w:rsidP="00CD1E65">
      <w:pPr>
        <w:pStyle w:val="ListParagraph"/>
        <w:widowControl w:val="0"/>
        <w:numPr>
          <w:ilvl w:val="0"/>
          <w:numId w:val="15"/>
        </w:numPr>
        <w:rPr>
          <w:rFonts w:asciiTheme="minorHAnsi" w:hAnsiTheme="minorHAnsi"/>
        </w:rPr>
      </w:pPr>
      <w:r w:rsidRPr="00EE0B97">
        <w:rPr>
          <w:rFonts w:asciiTheme="minorHAnsi" w:hAnsiTheme="minorHAnsi"/>
        </w:rPr>
        <w:t xml:space="preserve">Also Google </w:t>
      </w:r>
      <w:r w:rsidRPr="00EE0B97">
        <w:rPr>
          <w:rFonts w:asciiTheme="minorHAnsi" w:hAnsiTheme="minorHAnsi"/>
          <w:i/>
        </w:rPr>
        <w:t>Economic Incentives for Conservation</w:t>
      </w:r>
    </w:p>
    <w:p w:rsidR="00706165" w:rsidRPr="00EE0B97" w:rsidRDefault="00706165">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fisher folk elect the Minister of Fisheries. Every person licensed for commercial fishing holds one vote in the election process.</w:t>
      </w:r>
    </w:p>
    <w:p w:rsidR="004904FD" w:rsidRPr="00EE0B97" w:rsidRDefault="00665477" w:rsidP="00823112">
      <w:pPr>
        <w:pStyle w:val="H3"/>
        <w:rPr>
          <w:rFonts w:asciiTheme="minorHAnsi" w:hAnsiTheme="minorHAnsi"/>
        </w:rPr>
      </w:pPr>
      <w:bookmarkStart w:id="387" w:name="_Toc383697596"/>
      <w:r w:rsidRPr="00EE0B97">
        <w:rPr>
          <w:rFonts w:asciiTheme="minorHAnsi" w:hAnsiTheme="minorHAnsi"/>
        </w:rPr>
        <w:t xml:space="preserve">Revitalizing </w:t>
      </w:r>
      <w:r w:rsidR="00FF1C21" w:rsidRPr="00EE0B97">
        <w:rPr>
          <w:rFonts w:asciiTheme="minorHAnsi" w:hAnsiTheme="minorHAnsi"/>
        </w:rPr>
        <w:t>the</w:t>
      </w:r>
      <w:r w:rsidRPr="00EE0B97">
        <w:rPr>
          <w:rFonts w:asciiTheme="minorHAnsi" w:hAnsiTheme="minorHAnsi"/>
        </w:rPr>
        <w:t xml:space="preserve"> World</w:t>
      </w:r>
      <w:bookmarkEnd w:id="387"/>
    </w:p>
    <w:p w:rsidR="007F085A" w:rsidRPr="00EE0B97" w:rsidRDefault="00475ADD" w:rsidP="00475ADD">
      <w:pPr>
        <w:pStyle w:val="Quote1"/>
        <w:rPr>
          <w:rFonts w:asciiTheme="minorHAnsi" w:hAnsiTheme="minorHAnsi"/>
        </w:rPr>
      </w:pPr>
      <w:r w:rsidRPr="00EE0B97">
        <w:rPr>
          <w:rFonts w:asciiTheme="minorHAnsi" w:hAnsiTheme="minorHAnsi"/>
        </w:rPr>
        <w:t>The uniqueness of a person is made up of the insane</w:t>
      </w:r>
      <w:r w:rsidRPr="00EE0B97">
        <w:rPr>
          <w:rFonts w:asciiTheme="minorHAnsi" w:hAnsiTheme="minorHAnsi"/>
        </w:rPr>
        <w:br/>
        <w:t xml:space="preserve"> and twisted as much as it is of the rational and normal.</w:t>
      </w:r>
      <w:r w:rsidRPr="00EE0B97">
        <w:rPr>
          <w:rFonts w:asciiTheme="minorHAnsi" w:hAnsiTheme="minorHAnsi"/>
        </w:rPr>
        <w:br/>
        <w:t>-- Thomas Moore --</w:t>
      </w:r>
    </w:p>
    <w:p w:rsidR="00475ADD" w:rsidRPr="00EE0B97" w:rsidRDefault="00475ADD" w:rsidP="00475ADD">
      <w:pPr>
        <w:pStyle w:val="Quote1"/>
        <w:rPr>
          <w:rFonts w:asciiTheme="minorHAnsi" w:hAnsiTheme="minorHAnsi"/>
        </w:rPr>
      </w:pPr>
    </w:p>
    <w:p w:rsidR="00475ADD" w:rsidRPr="00EE0B97" w:rsidRDefault="00475ADD" w:rsidP="00475ADD">
      <w:pPr>
        <w:pStyle w:val="Quote1"/>
        <w:rPr>
          <w:rFonts w:asciiTheme="minorHAnsi" w:hAnsiTheme="minorHAnsi"/>
        </w:rPr>
      </w:pPr>
      <w:r w:rsidRPr="00EE0B97">
        <w:rPr>
          <w:rFonts w:asciiTheme="minorHAnsi" w:hAnsiTheme="minorHAnsi"/>
        </w:rPr>
        <w:t>It is at night that faith in light is admirable.</w:t>
      </w:r>
      <w:r w:rsidRPr="00EE0B97">
        <w:rPr>
          <w:rFonts w:asciiTheme="minorHAnsi" w:hAnsiTheme="minorHAnsi"/>
        </w:rPr>
        <w:br/>
        <w:t>-- Edmond Rostand --</w:t>
      </w:r>
    </w:p>
    <w:p w:rsidR="00475ADD" w:rsidRPr="00EE0B97" w:rsidRDefault="00475AD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Global warming, pollution and agricultural runoff are harming the marine ecosystem causing ever increasing dead zones. In these zones, no life can flourish for lack of oxygen in the water.</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To combat this, the EPA has started an ambitious project. They’ve placed oxygen generators in the dead zones of the oceans</w:t>
      </w:r>
      <w:r w:rsidR="00A71E03" w:rsidRPr="00EE0B97">
        <w:rPr>
          <w:rFonts w:asciiTheme="minorHAnsi" w:hAnsiTheme="minorHAnsi"/>
        </w:rPr>
        <w:t xml:space="preserve"> </w:t>
      </w:r>
      <w:r w:rsidRPr="00EE0B97">
        <w:rPr>
          <w:rFonts w:asciiTheme="minorHAnsi" w:hAnsiTheme="minorHAnsi"/>
        </w:rPr>
        <w:t xml:space="preserve">to force oxygen to </w:t>
      </w:r>
      <w:r w:rsidRPr="00EE0B97">
        <w:rPr>
          <w:rFonts w:asciiTheme="minorHAnsi" w:hAnsiTheme="minorHAnsi"/>
        </w:rPr>
        <w:lastRenderedPageBreak/>
        <w:t>normal levels.</w:t>
      </w:r>
      <w:r w:rsidR="00E04E86" w:rsidRPr="00EE0B97">
        <w:rPr>
          <w:rFonts w:asciiTheme="minorHAnsi" w:hAnsiTheme="minorHAnsi"/>
        </w:rPr>
        <w:t xml:space="preserve"> The simplest solution is to pump air into the bottom of the ocean through giant tubes. </w:t>
      </w:r>
      <w:r w:rsidR="00316E71" w:rsidRPr="00EE0B97">
        <w:rPr>
          <w:rFonts w:asciiTheme="minorHAnsi" w:hAnsiTheme="minorHAnsi"/>
        </w:rPr>
        <w:t xml:space="preserve">Wind turbines </w:t>
      </w:r>
      <w:r w:rsidR="008344EC" w:rsidRPr="00EE0B97">
        <w:rPr>
          <w:rFonts w:asciiTheme="minorHAnsi" w:hAnsiTheme="minorHAnsi"/>
        </w:rPr>
        <w:t xml:space="preserve">and ocean tides </w:t>
      </w:r>
      <w:r w:rsidR="00316E71" w:rsidRPr="00EE0B97">
        <w:rPr>
          <w:rFonts w:asciiTheme="minorHAnsi" w:hAnsiTheme="minorHAnsi"/>
        </w:rPr>
        <w:t>power this</w:t>
      </w:r>
      <w:r w:rsidR="00E04E86"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Photosynthesis normally only happens in the top 20m-200m of the ocean. Beyond this point, not enough light reaches for photosynthesis to occur. The EPA has placed</w:t>
      </w:r>
      <w:r w:rsidR="00A71E03" w:rsidRPr="00EE0B97">
        <w:rPr>
          <w:rFonts w:asciiTheme="minorHAnsi" w:hAnsiTheme="minorHAnsi"/>
        </w:rPr>
        <w:t xml:space="preserve"> </w:t>
      </w:r>
      <w:r w:rsidRPr="00EE0B97">
        <w:rPr>
          <w:rFonts w:asciiTheme="minorHAnsi" w:hAnsiTheme="minorHAnsi"/>
        </w:rPr>
        <w:t xml:space="preserve">giant </w:t>
      </w:r>
      <w:r w:rsidR="00030AE5" w:rsidRPr="00EE0B97">
        <w:rPr>
          <w:rFonts w:asciiTheme="minorHAnsi" w:hAnsiTheme="minorHAnsi"/>
        </w:rPr>
        <w:t>lamps</w:t>
      </w:r>
      <w:r w:rsidRPr="00EE0B97">
        <w:rPr>
          <w:rFonts w:asciiTheme="minorHAnsi" w:hAnsiTheme="minorHAnsi"/>
        </w:rPr>
        <w:t xml:space="preserve"> deep underwater, to increase the ability of the oceans to support life. </w:t>
      </w:r>
      <w:r w:rsidR="00316E71" w:rsidRPr="00EE0B97">
        <w:rPr>
          <w:rFonts w:asciiTheme="minorHAnsi" w:hAnsiTheme="minorHAnsi"/>
        </w:rPr>
        <w:t>The EPA places the lights in ocean currents</w:t>
      </w:r>
      <w:r w:rsidRPr="00EE0B97">
        <w:rPr>
          <w:rFonts w:asciiTheme="minorHAnsi" w:hAnsiTheme="minorHAnsi"/>
        </w:rPr>
        <w:t>, facing</w:t>
      </w:r>
      <w:r w:rsidR="00A71E03" w:rsidRPr="00EE0B97">
        <w:rPr>
          <w:rFonts w:asciiTheme="minorHAnsi" w:hAnsiTheme="minorHAnsi"/>
        </w:rPr>
        <w:t xml:space="preserve"> </w:t>
      </w:r>
      <w:r w:rsidRPr="00EE0B97">
        <w:rPr>
          <w:rFonts w:asciiTheme="minorHAnsi" w:hAnsiTheme="minorHAnsi"/>
        </w:rPr>
        <w:t>downstream to prevent the lights from clogging with seaweeds e</w:t>
      </w:r>
      <w:r w:rsidR="00A71E03" w:rsidRPr="00EE0B97">
        <w:rPr>
          <w:rFonts w:asciiTheme="minorHAnsi" w:hAnsiTheme="minorHAnsi"/>
        </w:rPr>
        <w:t>tc</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These initiatives saw their share of </w:t>
      </w:r>
      <w:r w:rsidR="007841D8" w:rsidRPr="00EE0B97">
        <w:rPr>
          <w:rFonts w:asciiTheme="minorHAnsi" w:hAnsiTheme="minorHAnsi"/>
        </w:rPr>
        <w:t>controversy</w:t>
      </w:r>
      <w:r w:rsidRPr="00EE0B97">
        <w:rPr>
          <w:rFonts w:asciiTheme="minorHAnsi" w:hAnsiTheme="minorHAnsi"/>
        </w:rPr>
        <w:t xml:space="preserve"> when first proposed. Some felt interfering with the world oceans was wrong.  It wasn’t a convincing argument since we</w:t>
      </w:r>
      <w:r w:rsidR="007841D8" w:rsidRPr="00EE0B97">
        <w:rPr>
          <w:rFonts w:asciiTheme="minorHAnsi" w:hAnsiTheme="minorHAnsi"/>
        </w:rPr>
        <w:t>’</w:t>
      </w:r>
      <w:r w:rsidRPr="00EE0B97">
        <w:rPr>
          <w:rFonts w:asciiTheme="minorHAnsi" w:hAnsiTheme="minorHAnsi"/>
        </w:rPr>
        <w:t xml:space="preserve">ve already messed with the world oceans and the above initiative was only correcting a mistake. Another argument was that the lights </w:t>
      </w:r>
      <w:r w:rsidR="00E04E86" w:rsidRPr="00EE0B97">
        <w:rPr>
          <w:rFonts w:asciiTheme="minorHAnsi" w:hAnsiTheme="minorHAnsi"/>
        </w:rPr>
        <w:t xml:space="preserve">had to </w:t>
      </w:r>
      <w:r w:rsidRPr="00EE0B97">
        <w:rPr>
          <w:rFonts w:asciiTheme="minorHAnsi" w:hAnsiTheme="minorHAnsi"/>
        </w:rPr>
        <w:t xml:space="preserve">stay on forever. Once the lights go out, the marine ecosystem that depends on it will die. The </w:t>
      </w:r>
      <w:r w:rsidR="007841D8" w:rsidRPr="00EE0B97">
        <w:rPr>
          <w:rFonts w:asciiTheme="minorHAnsi" w:hAnsiTheme="minorHAnsi"/>
        </w:rPr>
        <w:t>a</w:t>
      </w:r>
      <w:r w:rsidRPr="00EE0B97">
        <w:rPr>
          <w:rFonts w:asciiTheme="minorHAnsi" w:hAnsiTheme="minorHAnsi"/>
        </w:rPr>
        <w:t xml:space="preserve">rgument is valid but poses no real danger. We can maintain the lights as long as civilization exists. Should civilization die, the effect of people will stop and the oceans will no longer be in danger. The ocean will </w:t>
      </w:r>
      <w:r w:rsidR="00E04E86" w:rsidRPr="00EE0B97">
        <w:rPr>
          <w:rFonts w:asciiTheme="minorHAnsi" w:hAnsiTheme="minorHAnsi"/>
        </w:rPr>
        <w:t>regain its balance</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 should mention another EPA initiative. </w:t>
      </w:r>
      <w:r w:rsidR="007841D8" w:rsidRPr="00EE0B97">
        <w:rPr>
          <w:rFonts w:asciiTheme="minorHAnsi" w:hAnsiTheme="minorHAnsi"/>
        </w:rPr>
        <w:t>T</w:t>
      </w:r>
      <w:r w:rsidRPr="00EE0B97">
        <w:rPr>
          <w:rFonts w:asciiTheme="minorHAnsi" w:hAnsiTheme="minorHAnsi"/>
        </w:rPr>
        <w:t xml:space="preserve">o combat ozone depletion, the EPA has placed ozone generators in the upper atmosphere of the Earth. This was and is a controversial move. </w:t>
      </w:r>
      <w:r w:rsidR="007841D8" w:rsidRPr="00EE0B97">
        <w:rPr>
          <w:rFonts w:asciiTheme="minorHAnsi" w:hAnsiTheme="minorHAnsi"/>
        </w:rPr>
        <w:t>M</w:t>
      </w:r>
      <w:r w:rsidRPr="00EE0B97">
        <w:rPr>
          <w:rFonts w:asciiTheme="minorHAnsi" w:hAnsiTheme="minorHAnsi"/>
        </w:rPr>
        <w:t xml:space="preserve">any environmentalists felt that patching the hole </w:t>
      </w:r>
      <w:r w:rsidR="007841D8" w:rsidRPr="00EE0B97">
        <w:rPr>
          <w:rFonts w:asciiTheme="minorHAnsi" w:hAnsiTheme="minorHAnsi"/>
        </w:rPr>
        <w:t>l</w:t>
      </w:r>
      <w:r w:rsidRPr="00EE0B97">
        <w:rPr>
          <w:rFonts w:asciiTheme="minorHAnsi" w:hAnsiTheme="minorHAnsi"/>
        </w:rPr>
        <w:t>essens the importance of fixing the problem that caused the hole. Why should industry change if the hole in the ozone layer no longer exists?</w:t>
      </w:r>
    </w:p>
    <w:p w:rsidR="004904FD" w:rsidRPr="00EE0B97" w:rsidRDefault="00665477" w:rsidP="00823112">
      <w:pPr>
        <w:pStyle w:val="H3"/>
        <w:rPr>
          <w:rFonts w:asciiTheme="minorHAnsi" w:hAnsiTheme="minorHAnsi"/>
        </w:rPr>
      </w:pPr>
      <w:bookmarkStart w:id="388" w:name="_Toc146732908"/>
      <w:bookmarkStart w:id="389" w:name="_Toc383697597"/>
      <w:r w:rsidRPr="00EE0B97">
        <w:rPr>
          <w:rFonts w:asciiTheme="minorHAnsi" w:hAnsiTheme="minorHAnsi"/>
        </w:rPr>
        <w:t>Fishies Need Love Too</w:t>
      </w:r>
      <w:bookmarkEnd w:id="388"/>
      <w:bookmarkEnd w:id="389"/>
    </w:p>
    <w:p w:rsidR="00185824" w:rsidRPr="00EE0B97" w:rsidRDefault="00185824" w:rsidP="00185824">
      <w:pPr>
        <w:pStyle w:val="Quote1"/>
        <w:rPr>
          <w:rFonts w:asciiTheme="minorHAnsi" w:hAnsiTheme="minorHAnsi"/>
        </w:rPr>
      </w:pPr>
      <w:r w:rsidRPr="00EE0B97">
        <w:rPr>
          <w:rFonts w:asciiTheme="minorHAnsi" w:hAnsiTheme="minorHAnsi"/>
        </w:rPr>
        <w:t xml:space="preserve">He catches the best fish </w:t>
      </w:r>
    </w:p>
    <w:p w:rsidR="007F085A" w:rsidRPr="00EE0B97" w:rsidRDefault="00185824" w:rsidP="00185824">
      <w:pPr>
        <w:pStyle w:val="Quote1"/>
        <w:rPr>
          <w:rFonts w:asciiTheme="minorHAnsi" w:hAnsiTheme="minorHAnsi"/>
        </w:rPr>
      </w:pPr>
      <w:r w:rsidRPr="00EE0B97">
        <w:rPr>
          <w:rFonts w:asciiTheme="minorHAnsi" w:hAnsiTheme="minorHAnsi"/>
        </w:rPr>
        <w:t>who angles with a golden hook.</w:t>
      </w:r>
    </w:p>
    <w:p w:rsidR="00185824" w:rsidRPr="00EE0B97" w:rsidRDefault="00185824" w:rsidP="00185824">
      <w:pPr>
        <w:pStyle w:val="Quote1"/>
        <w:rPr>
          <w:rFonts w:asciiTheme="minorHAnsi" w:hAnsiTheme="minorHAnsi"/>
        </w:rPr>
      </w:pPr>
      <w:r w:rsidRPr="00EE0B97">
        <w:rPr>
          <w:rFonts w:asciiTheme="minorHAnsi" w:hAnsiTheme="minorHAnsi"/>
        </w:rPr>
        <w:t xml:space="preserve">--  </w:t>
      </w:r>
      <w:r w:rsidR="000F3864" w:rsidRPr="00EE0B97">
        <w:rPr>
          <w:rFonts w:asciiTheme="minorHAnsi" w:hAnsiTheme="minorHAnsi"/>
        </w:rPr>
        <w:t>Proverb --</w:t>
      </w:r>
    </w:p>
    <w:p w:rsidR="000F3864" w:rsidRPr="00EE0B97" w:rsidRDefault="000F3864" w:rsidP="00185824">
      <w:pPr>
        <w:pStyle w:val="Quote1"/>
        <w:rPr>
          <w:rFonts w:asciiTheme="minorHAnsi" w:hAnsiTheme="minorHAnsi"/>
        </w:rPr>
      </w:pPr>
    </w:p>
    <w:p w:rsidR="000F3864" w:rsidRPr="00EE0B97" w:rsidRDefault="000F3864" w:rsidP="000F3864">
      <w:pPr>
        <w:pStyle w:val="Quote1"/>
        <w:rPr>
          <w:rFonts w:asciiTheme="minorHAnsi" w:hAnsiTheme="minorHAnsi"/>
        </w:rPr>
      </w:pPr>
      <w:r w:rsidRPr="00EE0B97">
        <w:rPr>
          <w:rFonts w:asciiTheme="minorHAnsi" w:hAnsiTheme="minorHAnsi"/>
        </w:rPr>
        <w:t>Give a man a fish and you feed him for a day.</w:t>
      </w:r>
    </w:p>
    <w:p w:rsidR="000F3864" w:rsidRPr="00EE0B97" w:rsidRDefault="000F3864" w:rsidP="000F3864">
      <w:pPr>
        <w:pStyle w:val="Quote1"/>
        <w:rPr>
          <w:rFonts w:asciiTheme="minorHAnsi" w:hAnsiTheme="minorHAnsi"/>
        </w:rPr>
      </w:pPr>
      <w:r w:rsidRPr="00EE0B97">
        <w:rPr>
          <w:rFonts w:asciiTheme="minorHAnsi" w:hAnsiTheme="minorHAnsi"/>
        </w:rPr>
        <w:t>Teach a man to fish and he will bore you stupid</w:t>
      </w:r>
    </w:p>
    <w:p w:rsidR="000F3864" w:rsidRPr="00EE0B97" w:rsidRDefault="000F3864" w:rsidP="000F3864">
      <w:pPr>
        <w:pStyle w:val="Quote1"/>
        <w:rPr>
          <w:rFonts w:asciiTheme="minorHAnsi" w:hAnsiTheme="minorHAnsi"/>
        </w:rPr>
      </w:pPr>
      <w:r w:rsidRPr="00EE0B97">
        <w:rPr>
          <w:rFonts w:asciiTheme="minorHAnsi" w:hAnsiTheme="minorHAnsi"/>
        </w:rPr>
        <w:t>-- Lorrie B. Potters --</w:t>
      </w:r>
    </w:p>
    <w:p w:rsidR="007F085A" w:rsidRPr="00EE0B97" w:rsidRDefault="007F085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propellers of passing boats and ships injure hundreds of whales, dolphins, manatees, and many other sea creatures every year. Also, </w:t>
      </w:r>
      <w:r w:rsidR="00316E71" w:rsidRPr="00EE0B97">
        <w:rPr>
          <w:rFonts w:asciiTheme="minorHAnsi" w:hAnsiTheme="minorHAnsi"/>
        </w:rPr>
        <w:t>ships hit many sea mammals</w:t>
      </w:r>
      <w:r w:rsidRPr="00EE0B97">
        <w:rPr>
          <w:rFonts w:asciiTheme="minorHAnsi" w:hAnsiTheme="minorHAnsi"/>
        </w:rPr>
        <w:t xml:space="preserve"> when they surface to breathe or feed.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Right Whale, an endangered species of whale living in the Bay of Fundy </w:t>
      </w:r>
      <w:r w:rsidR="00E04E86" w:rsidRPr="00EE0B97">
        <w:rPr>
          <w:rFonts w:asciiTheme="minorHAnsi" w:hAnsiTheme="minorHAnsi"/>
        </w:rPr>
        <w:t xml:space="preserve">in Canada </w:t>
      </w:r>
      <w:r w:rsidRPr="00EE0B97">
        <w:rPr>
          <w:rFonts w:asciiTheme="minorHAnsi" w:hAnsiTheme="minorHAnsi"/>
        </w:rPr>
        <w:t>is especially vulnerable to this. A shipping lane runs right through their feeding grounds. Every year, passing ships hit and kill hundreds. Fortunately</w:t>
      </w:r>
      <w:r w:rsidR="00316E71" w:rsidRPr="00EE0B97">
        <w:rPr>
          <w:rFonts w:asciiTheme="minorHAnsi" w:hAnsiTheme="minorHAnsi"/>
        </w:rPr>
        <w:t>,</w:t>
      </w:r>
      <w:r w:rsidRPr="00EE0B97">
        <w:rPr>
          <w:rFonts w:asciiTheme="minorHAnsi" w:hAnsiTheme="minorHAnsi"/>
        </w:rPr>
        <w:t xml:space="preserve"> Canada has rerouted many shipping lanes and enacted laws </w:t>
      </w:r>
      <w:r w:rsidRPr="00EE0B97">
        <w:rPr>
          <w:rFonts w:asciiTheme="minorHAnsi" w:hAnsiTheme="minorHAnsi"/>
        </w:rPr>
        <w:lastRenderedPageBreak/>
        <w:t>giving the whales the right of way.</w:t>
      </w:r>
    </w:p>
    <w:p w:rsidR="004904FD" w:rsidRPr="00EE0B97" w:rsidRDefault="004904FD">
      <w:pPr>
        <w:widowControl w:val="0"/>
        <w:rPr>
          <w:rFonts w:asciiTheme="minorHAnsi" w:hAnsiTheme="minorHAnsi"/>
        </w:rPr>
      </w:pPr>
    </w:p>
    <w:p w:rsidR="004904FD" w:rsidRPr="00EE0B97" w:rsidRDefault="007841D8">
      <w:pPr>
        <w:widowControl w:val="0"/>
        <w:rPr>
          <w:rFonts w:asciiTheme="minorHAnsi" w:hAnsiTheme="minorHAnsi"/>
        </w:rPr>
      </w:pPr>
      <w:r w:rsidRPr="00EE0B97">
        <w:rPr>
          <w:rFonts w:asciiTheme="minorHAnsi" w:hAnsiTheme="minorHAnsi"/>
        </w:rPr>
        <w:t>T</w:t>
      </w:r>
      <w:r w:rsidR="00665477" w:rsidRPr="00EE0B97">
        <w:rPr>
          <w:rFonts w:asciiTheme="minorHAnsi" w:hAnsiTheme="minorHAnsi"/>
        </w:rPr>
        <w:t>o protect the oceans, the UCOE created these laws.</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U003:</w:t>
      </w:r>
      <w:r w:rsidR="00C41CB4" w:rsidRPr="00EE0B97">
        <w:rPr>
          <w:b/>
        </w:rPr>
        <w:tab/>
      </w:r>
      <w:r w:rsidRPr="00EE0B97">
        <w:t>A wire grating must cover the propellers of all boats and ships in order to protect the sea life.</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U004:</w:t>
      </w:r>
      <w:r w:rsidR="00C41CB4" w:rsidRPr="00EE0B97">
        <w:rPr>
          <w:b/>
        </w:rPr>
        <w:tab/>
      </w:r>
      <w:r w:rsidRPr="00EE0B97">
        <w:t>All sea mammals have the right of way. When a sea mammal is in the way of a ship, the ship must either go around the animal or warn it so it can get out of the way.</w:t>
      </w:r>
    </w:p>
    <w:p w:rsidR="004904FD" w:rsidRPr="00EE0B97" w:rsidRDefault="004904FD">
      <w:pPr>
        <w:widowControl w:val="0"/>
        <w:rPr>
          <w:rFonts w:asciiTheme="minorHAnsi" w:hAnsiTheme="minorHAnsi"/>
        </w:rPr>
      </w:pPr>
    </w:p>
    <w:p w:rsidR="004904FD" w:rsidRPr="00EE0B97" w:rsidRDefault="00665477" w:rsidP="00CA0004">
      <w:pPr>
        <w:pStyle w:val="Laws"/>
      </w:pPr>
      <w:r w:rsidRPr="00EE0B97">
        <w:rPr>
          <w:b/>
        </w:rPr>
        <w:t>Law U005:</w:t>
      </w:r>
      <w:r w:rsidR="00C41CB4" w:rsidRPr="00EE0B97">
        <w:rPr>
          <w:b/>
        </w:rPr>
        <w:tab/>
      </w:r>
      <w:r w:rsidRPr="00EE0B97">
        <w:t>Killing an endangered sea mammal through carelessness will have the same penalty as hunting it.</w:t>
      </w:r>
    </w:p>
    <w:p w:rsidR="004904FD" w:rsidRPr="00EE0B97" w:rsidRDefault="004904FD">
      <w:pPr>
        <w:rPr>
          <w:rFonts w:asciiTheme="minorHAnsi" w:hAnsiTheme="minorHAnsi"/>
        </w:rPr>
      </w:pPr>
    </w:p>
    <w:p w:rsidR="004904FD" w:rsidRPr="00EE0B97" w:rsidRDefault="00316E71" w:rsidP="00316E71">
      <w:pPr>
        <w:rPr>
          <w:rFonts w:asciiTheme="minorHAnsi" w:hAnsiTheme="minorHAnsi"/>
        </w:rPr>
      </w:pPr>
      <w:r w:rsidRPr="00EE0B97">
        <w:rPr>
          <w:rFonts w:asciiTheme="minorHAnsi" w:hAnsiTheme="minorHAnsi"/>
        </w:rPr>
        <w:t xml:space="preserve">Fishing boats often dump unusable nets </w:t>
      </w:r>
      <w:r w:rsidR="00665477" w:rsidRPr="00EE0B97">
        <w:rPr>
          <w:rFonts w:asciiTheme="minorHAnsi" w:hAnsiTheme="minorHAnsi"/>
        </w:rPr>
        <w:t>into the ocean</w:t>
      </w:r>
      <w:r w:rsidRPr="00EE0B97">
        <w:rPr>
          <w:rFonts w:asciiTheme="minorHAnsi" w:hAnsiTheme="minorHAnsi"/>
        </w:rPr>
        <w:t>.</w:t>
      </w:r>
      <w:r w:rsidR="00665477" w:rsidRPr="00EE0B97">
        <w:rPr>
          <w:rFonts w:asciiTheme="minorHAnsi" w:hAnsiTheme="minorHAnsi"/>
        </w:rPr>
        <w:t xml:space="preserve"> </w:t>
      </w:r>
      <w:r w:rsidRPr="00EE0B97">
        <w:rPr>
          <w:rFonts w:asciiTheme="minorHAnsi" w:hAnsiTheme="minorHAnsi"/>
        </w:rPr>
        <w:t xml:space="preserve">These nets float through the oceans for years, trapping and killing countless sea animals. </w:t>
      </w:r>
      <w:r w:rsidR="00665477" w:rsidRPr="00EE0B97">
        <w:rPr>
          <w:rFonts w:asciiTheme="minorHAnsi" w:hAnsiTheme="minorHAnsi"/>
        </w:rPr>
        <w:t xml:space="preserve">Untold numbers of sea creatures </w:t>
      </w:r>
      <w:r w:rsidRPr="00EE0B97">
        <w:rPr>
          <w:rFonts w:asciiTheme="minorHAnsi" w:hAnsiTheme="minorHAnsi"/>
        </w:rPr>
        <w:t>die</w:t>
      </w:r>
      <w:r w:rsidR="00665477" w:rsidRPr="00EE0B97">
        <w:rPr>
          <w:rFonts w:asciiTheme="minorHAnsi" w:hAnsiTheme="minorHAnsi"/>
        </w:rPr>
        <w:t xml:space="preserve"> without any benefit to people. Law U006 seeks to ad</w:t>
      </w:r>
      <w:r w:rsidR="000048F2" w:rsidRPr="00EE0B97">
        <w:rPr>
          <w:rFonts w:asciiTheme="minorHAnsi" w:hAnsiTheme="minorHAnsi"/>
        </w:rPr>
        <w:t>d</w:t>
      </w:r>
      <w:r w:rsidR="00665477" w:rsidRPr="00EE0B97">
        <w:rPr>
          <w:rFonts w:asciiTheme="minorHAnsi" w:hAnsiTheme="minorHAnsi"/>
        </w:rPr>
        <w:t>ress this problem.</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U006:</w:t>
      </w:r>
      <w:r w:rsidR="00C41CB4" w:rsidRPr="00EE0B97">
        <w:rPr>
          <w:b/>
        </w:rPr>
        <w:tab/>
      </w:r>
      <w:r w:rsidRPr="00EE0B97">
        <w:t>It is forbidden to discard used fishing equipment into any body of water</w:t>
      </w:r>
      <w:r w:rsidR="000048F2" w:rsidRPr="00EE0B97">
        <w:t>.</w:t>
      </w:r>
      <w:bookmarkStart w:id="390" w:name="_Toc146732909"/>
    </w:p>
    <w:p w:rsidR="004904FD" w:rsidRPr="00EE0B97" w:rsidRDefault="000048F2" w:rsidP="00823112">
      <w:pPr>
        <w:pStyle w:val="H3"/>
        <w:rPr>
          <w:rFonts w:asciiTheme="minorHAnsi" w:hAnsiTheme="minorHAnsi"/>
        </w:rPr>
      </w:pPr>
      <w:bookmarkStart w:id="391" w:name="_Toc383697598"/>
      <w:r w:rsidRPr="00EE0B97">
        <w:rPr>
          <w:rFonts w:asciiTheme="minorHAnsi" w:hAnsiTheme="minorHAnsi"/>
        </w:rPr>
        <w:t>Th</w:t>
      </w:r>
      <w:r w:rsidR="00665477" w:rsidRPr="00EE0B97">
        <w:rPr>
          <w:rFonts w:asciiTheme="minorHAnsi" w:hAnsiTheme="minorHAnsi"/>
        </w:rPr>
        <w:t>e Ocean Guard</w:t>
      </w:r>
      <w:bookmarkEnd w:id="390"/>
      <w:bookmarkEnd w:id="391"/>
    </w:p>
    <w:p w:rsidR="003A3536" w:rsidRPr="00EE0B97" w:rsidRDefault="003A3536" w:rsidP="003A3536">
      <w:pPr>
        <w:pStyle w:val="Quote1"/>
        <w:rPr>
          <w:rFonts w:asciiTheme="minorHAnsi" w:hAnsiTheme="minorHAnsi"/>
        </w:rPr>
      </w:pPr>
      <w:r w:rsidRPr="00EE0B97">
        <w:rPr>
          <w:rFonts w:asciiTheme="minorHAnsi" w:hAnsiTheme="minorHAnsi"/>
        </w:rPr>
        <w:t>Semper Paratus</w:t>
      </w:r>
    </w:p>
    <w:p w:rsidR="003A3536" w:rsidRPr="00EE0B97" w:rsidRDefault="003A3536" w:rsidP="003A3536">
      <w:pPr>
        <w:pStyle w:val="Quote1"/>
        <w:rPr>
          <w:rFonts w:asciiTheme="minorHAnsi" w:hAnsiTheme="minorHAnsi"/>
        </w:rPr>
      </w:pPr>
      <w:r w:rsidRPr="00EE0B97">
        <w:rPr>
          <w:rFonts w:asciiTheme="minorHAnsi" w:hAnsiTheme="minorHAnsi"/>
        </w:rPr>
        <w:t>(Always Ready)</w:t>
      </w:r>
    </w:p>
    <w:p w:rsidR="007F085A" w:rsidRPr="00EE0B97" w:rsidRDefault="003A3536" w:rsidP="003A3536">
      <w:pPr>
        <w:pStyle w:val="Quote1"/>
        <w:rPr>
          <w:rFonts w:asciiTheme="minorHAnsi" w:hAnsiTheme="minorHAnsi"/>
        </w:rPr>
      </w:pPr>
      <w:r w:rsidRPr="00EE0B97">
        <w:rPr>
          <w:rFonts w:asciiTheme="minorHAnsi" w:hAnsiTheme="minorHAnsi"/>
        </w:rPr>
        <w:t>-- US Coast Guard Motto --</w:t>
      </w:r>
    </w:p>
    <w:p w:rsidR="00475ADD" w:rsidRPr="00EE0B97" w:rsidRDefault="00475ADD" w:rsidP="00475ADD">
      <w:pPr>
        <w:pStyle w:val="Quote1"/>
        <w:jc w:val="both"/>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Sea traveling is dangerous. Countless ships, submarines and planes are lost each year. Some vanish without a trace. Some get sucked into the Bermuda Triangle.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Ocean Guard, relative of the </w:t>
      </w:r>
      <w:r w:rsidR="000048F2" w:rsidRPr="00EE0B97">
        <w:rPr>
          <w:rFonts w:asciiTheme="minorHAnsi" w:hAnsiTheme="minorHAnsi"/>
        </w:rPr>
        <w:t xml:space="preserve">US </w:t>
      </w:r>
      <w:r w:rsidRPr="00EE0B97">
        <w:rPr>
          <w:rFonts w:asciiTheme="minorHAnsi" w:hAnsiTheme="minorHAnsi"/>
        </w:rPr>
        <w:t xml:space="preserve">Coast Guard, </w:t>
      </w:r>
      <w:r w:rsidR="00A23FDB" w:rsidRPr="00EE0B97">
        <w:rPr>
          <w:rFonts w:asciiTheme="minorHAnsi" w:hAnsiTheme="minorHAnsi"/>
        </w:rPr>
        <w:t>exists</w:t>
      </w:r>
      <w:r w:rsidRPr="00EE0B97">
        <w:rPr>
          <w:rFonts w:asciiTheme="minorHAnsi" w:hAnsiTheme="minorHAnsi"/>
        </w:rPr>
        <w:t xml:space="preserve"> to protect international waters and those who traverse them</w:t>
      </w:r>
      <w:r w:rsidR="000048F2" w:rsidRPr="00EE0B97">
        <w:rPr>
          <w:rFonts w:asciiTheme="minorHAnsi" w:hAnsiTheme="minorHAnsi"/>
        </w:rPr>
        <w:t>.</w:t>
      </w:r>
      <w:r w:rsidRPr="00EE0B97">
        <w:rPr>
          <w:rFonts w:asciiTheme="minorHAnsi" w:hAnsiTheme="minorHAnsi"/>
        </w:rPr>
        <w:t xml:space="preserve"> The Ocean Guard operates within international waters and the waters of member countries.</w:t>
      </w:r>
    </w:p>
    <w:p w:rsidR="004904FD" w:rsidRPr="00EE0B97" w:rsidRDefault="004904FD">
      <w:pPr>
        <w:rPr>
          <w:rFonts w:asciiTheme="minorHAnsi" w:hAnsiTheme="minorHAnsi"/>
        </w:rPr>
      </w:pPr>
    </w:p>
    <w:p w:rsidR="004904FD" w:rsidRPr="00EE0B97" w:rsidRDefault="000048F2">
      <w:pPr>
        <w:rPr>
          <w:rFonts w:asciiTheme="minorHAnsi" w:hAnsiTheme="minorHAnsi"/>
        </w:rPr>
      </w:pPr>
      <w:r w:rsidRPr="00EE0B97">
        <w:rPr>
          <w:rFonts w:asciiTheme="minorHAnsi" w:hAnsiTheme="minorHAnsi"/>
        </w:rPr>
        <w:t>T</w:t>
      </w:r>
      <w:r w:rsidR="00665477" w:rsidRPr="00EE0B97">
        <w:rPr>
          <w:rFonts w:asciiTheme="minorHAnsi" w:hAnsiTheme="minorHAnsi"/>
        </w:rPr>
        <w:t>he Ocean Guard has access to very specialized equipment. One is a rescue submarine. It docks with damaged subs, allowing people to escape.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Another piece of equipment is a giant butterfly net designed to scoop people out of the ocean. </w:t>
      </w:r>
      <w:r w:rsidR="00B00D55" w:rsidRPr="00EE0B97">
        <w:rPr>
          <w:rFonts w:asciiTheme="minorHAnsi" w:hAnsiTheme="minorHAnsi"/>
        </w:rPr>
        <w:t>It attache</w:t>
      </w:r>
      <w:r w:rsidR="00A23FDB" w:rsidRPr="00EE0B97">
        <w:rPr>
          <w:rFonts w:asciiTheme="minorHAnsi" w:hAnsiTheme="minorHAnsi"/>
        </w:rPr>
        <w:t>s</w:t>
      </w:r>
      <w:r w:rsidR="00B00D55" w:rsidRPr="00EE0B97">
        <w:rPr>
          <w:rFonts w:asciiTheme="minorHAnsi" w:hAnsiTheme="minorHAnsi"/>
        </w:rPr>
        <w:t xml:space="preserve"> to a </w:t>
      </w:r>
      <w:r w:rsidRPr="00EE0B97">
        <w:rPr>
          <w:rFonts w:asciiTheme="minorHAnsi" w:hAnsiTheme="minorHAnsi"/>
        </w:rPr>
        <w:t xml:space="preserve">helicopter </w:t>
      </w:r>
      <w:r w:rsidR="00B00D55" w:rsidRPr="00EE0B97">
        <w:rPr>
          <w:rFonts w:asciiTheme="minorHAnsi" w:hAnsiTheme="minorHAnsi"/>
        </w:rPr>
        <w:t>by a robot arm</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A third piece of equipment is a crane designed to rescue beached whales. The crane, with its </w:t>
      </w:r>
      <w:r w:rsidR="000048F2" w:rsidRPr="00EE0B97">
        <w:rPr>
          <w:rFonts w:asciiTheme="minorHAnsi" w:hAnsiTheme="minorHAnsi"/>
        </w:rPr>
        <w:t>rubberized</w:t>
      </w:r>
      <w:r w:rsidRPr="00EE0B97">
        <w:rPr>
          <w:rFonts w:asciiTheme="minorHAnsi" w:hAnsiTheme="minorHAnsi"/>
        </w:rPr>
        <w:t xml:space="preserve"> fingers</w:t>
      </w:r>
      <w:r w:rsidR="000048F2" w:rsidRPr="00EE0B97">
        <w:rPr>
          <w:rFonts w:asciiTheme="minorHAnsi" w:hAnsiTheme="minorHAnsi"/>
        </w:rPr>
        <w:t>,</w:t>
      </w:r>
      <w:r w:rsidRPr="00EE0B97">
        <w:rPr>
          <w:rFonts w:asciiTheme="minorHAnsi" w:hAnsiTheme="minorHAnsi"/>
        </w:rPr>
        <w:t xml:space="preserve"> gently lifts whales and moves them to deep waters.</w:t>
      </w:r>
    </w:p>
    <w:p w:rsidR="004904FD" w:rsidRPr="00EE0B97" w:rsidRDefault="004904FD">
      <w:pPr>
        <w:rPr>
          <w:rFonts w:asciiTheme="minorHAnsi" w:hAnsiTheme="minorHAnsi"/>
        </w:rPr>
      </w:pPr>
    </w:p>
    <w:p w:rsidR="004904FD" w:rsidRPr="00EE0B97" w:rsidRDefault="000048F2">
      <w:pPr>
        <w:rPr>
          <w:rFonts w:asciiTheme="minorHAnsi" w:hAnsiTheme="minorHAnsi"/>
        </w:rPr>
      </w:pPr>
      <w:r w:rsidRPr="00EE0B97">
        <w:rPr>
          <w:rFonts w:asciiTheme="minorHAnsi" w:hAnsiTheme="minorHAnsi"/>
        </w:rPr>
        <w:t>T</w:t>
      </w:r>
      <w:r w:rsidR="00665477" w:rsidRPr="00EE0B97">
        <w:rPr>
          <w:rFonts w:asciiTheme="minorHAnsi" w:hAnsiTheme="minorHAnsi"/>
        </w:rPr>
        <w:t>o perform its duties, the Ocean Guard has the authority to arrest people and seize property of fishing and dumping violators. It cannot prevent people from crossing the oceans. Neither can it arrest people for crimes done outside the world ocean.</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FF01EC">
      <w:pPr>
        <w:pStyle w:val="H2"/>
        <w:rPr>
          <w:rFonts w:asciiTheme="minorHAnsi" w:hAnsiTheme="minorHAnsi"/>
        </w:rPr>
      </w:pPr>
      <w:bookmarkStart w:id="392" w:name="_Toc146731531"/>
      <w:bookmarkStart w:id="393" w:name="_Toc146732910"/>
      <w:bookmarkStart w:id="394" w:name="_Toc290215059"/>
      <w:bookmarkStart w:id="395" w:name="_Toc383697599"/>
      <w:r w:rsidRPr="00EE0B97">
        <w:rPr>
          <w:rFonts w:asciiTheme="minorHAnsi" w:hAnsiTheme="minorHAnsi"/>
        </w:rPr>
        <w:lastRenderedPageBreak/>
        <w:t>Taxation And Finance</w:t>
      </w:r>
      <w:bookmarkEnd w:id="392"/>
      <w:bookmarkEnd w:id="393"/>
      <w:bookmarkEnd w:id="394"/>
      <w:bookmarkEnd w:id="395"/>
    </w:p>
    <w:p w:rsidR="004904FD" w:rsidRPr="00EE0B97" w:rsidRDefault="00665477">
      <w:pPr>
        <w:pStyle w:val="Quote1"/>
        <w:rPr>
          <w:rFonts w:asciiTheme="minorHAnsi" w:hAnsiTheme="minorHAnsi"/>
          <w:szCs w:val="24"/>
        </w:rPr>
      </w:pPr>
      <w:r w:rsidRPr="00EE0B97">
        <w:rPr>
          <w:rFonts w:asciiTheme="minorHAnsi" w:hAnsiTheme="minorHAnsi"/>
          <w:szCs w:val="24"/>
        </w:rPr>
        <w:t>The hardest thing in the world</w:t>
      </w:r>
      <w:r w:rsidRPr="00EE0B97">
        <w:rPr>
          <w:rFonts w:asciiTheme="minorHAnsi" w:hAnsiTheme="minorHAnsi"/>
          <w:szCs w:val="24"/>
        </w:rPr>
        <w:br/>
        <w:t xml:space="preserve">to understand is income tax. </w:t>
      </w:r>
      <w:r w:rsidRPr="00EE0B97">
        <w:rPr>
          <w:rFonts w:asciiTheme="minorHAnsi" w:hAnsiTheme="minorHAnsi"/>
          <w:szCs w:val="24"/>
        </w:rPr>
        <w:br/>
        <w:t>-- Albert Einstein --</w:t>
      </w:r>
    </w:p>
    <w:p w:rsidR="00B959D1" w:rsidRPr="00EE0B97" w:rsidRDefault="00B959D1">
      <w:pPr>
        <w:pStyle w:val="Quote1"/>
        <w:rPr>
          <w:rFonts w:asciiTheme="minorHAnsi" w:hAnsiTheme="minorHAnsi"/>
          <w:szCs w:val="24"/>
        </w:rPr>
      </w:pPr>
    </w:p>
    <w:p w:rsidR="00B959D1" w:rsidRPr="00EE0B97" w:rsidRDefault="00B959D1" w:rsidP="00B959D1">
      <w:pPr>
        <w:pStyle w:val="Quote1"/>
        <w:rPr>
          <w:rFonts w:asciiTheme="minorHAnsi" w:hAnsiTheme="minorHAnsi"/>
        </w:rPr>
      </w:pPr>
      <w:r w:rsidRPr="00EE0B97">
        <w:rPr>
          <w:rFonts w:asciiTheme="minorHAnsi" w:hAnsiTheme="minorHAnsi"/>
        </w:rPr>
        <w:t>A budget tells us what we can't afford,</w:t>
      </w:r>
      <w:r w:rsidRPr="00EE0B97">
        <w:rPr>
          <w:rFonts w:asciiTheme="minorHAnsi" w:hAnsiTheme="minorHAnsi"/>
        </w:rPr>
        <w:br/>
        <w:t xml:space="preserve">but it doesn't keep us from buying it. </w:t>
      </w:r>
    </w:p>
    <w:p w:rsidR="00B959D1" w:rsidRPr="00EE0B97" w:rsidRDefault="00B959D1" w:rsidP="00B959D1">
      <w:pPr>
        <w:pStyle w:val="Quote1"/>
        <w:rPr>
          <w:rFonts w:asciiTheme="minorHAnsi" w:hAnsiTheme="minorHAnsi"/>
        </w:rPr>
      </w:pPr>
      <w:r w:rsidRPr="00EE0B97">
        <w:rPr>
          <w:rFonts w:asciiTheme="minorHAnsi" w:hAnsiTheme="minorHAnsi"/>
        </w:rPr>
        <w:t>-- William Feather --</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UCOE has the right to tax the Gross National Product of member countries</w:t>
      </w:r>
      <w:r w:rsidR="00EE2C3B" w:rsidRPr="00EE0B97">
        <w:rPr>
          <w:rFonts w:asciiTheme="minorHAnsi" w:hAnsiTheme="minorHAnsi"/>
        </w:rPr>
        <w:t xml:space="preserve"> (the National Tax)</w:t>
      </w:r>
      <w:r w:rsidRPr="00EE0B97">
        <w:rPr>
          <w:rFonts w:asciiTheme="minorHAnsi" w:hAnsiTheme="minorHAnsi"/>
        </w:rPr>
        <w:t>. It also has the right to fine member countries for breaking international laws.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The National Tax finance</w:t>
      </w:r>
      <w:r w:rsidR="00A23FDB" w:rsidRPr="00EE0B97">
        <w:rPr>
          <w:rFonts w:asciiTheme="minorHAnsi" w:hAnsiTheme="minorHAnsi"/>
        </w:rPr>
        <w:t>s</w:t>
      </w:r>
      <w:r w:rsidRPr="00EE0B97">
        <w:rPr>
          <w:rFonts w:asciiTheme="minorHAnsi" w:hAnsiTheme="minorHAnsi"/>
        </w:rPr>
        <w:t xml:space="preserve"> the normal running of the UCOE. The National Tax </w:t>
      </w:r>
      <w:r w:rsidR="00A23FDB" w:rsidRPr="00EE0B97">
        <w:rPr>
          <w:rFonts w:asciiTheme="minorHAnsi" w:hAnsiTheme="minorHAnsi"/>
        </w:rPr>
        <w:t>has</w:t>
      </w:r>
      <w:r w:rsidRPr="00EE0B97">
        <w:rPr>
          <w:rFonts w:asciiTheme="minorHAnsi" w:hAnsiTheme="minorHAnsi"/>
        </w:rPr>
        <w:t xml:space="preserve"> two parts. The defense tax </w:t>
      </w:r>
      <w:r w:rsidR="00A23FDB" w:rsidRPr="00EE0B97">
        <w:rPr>
          <w:rFonts w:asciiTheme="minorHAnsi" w:hAnsiTheme="minorHAnsi"/>
        </w:rPr>
        <w:t>supports</w:t>
      </w:r>
      <w:r w:rsidRPr="00EE0B97">
        <w:rPr>
          <w:rFonts w:asciiTheme="minorHAnsi" w:hAnsiTheme="minorHAnsi"/>
        </w:rPr>
        <w:t xml:space="preserve"> the military. The second part support</w:t>
      </w:r>
      <w:r w:rsidR="00A23FDB" w:rsidRPr="00EE0B97">
        <w:rPr>
          <w:rFonts w:asciiTheme="minorHAnsi" w:hAnsiTheme="minorHAnsi"/>
        </w:rPr>
        <w:t>s</w:t>
      </w:r>
      <w:r w:rsidRPr="00EE0B97">
        <w:rPr>
          <w:rFonts w:asciiTheme="minorHAnsi" w:hAnsiTheme="minorHAnsi"/>
        </w:rPr>
        <w:t xml:space="preserve"> all other activities of the UCOE.</w:t>
      </w:r>
    </w:p>
    <w:p w:rsidR="00964AFA" w:rsidRPr="00EE0B97" w:rsidRDefault="00964AFA">
      <w:pPr>
        <w:widowControl w:val="0"/>
        <w:rPr>
          <w:rFonts w:asciiTheme="minorHAnsi" w:hAnsiTheme="minorHAnsi"/>
        </w:rPr>
      </w:pPr>
    </w:p>
    <w:p w:rsidR="00964AFA" w:rsidRPr="00EE0B97" w:rsidRDefault="00964AFA">
      <w:pPr>
        <w:widowControl w:val="0"/>
        <w:rPr>
          <w:rFonts w:asciiTheme="minorHAnsi" w:hAnsiTheme="minorHAnsi"/>
        </w:rPr>
        <w:sectPr w:rsidR="00964AFA" w:rsidRPr="00EE0B97" w:rsidSect="00493BD2">
          <w:headerReference w:type="default" r:id="rId143"/>
          <w:type w:val="continuous"/>
          <w:pgSz w:w="8640" w:h="12960" w:code="1"/>
          <w:pgMar w:top="720" w:right="720" w:bottom="720" w:left="720" w:header="288" w:footer="288" w:gutter="360"/>
          <w:cols w:space="709"/>
          <w:noEndnote/>
          <w:titlePg/>
          <w:docGrid w:linePitch="326"/>
        </w:sectPr>
      </w:pPr>
    </w:p>
    <w:p w:rsidR="00964AFA" w:rsidRPr="00EE0B97" w:rsidRDefault="00964AFA">
      <w:pPr>
        <w:widowControl w:val="0"/>
        <w:rPr>
          <w:rFonts w:asciiTheme="minorHAnsi" w:hAnsiTheme="minorHAnsi"/>
        </w:rPr>
      </w:pPr>
    </w:p>
    <w:p w:rsidR="004904FD" w:rsidRPr="00EE0B97" w:rsidRDefault="00665477" w:rsidP="00FF01EC">
      <w:pPr>
        <w:pStyle w:val="H2"/>
        <w:rPr>
          <w:rFonts w:asciiTheme="minorHAnsi" w:hAnsiTheme="minorHAnsi"/>
        </w:rPr>
      </w:pPr>
      <w:bookmarkStart w:id="396" w:name="_Toc146731532"/>
      <w:bookmarkStart w:id="397" w:name="_Toc146732911"/>
      <w:bookmarkStart w:id="398" w:name="_Toc290215060"/>
      <w:bookmarkStart w:id="399" w:name="_Toc383697600"/>
      <w:r w:rsidRPr="00EE0B97">
        <w:rPr>
          <w:rFonts w:asciiTheme="minorHAnsi" w:hAnsiTheme="minorHAnsi"/>
        </w:rPr>
        <w:lastRenderedPageBreak/>
        <w:t>Joining The UCOE</w:t>
      </w:r>
      <w:bookmarkEnd w:id="396"/>
      <w:bookmarkEnd w:id="397"/>
      <w:bookmarkEnd w:id="398"/>
      <w:bookmarkEnd w:id="399"/>
    </w:p>
    <w:p w:rsidR="004904FD" w:rsidRPr="00EE0B97" w:rsidRDefault="00665477">
      <w:pPr>
        <w:pStyle w:val="Quote1"/>
        <w:rPr>
          <w:rFonts w:asciiTheme="minorHAnsi" w:hAnsiTheme="minorHAnsi"/>
          <w:szCs w:val="24"/>
        </w:rPr>
      </w:pPr>
      <w:r w:rsidRPr="00EE0B97">
        <w:rPr>
          <w:rFonts w:asciiTheme="minorHAnsi" w:hAnsiTheme="minorHAnsi"/>
          <w:szCs w:val="24"/>
        </w:rPr>
        <w:t>The world is round and the place, which</w:t>
      </w:r>
      <w:r w:rsidRPr="00EE0B97">
        <w:rPr>
          <w:rFonts w:asciiTheme="minorHAnsi" w:hAnsiTheme="minorHAnsi"/>
          <w:szCs w:val="24"/>
        </w:rPr>
        <w:br/>
        <w:t>may seem like the end may also be the beginning.</w:t>
      </w:r>
      <w:r w:rsidRPr="00EE0B97">
        <w:rPr>
          <w:rFonts w:asciiTheme="minorHAnsi" w:hAnsiTheme="minorHAnsi"/>
          <w:szCs w:val="24"/>
        </w:rPr>
        <w:br/>
        <w:t>-- Ivy Baker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Any country may join the United Countries </w:t>
      </w:r>
      <w:r w:rsidR="00FF1C21" w:rsidRPr="00EE0B97">
        <w:rPr>
          <w:rFonts w:asciiTheme="minorHAnsi" w:hAnsiTheme="minorHAnsi"/>
        </w:rPr>
        <w:t>of</w:t>
      </w:r>
      <w:r w:rsidRPr="00EE0B97">
        <w:rPr>
          <w:rFonts w:asciiTheme="minorHAnsi" w:hAnsiTheme="minorHAnsi"/>
        </w:rPr>
        <w:t xml:space="preserve"> Earth provided they comply with the </w:t>
      </w:r>
      <w:r w:rsidR="00EE2C3B" w:rsidRPr="00EE0B97">
        <w:rPr>
          <w:rFonts w:asciiTheme="minorHAnsi" w:hAnsiTheme="minorHAnsi"/>
        </w:rPr>
        <w:t xml:space="preserve">following </w:t>
      </w:r>
      <w:r w:rsidRPr="00EE0B97">
        <w:rPr>
          <w:rFonts w:asciiTheme="minorHAnsi" w:hAnsiTheme="minorHAnsi"/>
        </w:rPr>
        <w:t>entrance requirements.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UJ01:</w:t>
      </w:r>
      <w:r w:rsidR="00C41CB4" w:rsidRPr="00EE0B97">
        <w:rPr>
          <w:b/>
        </w:rPr>
        <w:tab/>
      </w:r>
      <w:r w:rsidRPr="00EE0B97">
        <w:t>When joining, a country must add the three laws of government to its constitution.</w:t>
      </w:r>
    </w:p>
    <w:p w:rsidR="004904FD" w:rsidRPr="00EE0B97" w:rsidRDefault="004904FD">
      <w:pPr>
        <w:ind w:left="1620" w:hanging="1620"/>
        <w:rPr>
          <w:rFonts w:asciiTheme="minorHAnsi" w:hAnsiTheme="minorHAnsi"/>
        </w:rPr>
      </w:pPr>
    </w:p>
    <w:p w:rsidR="004904FD" w:rsidRPr="00EE0B97" w:rsidRDefault="00A23FDB">
      <w:pPr>
        <w:rPr>
          <w:rFonts w:asciiTheme="minorHAnsi" w:hAnsiTheme="minorHAnsi"/>
        </w:rPr>
      </w:pPr>
      <w:r w:rsidRPr="00EE0B97">
        <w:rPr>
          <w:rFonts w:asciiTheme="minorHAnsi" w:hAnsiTheme="minorHAnsi"/>
        </w:rPr>
        <w:t>It is up to the country to decide w</w:t>
      </w:r>
      <w:r w:rsidR="00665477" w:rsidRPr="00EE0B97">
        <w:rPr>
          <w:rFonts w:asciiTheme="minorHAnsi" w:hAnsiTheme="minorHAnsi"/>
        </w:rPr>
        <w:t xml:space="preserve">hether or not </w:t>
      </w:r>
      <w:r w:rsidRPr="00EE0B97">
        <w:rPr>
          <w:rFonts w:asciiTheme="minorHAnsi" w:hAnsiTheme="minorHAnsi"/>
        </w:rPr>
        <w:t xml:space="preserve">to </w:t>
      </w:r>
      <w:r w:rsidR="00665477" w:rsidRPr="00EE0B97">
        <w:rPr>
          <w:rFonts w:asciiTheme="minorHAnsi" w:hAnsiTheme="minorHAnsi"/>
        </w:rPr>
        <w:t>obey the</w:t>
      </w:r>
      <w:r w:rsidR="00957581" w:rsidRPr="00EE0B97">
        <w:rPr>
          <w:rFonts w:asciiTheme="minorHAnsi" w:hAnsiTheme="minorHAnsi"/>
        </w:rPr>
        <w:t xml:space="preserve"> three </w:t>
      </w:r>
      <w:r w:rsidR="00665477" w:rsidRPr="00EE0B97">
        <w:rPr>
          <w:rFonts w:asciiTheme="minorHAnsi" w:hAnsiTheme="minorHAnsi"/>
        </w:rPr>
        <w:t xml:space="preserve">laws </w:t>
      </w:r>
      <w:r w:rsidR="00957581" w:rsidRPr="00EE0B97">
        <w:rPr>
          <w:rFonts w:asciiTheme="minorHAnsi" w:hAnsiTheme="minorHAnsi"/>
        </w:rPr>
        <w:t xml:space="preserve">of </w:t>
      </w:r>
      <w:r w:rsidRPr="00EE0B97">
        <w:rPr>
          <w:rFonts w:asciiTheme="minorHAnsi" w:hAnsiTheme="minorHAnsi"/>
        </w:rPr>
        <w:t>government</w:t>
      </w:r>
      <w:r w:rsidR="00957581" w:rsidRPr="00EE0B97">
        <w:rPr>
          <w:rFonts w:asciiTheme="minorHAnsi" w:hAnsiTheme="minorHAnsi"/>
        </w:rPr>
        <w:t xml:space="preserve"> (P. </w:t>
      </w:r>
      <w:fldSimple w:instr=" PAGEREF Laws_Of_Government  \* MERGEFORMAT ">
        <w:r w:rsidR="00DA37AD" w:rsidRPr="00EE0B97">
          <w:rPr>
            <w:rFonts w:asciiTheme="minorHAnsi" w:hAnsiTheme="minorHAnsi"/>
            <w:noProof/>
          </w:rPr>
          <w:t>20</w:t>
        </w:r>
      </w:fldSimple>
      <w:r w:rsidR="00957581" w:rsidRPr="00EE0B97">
        <w:rPr>
          <w:rFonts w:asciiTheme="minorHAnsi" w:hAnsiTheme="minorHAnsi"/>
        </w:rPr>
        <w:t>)</w:t>
      </w:r>
      <w:r w:rsidR="00665477" w:rsidRPr="00EE0B97">
        <w:rPr>
          <w:rFonts w:asciiTheme="minorHAnsi" w:hAnsiTheme="minorHAnsi"/>
        </w:rPr>
        <w:t>, since the UCOE cannot interfere with the internal affairs of a country without permission.</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UJ02:</w:t>
      </w:r>
      <w:r w:rsidR="00C41CB4" w:rsidRPr="00EE0B97">
        <w:rPr>
          <w:b/>
        </w:rPr>
        <w:tab/>
      </w:r>
      <w:r w:rsidRPr="00EE0B97">
        <w:t xml:space="preserve">When joining, a country must agree to comply with the rules and regulations of the United Countries </w:t>
      </w:r>
      <w:r w:rsidR="00FF1C21" w:rsidRPr="00EE0B97">
        <w:t>of</w:t>
      </w:r>
      <w:r w:rsidRPr="00EE0B97">
        <w:t xml:space="preserve"> Earth.</w:t>
      </w:r>
    </w:p>
    <w:p w:rsidR="004904FD" w:rsidRPr="00EE0B97" w:rsidRDefault="004904FD">
      <w:pPr>
        <w:ind w:left="1620" w:hanging="162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 This requirement is obvio</w:t>
      </w:r>
      <w:r w:rsidR="00EE2C3B" w:rsidRPr="00EE0B97">
        <w:rPr>
          <w:rFonts w:asciiTheme="minorHAnsi" w:hAnsiTheme="minorHAnsi"/>
        </w:rPr>
        <w:t>us and hardly worth mentioning.</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UJ03:</w:t>
      </w:r>
      <w:r w:rsidR="00C41CB4" w:rsidRPr="00EE0B97">
        <w:rPr>
          <w:b/>
        </w:rPr>
        <w:tab/>
      </w:r>
      <w:r w:rsidRPr="00EE0B97">
        <w:t xml:space="preserve">When joining, a country must forever give up complete control of its military. Control of the military will be transferred to the UCOE. Ownership of all military equipment, military facilities, military technology, and so on will forever be transferred to the UCOE. The constitution of the joining country must be updated to state that it </w:t>
      </w:r>
      <w:r w:rsidR="00E45567" w:rsidRPr="00EE0B97">
        <w:t>may</w:t>
      </w:r>
      <w:r w:rsidRPr="00EE0B97">
        <w:t xml:space="preserve"> no longer maintain or operate a military force.</w:t>
      </w:r>
    </w:p>
    <w:p w:rsidR="004904FD" w:rsidRPr="00EE0B97" w:rsidRDefault="004904FD">
      <w:pPr>
        <w:ind w:left="1620" w:hanging="162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This requirement is essential for the peaceful coexistence of all countries. See ‘The Military’ (P. </w:t>
      </w:r>
      <w:fldSimple w:instr=" PAGEREF The_Military  \* MERGEFORMAT ">
        <w:r w:rsidR="00DA37AD" w:rsidRPr="00EE0B97">
          <w:rPr>
            <w:rFonts w:asciiTheme="minorHAnsi" w:hAnsiTheme="minorHAnsi"/>
            <w:noProof/>
          </w:rPr>
          <w:t>192</w:t>
        </w:r>
      </w:fldSimple>
      <w:r w:rsidRPr="00EE0B97">
        <w:rPr>
          <w:rFonts w:asciiTheme="minorHAnsi" w:hAnsiTheme="minorHAnsi"/>
        </w:rPr>
        <w:t>) for details.</w:t>
      </w:r>
    </w:p>
    <w:p w:rsidR="004904FD" w:rsidRPr="00EE0B97" w:rsidRDefault="004904FD">
      <w:pPr>
        <w:rPr>
          <w:rFonts w:asciiTheme="minorHAnsi" w:hAnsiTheme="minorHAnsi"/>
        </w:rPr>
      </w:pPr>
    </w:p>
    <w:p w:rsidR="004904FD" w:rsidRPr="00EE0B97" w:rsidRDefault="0019027B">
      <w:pPr>
        <w:rPr>
          <w:rFonts w:asciiTheme="minorHAnsi" w:hAnsiTheme="minorHAnsi"/>
        </w:rPr>
      </w:pPr>
      <w:r w:rsidRPr="00EE0B97">
        <w:rPr>
          <w:rFonts w:asciiTheme="minorHAnsi" w:hAnsiTheme="minorHAnsi"/>
        </w:rPr>
        <w:t xml:space="preserve">Most countries entering </w:t>
      </w:r>
      <w:r w:rsidR="00665477" w:rsidRPr="00EE0B97">
        <w:rPr>
          <w:rFonts w:asciiTheme="minorHAnsi" w:hAnsiTheme="minorHAnsi"/>
        </w:rPr>
        <w:t>the UCOE</w:t>
      </w:r>
      <w:r w:rsidRPr="00EE0B97">
        <w:rPr>
          <w:rFonts w:asciiTheme="minorHAnsi" w:hAnsiTheme="minorHAnsi"/>
        </w:rPr>
        <w:t xml:space="preserve"> own a </w:t>
      </w:r>
      <w:r w:rsidR="00665477" w:rsidRPr="00EE0B97">
        <w:rPr>
          <w:rFonts w:asciiTheme="minorHAnsi" w:hAnsiTheme="minorHAnsi"/>
        </w:rPr>
        <w:t>military</w:t>
      </w:r>
      <w:r w:rsidRPr="00EE0B97">
        <w:rPr>
          <w:rFonts w:asciiTheme="minorHAnsi" w:hAnsiTheme="minorHAnsi"/>
        </w:rPr>
        <w:t>.</w:t>
      </w:r>
      <w:r w:rsidR="00665477" w:rsidRPr="00EE0B97">
        <w:rPr>
          <w:rFonts w:asciiTheme="minorHAnsi" w:hAnsiTheme="minorHAnsi"/>
        </w:rPr>
        <w:t xml:space="preserve"> This military still has a strong allegiance to its former country. What’s to prevent the country from using its former military for political ends? To help overcome this potential treat, the UCOE uses this rule.</w:t>
      </w:r>
    </w:p>
    <w:p w:rsidR="004904FD" w:rsidRPr="00EE0B97" w:rsidRDefault="004904FD">
      <w:pPr>
        <w:ind w:left="720" w:hanging="720"/>
        <w:rPr>
          <w:rFonts w:asciiTheme="minorHAnsi" w:hAnsiTheme="minorHAnsi"/>
        </w:rPr>
      </w:pPr>
    </w:p>
    <w:p w:rsidR="00964AFA" w:rsidRPr="00EE0B97" w:rsidRDefault="00665477" w:rsidP="00CA0004">
      <w:pPr>
        <w:pStyle w:val="Laws"/>
        <w:sectPr w:rsidR="00964AFA" w:rsidRPr="00EE0B97" w:rsidSect="00493BD2">
          <w:type w:val="continuous"/>
          <w:pgSz w:w="8640" w:h="12960" w:code="1"/>
          <w:pgMar w:top="720" w:right="720" w:bottom="720" w:left="720" w:header="288" w:footer="288" w:gutter="360"/>
          <w:cols w:space="709"/>
          <w:noEndnote/>
          <w:titlePg/>
          <w:docGrid w:linePitch="326"/>
        </w:sectPr>
      </w:pPr>
      <w:r w:rsidRPr="00EE0B97">
        <w:rPr>
          <w:b/>
        </w:rPr>
        <w:t>Law UJ04:</w:t>
      </w:r>
      <w:r w:rsidR="00C41CB4" w:rsidRPr="00EE0B97">
        <w:rPr>
          <w:b/>
        </w:rPr>
        <w:tab/>
      </w:r>
      <w:r w:rsidRPr="00EE0B97">
        <w:t xml:space="preserve">All military personal above the rank of Colonel must give up their citizenship and alliance to their countries of origin. Instead, they </w:t>
      </w:r>
      <w:r w:rsidR="00EE2C3B" w:rsidRPr="00EE0B97">
        <w:t xml:space="preserve">and all members of their families </w:t>
      </w:r>
      <w:r w:rsidRPr="00EE0B97">
        <w:t>shall become full citizens for life of all member countries.</w:t>
      </w:r>
    </w:p>
    <w:p w:rsidR="004904FD" w:rsidRPr="00EE0B97" w:rsidRDefault="004904FD" w:rsidP="00CA0004">
      <w:pPr>
        <w:pStyle w:val="Laws"/>
      </w:pPr>
    </w:p>
    <w:p w:rsidR="004904FD" w:rsidRPr="00EE0B97" w:rsidRDefault="00665477" w:rsidP="00FF01EC">
      <w:pPr>
        <w:pStyle w:val="H2"/>
        <w:rPr>
          <w:rFonts w:asciiTheme="minorHAnsi" w:hAnsiTheme="minorHAnsi"/>
        </w:rPr>
      </w:pPr>
      <w:bookmarkStart w:id="400" w:name="_Toc146731533"/>
      <w:bookmarkStart w:id="401" w:name="_Toc146732912"/>
      <w:bookmarkStart w:id="402" w:name="_Toc290215061"/>
      <w:bookmarkStart w:id="403" w:name="_Toc383697601"/>
      <w:r w:rsidRPr="00EE0B97">
        <w:rPr>
          <w:rFonts w:asciiTheme="minorHAnsi" w:hAnsiTheme="minorHAnsi"/>
        </w:rPr>
        <w:lastRenderedPageBreak/>
        <w:t>Leaving The UCOE</w:t>
      </w:r>
      <w:bookmarkEnd w:id="400"/>
      <w:bookmarkEnd w:id="401"/>
      <w:bookmarkEnd w:id="402"/>
      <w:bookmarkEnd w:id="403"/>
    </w:p>
    <w:p w:rsidR="004904FD" w:rsidRPr="00EE0B97" w:rsidRDefault="00665477">
      <w:pPr>
        <w:pStyle w:val="Quote1"/>
        <w:rPr>
          <w:rFonts w:asciiTheme="minorHAnsi" w:hAnsiTheme="minorHAnsi"/>
          <w:szCs w:val="24"/>
        </w:rPr>
      </w:pPr>
      <w:r w:rsidRPr="00EE0B97">
        <w:rPr>
          <w:rFonts w:asciiTheme="minorHAnsi" w:hAnsiTheme="minorHAnsi"/>
          <w:szCs w:val="24"/>
        </w:rPr>
        <w:t>Ever has it been that love knows not</w:t>
      </w:r>
      <w:r w:rsidRPr="00EE0B97">
        <w:rPr>
          <w:rFonts w:asciiTheme="minorHAnsi" w:hAnsiTheme="minorHAnsi"/>
          <w:szCs w:val="24"/>
        </w:rPr>
        <w:br/>
        <w:t>its own depth until the hour of separation.</w:t>
      </w:r>
      <w:r w:rsidRPr="00EE0B97">
        <w:rPr>
          <w:rFonts w:asciiTheme="minorHAnsi" w:hAnsiTheme="minorHAnsi"/>
          <w:szCs w:val="24"/>
        </w:rPr>
        <w:br/>
        <w:t>-- Kahlil Gibran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Any country may leave the UCOE at any time if it chooses to do so. However, no country has ever chosen to do so. </w:t>
      </w:r>
      <w:r w:rsidR="00E45567" w:rsidRPr="00EE0B97">
        <w:rPr>
          <w:rFonts w:asciiTheme="minorHAnsi" w:hAnsiTheme="minorHAnsi"/>
        </w:rPr>
        <w:t>This is n</w:t>
      </w:r>
      <w:r w:rsidRPr="00EE0B97">
        <w:rPr>
          <w:rFonts w:asciiTheme="minorHAnsi" w:hAnsiTheme="minorHAnsi"/>
        </w:rPr>
        <w:t>ot surprising, since there is so much to lose and so little to gain.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UCOE has only one exit requirement:</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UL01:</w:t>
      </w:r>
      <w:r w:rsidR="00C41CB4" w:rsidRPr="00EE0B97">
        <w:rPr>
          <w:b/>
        </w:rPr>
        <w:tab/>
      </w:r>
      <w:r w:rsidRPr="00EE0B97">
        <w:t xml:space="preserve">When a country leaves the UCOE, the UCOE must remove all its military forces from the country. The UCOE must also remove all military equipment and military technology. The UCOE must also decommission all the military facilities in the country. Military personnel who are also citizens of the leaving country may leave the military if they </w:t>
      </w:r>
      <w:r w:rsidR="0019027B" w:rsidRPr="00EE0B97">
        <w:t xml:space="preserve">so </w:t>
      </w:r>
      <w:r w:rsidRPr="00EE0B97">
        <w:t>choose</w:t>
      </w:r>
      <w:r w:rsidR="0019027B" w:rsidRPr="00EE0B97">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If you will remember, a country gives up complete control of its military when it joins the UCOE. </w:t>
      </w:r>
      <w:r w:rsidR="009E6277" w:rsidRPr="00EE0B97">
        <w:rPr>
          <w:rFonts w:asciiTheme="minorHAnsi" w:hAnsiTheme="minorHAnsi"/>
        </w:rPr>
        <w:t>Therefore</w:t>
      </w:r>
      <w:r w:rsidR="00A23FDB" w:rsidRPr="00EE0B97">
        <w:rPr>
          <w:rFonts w:asciiTheme="minorHAnsi" w:hAnsiTheme="minorHAnsi"/>
        </w:rPr>
        <w:t>,</w:t>
      </w:r>
      <w:r w:rsidR="009E6277" w:rsidRPr="00EE0B97">
        <w:rPr>
          <w:rFonts w:asciiTheme="minorHAnsi" w:hAnsiTheme="minorHAnsi"/>
        </w:rPr>
        <w:t xml:space="preserve"> a former </w:t>
      </w:r>
      <w:r w:rsidR="00162E55" w:rsidRPr="00EE0B97">
        <w:rPr>
          <w:rFonts w:asciiTheme="minorHAnsi" w:hAnsiTheme="minorHAnsi"/>
        </w:rPr>
        <w:t xml:space="preserve">member </w:t>
      </w:r>
      <w:r w:rsidR="009E6277" w:rsidRPr="00EE0B97">
        <w:rPr>
          <w:rFonts w:asciiTheme="minorHAnsi" w:hAnsiTheme="minorHAnsi"/>
        </w:rPr>
        <w:t>country wishing to have a military must rebuild it from scratch, without any help from the UCOE.</w:t>
      </w:r>
    </w:p>
    <w:p w:rsidR="004904FD" w:rsidRPr="00EE0B97" w:rsidRDefault="00665477" w:rsidP="00FF01EC">
      <w:pPr>
        <w:pStyle w:val="H3"/>
        <w:rPr>
          <w:rFonts w:asciiTheme="minorHAnsi" w:hAnsiTheme="minorHAnsi"/>
        </w:rPr>
      </w:pPr>
      <w:bookmarkStart w:id="404" w:name="_Toc146732913"/>
      <w:bookmarkStart w:id="405" w:name="_Toc383697602"/>
      <w:r w:rsidRPr="00EE0B97">
        <w:rPr>
          <w:rFonts w:asciiTheme="minorHAnsi" w:hAnsiTheme="minorHAnsi"/>
        </w:rPr>
        <w:t>Expulsion</w:t>
      </w:r>
      <w:bookmarkEnd w:id="404"/>
      <w:bookmarkEnd w:id="405"/>
    </w:p>
    <w:p w:rsidR="00E20371" w:rsidRPr="00EE0B97" w:rsidRDefault="00E20371" w:rsidP="00E20371">
      <w:pPr>
        <w:pStyle w:val="Quote1"/>
        <w:rPr>
          <w:rFonts w:asciiTheme="minorHAnsi" w:hAnsiTheme="minorHAnsi"/>
        </w:rPr>
      </w:pPr>
      <w:r w:rsidRPr="00EE0B97">
        <w:rPr>
          <w:rFonts w:asciiTheme="minorHAnsi" w:hAnsiTheme="minorHAnsi"/>
        </w:rPr>
        <w:t>Rather than waging war with threats of expulsion,</w:t>
      </w:r>
    </w:p>
    <w:p w:rsidR="00E20371" w:rsidRPr="00EE0B97" w:rsidRDefault="00E20371" w:rsidP="00E20371">
      <w:pPr>
        <w:pStyle w:val="Quote1"/>
        <w:rPr>
          <w:rFonts w:asciiTheme="minorHAnsi" w:hAnsiTheme="minorHAnsi"/>
        </w:rPr>
      </w:pPr>
      <w:r w:rsidRPr="00EE0B97">
        <w:rPr>
          <w:rFonts w:asciiTheme="minorHAnsi" w:hAnsiTheme="minorHAnsi"/>
        </w:rPr>
        <w:t>the focus should be on finding solutions</w:t>
      </w:r>
    </w:p>
    <w:p w:rsidR="00E20371" w:rsidRPr="00EE0B97" w:rsidRDefault="00E20371" w:rsidP="00E20371">
      <w:pPr>
        <w:pStyle w:val="Quote1"/>
        <w:rPr>
          <w:rFonts w:asciiTheme="minorHAnsi" w:hAnsiTheme="minorHAnsi"/>
        </w:rPr>
      </w:pPr>
      <w:r w:rsidRPr="00EE0B97">
        <w:rPr>
          <w:rFonts w:asciiTheme="minorHAnsi" w:hAnsiTheme="minorHAnsi"/>
        </w:rPr>
        <w:t>to the legitimate problems of clubs.”</w:t>
      </w:r>
    </w:p>
    <w:p w:rsidR="007F085A" w:rsidRPr="00EE0B97" w:rsidRDefault="00E20371" w:rsidP="00E20371">
      <w:pPr>
        <w:pStyle w:val="Quote1"/>
        <w:rPr>
          <w:rFonts w:asciiTheme="minorHAnsi" w:hAnsiTheme="minorHAnsi"/>
        </w:rPr>
      </w:pPr>
      <w:r w:rsidRPr="00EE0B97">
        <w:rPr>
          <w:rFonts w:asciiTheme="minorHAnsi" w:hAnsiTheme="minorHAnsi"/>
        </w:rPr>
        <w:t>-- Thomas Kurth --</w:t>
      </w:r>
    </w:p>
    <w:p w:rsidR="00E20371" w:rsidRPr="00EE0B97" w:rsidRDefault="00E20371" w:rsidP="00E20371">
      <w:pPr>
        <w:pStyle w:val="Quote1"/>
        <w:rPr>
          <w:rFonts w:asciiTheme="minorHAnsi" w:hAnsiTheme="minorHAnsi"/>
        </w:rPr>
      </w:pPr>
    </w:p>
    <w:p w:rsidR="00E20371" w:rsidRPr="00EE0B97" w:rsidRDefault="00E20371" w:rsidP="00E20371">
      <w:pPr>
        <w:pStyle w:val="Quote1"/>
        <w:rPr>
          <w:rFonts w:asciiTheme="minorHAnsi" w:hAnsiTheme="minorHAnsi"/>
        </w:rPr>
      </w:pPr>
      <w:r w:rsidRPr="00EE0B97">
        <w:rPr>
          <w:rFonts w:asciiTheme="minorHAnsi" w:hAnsiTheme="minorHAnsi"/>
        </w:rPr>
        <w:t xml:space="preserve">I have been advised that my expulsion </w:t>
      </w:r>
    </w:p>
    <w:p w:rsidR="00E20371" w:rsidRPr="00EE0B97" w:rsidRDefault="00E20371" w:rsidP="00E20371">
      <w:pPr>
        <w:pStyle w:val="Quote1"/>
        <w:rPr>
          <w:rFonts w:asciiTheme="minorHAnsi" w:hAnsiTheme="minorHAnsi"/>
        </w:rPr>
      </w:pPr>
      <w:r w:rsidRPr="00EE0B97">
        <w:rPr>
          <w:rFonts w:asciiTheme="minorHAnsi" w:hAnsiTheme="minorHAnsi"/>
        </w:rPr>
        <w:t>was unlawful and against the federal constitution.</w:t>
      </w:r>
    </w:p>
    <w:p w:rsidR="00E20371" w:rsidRPr="00EE0B97" w:rsidRDefault="00E20371" w:rsidP="00E20371">
      <w:pPr>
        <w:pStyle w:val="Quote1"/>
        <w:rPr>
          <w:rFonts w:asciiTheme="minorHAnsi" w:hAnsiTheme="minorHAnsi"/>
        </w:rPr>
      </w:pPr>
      <w:r w:rsidRPr="00EE0B97">
        <w:rPr>
          <w:rFonts w:asciiTheme="minorHAnsi" w:hAnsiTheme="minorHAnsi"/>
        </w:rPr>
        <w:t xml:space="preserve"> -- Anwar Ibrahim --</w:t>
      </w:r>
    </w:p>
    <w:p w:rsidR="007F085A" w:rsidRPr="00EE0B97" w:rsidRDefault="007F085A">
      <w:pPr>
        <w:rPr>
          <w:rFonts w:asciiTheme="minorHAnsi" w:hAnsiTheme="minorHAnsi"/>
        </w:rPr>
      </w:pPr>
    </w:p>
    <w:p w:rsidR="004904FD" w:rsidRPr="00EE0B97" w:rsidRDefault="00A23FDB">
      <w:pPr>
        <w:rPr>
          <w:rFonts w:asciiTheme="minorHAnsi" w:hAnsiTheme="minorHAnsi"/>
        </w:rPr>
      </w:pPr>
      <w:r w:rsidRPr="00EE0B97">
        <w:rPr>
          <w:rFonts w:asciiTheme="minorHAnsi" w:hAnsiTheme="minorHAnsi"/>
        </w:rPr>
        <w:t>The UCOE may expel a</w:t>
      </w:r>
      <w:r w:rsidR="00665477" w:rsidRPr="00EE0B97">
        <w:rPr>
          <w:rFonts w:asciiTheme="minorHAnsi" w:hAnsiTheme="minorHAnsi"/>
        </w:rPr>
        <w:t xml:space="preserve"> country for several reasons.</w:t>
      </w:r>
      <w:r w:rsidR="00162E55" w:rsidRPr="00EE0B97">
        <w:rPr>
          <w:rFonts w:asciiTheme="minorHAnsi" w:hAnsiTheme="minorHAnsi"/>
        </w:rPr>
        <w:t xml:space="preserve"> Here are just two reasons.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first reason for expelling a country is if it removes any of the three laws of government from its constitution. While the three laws are in the constitution, it acts as a thorn in the side of the country, spurring it on to deal with the world in a just manner.</w:t>
      </w:r>
    </w:p>
    <w:p w:rsidR="004904FD" w:rsidRPr="00EE0B97" w:rsidRDefault="004904FD" w:rsidP="00162E55">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The second reason for expelling a country is if it changes its constitution to allow it to maintain a military, or if it illegally builds a military. The proven support of militant or terrorist groups is also a reason for expulsion.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problem with dealing with military build-up is that there no clear way to deal with it. After all, the UCOE cannot interfere with the internal affairs of a country. Also, even if specific laws were in place to deal with this, how would </w:t>
      </w:r>
      <w:r w:rsidR="00A23FDB" w:rsidRPr="00EE0B97">
        <w:rPr>
          <w:rFonts w:asciiTheme="minorHAnsi" w:hAnsiTheme="minorHAnsi"/>
        </w:rPr>
        <w:t xml:space="preserve">you </w:t>
      </w:r>
      <w:r w:rsidRPr="00EE0B97">
        <w:rPr>
          <w:rFonts w:asciiTheme="minorHAnsi" w:hAnsiTheme="minorHAnsi"/>
        </w:rPr>
        <w:t>i</w:t>
      </w:r>
      <w:r w:rsidR="00A23FDB" w:rsidRPr="00EE0B97">
        <w:rPr>
          <w:rFonts w:asciiTheme="minorHAnsi" w:hAnsiTheme="minorHAnsi"/>
        </w:rPr>
        <w:t>mplement it</w:t>
      </w:r>
      <w:r w:rsidRPr="00EE0B97">
        <w:rPr>
          <w:rFonts w:asciiTheme="minorHAnsi" w:hAnsiTheme="minorHAnsi"/>
        </w:rPr>
        <w:t xml:space="preserve">? </w:t>
      </w:r>
      <w:r w:rsidR="00EF1F83" w:rsidRPr="00EE0B97">
        <w:rPr>
          <w:rFonts w:asciiTheme="minorHAnsi" w:hAnsiTheme="minorHAnsi"/>
        </w:rPr>
        <w:t xml:space="preserve">How would </w:t>
      </w:r>
      <w:r w:rsidRPr="00EE0B97">
        <w:rPr>
          <w:rFonts w:asciiTheme="minorHAnsi" w:hAnsiTheme="minorHAnsi"/>
        </w:rPr>
        <w:t xml:space="preserve">you decide </w:t>
      </w:r>
      <w:r w:rsidR="00A23FDB" w:rsidRPr="00EE0B97">
        <w:rPr>
          <w:rFonts w:asciiTheme="minorHAnsi" w:hAnsiTheme="minorHAnsi"/>
        </w:rPr>
        <w:t>what</w:t>
      </w:r>
      <w:r w:rsidRPr="00EE0B97">
        <w:rPr>
          <w:rFonts w:asciiTheme="minorHAnsi" w:hAnsiTheme="minorHAnsi"/>
        </w:rPr>
        <w:t xml:space="preserve"> </w:t>
      </w:r>
      <w:r w:rsidR="00A23FDB" w:rsidRPr="00EE0B97">
        <w:rPr>
          <w:rFonts w:asciiTheme="minorHAnsi" w:hAnsiTheme="minorHAnsi"/>
        </w:rPr>
        <w:t>military, political,</w:t>
      </w:r>
      <w:r w:rsidRPr="00EE0B97">
        <w:rPr>
          <w:rFonts w:asciiTheme="minorHAnsi" w:hAnsiTheme="minorHAnsi"/>
        </w:rPr>
        <w:t xml:space="preserve"> or economic action </w:t>
      </w:r>
      <w:r w:rsidR="00A23FDB" w:rsidRPr="00EE0B97">
        <w:rPr>
          <w:rFonts w:asciiTheme="minorHAnsi" w:hAnsiTheme="minorHAnsi"/>
        </w:rPr>
        <w:t>to take</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162E55">
      <w:pPr>
        <w:rPr>
          <w:rFonts w:asciiTheme="minorHAnsi" w:hAnsiTheme="minorHAnsi"/>
        </w:rPr>
      </w:pPr>
      <w:r w:rsidRPr="00EE0B97">
        <w:rPr>
          <w:rFonts w:asciiTheme="minorHAnsi" w:hAnsiTheme="minorHAnsi"/>
        </w:rPr>
        <w:t>For the above reasons</w:t>
      </w:r>
      <w:r w:rsidR="00665477" w:rsidRPr="00EE0B97">
        <w:rPr>
          <w:rFonts w:asciiTheme="minorHAnsi" w:hAnsiTheme="minorHAnsi"/>
        </w:rPr>
        <w:t xml:space="preserve">, expulsion is the simplest way of dealing with the problem. Of course, this </w:t>
      </w:r>
      <w:r w:rsidR="00E45567" w:rsidRPr="00EE0B97">
        <w:rPr>
          <w:rFonts w:asciiTheme="minorHAnsi" w:hAnsiTheme="minorHAnsi"/>
        </w:rPr>
        <w:t xml:space="preserve">only </w:t>
      </w:r>
      <w:r w:rsidR="00A23FDB" w:rsidRPr="00EE0B97">
        <w:rPr>
          <w:rFonts w:asciiTheme="minorHAnsi" w:hAnsiTheme="minorHAnsi"/>
        </w:rPr>
        <w:t>happens</w:t>
      </w:r>
      <w:r w:rsidR="00665477" w:rsidRPr="00EE0B97">
        <w:rPr>
          <w:rFonts w:asciiTheme="minorHAnsi" w:hAnsiTheme="minorHAnsi"/>
        </w:rPr>
        <w:t xml:space="preserve"> when negotiations fail. </w:t>
      </w:r>
      <w:r w:rsidR="00761DE5" w:rsidRPr="00EE0B97">
        <w:rPr>
          <w:rFonts w:asciiTheme="minorHAnsi" w:hAnsiTheme="minorHAnsi"/>
        </w:rPr>
        <w:t>Once expelled, t</w:t>
      </w:r>
      <w:r w:rsidR="00665477" w:rsidRPr="00EE0B97">
        <w:rPr>
          <w:rFonts w:asciiTheme="minorHAnsi" w:hAnsiTheme="minorHAnsi"/>
        </w:rPr>
        <w:t xml:space="preserve">he UCOE </w:t>
      </w:r>
      <w:r w:rsidRPr="00EE0B97">
        <w:rPr>
          <w:rFonts w:asciiTheme="minorHAnsi" w:hAnsiTheme="minorHAnsi"/>
        </w:rPr>
        <w:t xml:space="preserve">may </w:t>
      </w:r>
      <w:r w:rsidR="00665477" w:rsidRPr="00EE0B97">
        <w:rPr>
          <w:rFonts w:asciiTheme="minorHAnsi" w:hAnsiTheme="minorHAnsi"/>
        </w:rPr>
        <w:t>apply political and economic pressure</w:t>
      </w:r>
      <w:r w:rsidR="00E45567" w:rsidRPr="00EE0B97">
        <w:rPr>
          <w:rFonts w:asciiTheme="minorHAnsi" w:hAnsiTheme="minorHAnsi"/>
        </w:rPr>
        <w:t xml:space="preserve"> to deal with </w:t>
      </w:r>
      <w:r w:rsidR="00761DE5" w:rsidRPr="00EE0B97">
        <w:rPr>
          <w:rFonts w:asciiTheme="minorHAnsi" w:hAnsiTheme="minorHAnsi"/>
        </w:rPr>
        <w:t>the</w:t>
      </w:r>
      <w:r w:rsidR="00E45567" w:rsidRPr="00EE0B97">
        <w:rPr>
          <w:rFonts w:asciiTheme="minorHAnsi" w:hAnsiTheme="minorHAnsi"/>
        </w:rPr>
        <w:t xml:space="preserve"> country</w:t>
      </w:r>
      <w:r w:rsidR="00665477" w:rsidRPr="00EE0B97">
        <w:rPr>
          <w:rFonts w:asciiTheme="minorHAnsi" w:hAnsiTheme="minorHAnsi"/>
        </w:rPr>
        <w:t>.</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FF01EC">
      <w:pPr>
        <w:pStyle w:val="H2"/>
        <w:rPr>
          <w:rFonts w:asciiTheme="minorHAnsi" w:hAnsiTheme="minorHAnsi"/>
        </w:rPr>
      </w:pPr>
      <w:bookmarkStart w:id="406" w:name="_Toc146731536"/>
      <w:bookmarkStart w:id="407" w:name="_Toc146732926"/>
      <w:bookmarkStart w:id="408" w:name="_Toc290215062"/>
      <w:bookmarkStart w:id="409" w:name="_Toc383697603"/>
      <w:r w:rsidRPr="00EE0B97">
        <w:rPr>
          <w:rFonts w:asciiTheme="minorHAnsi" w:hAnsiTheme="minorHAnsi"/>
        </w:rPr>
        <w:lastRenderedPageBreak/>
        <w:t>Economics</w:t>
      </w:r>
      <w:bookmarkEnd w:id="406"/>
      <w:bookmarkEnd w:id="407"/>
      <w:bookmarkEnd w:id="408"/>
      <w:bookmarkEnd w:id="409"/>
    </w:p>
    <w:p w:rsidR="00122A6F" w:rsidRPr="00EE0B97" w:rsidRDefault="00D951C8">
      <w:pPr>
        <w:pStyle w:val="Quote1"/>
        <w:rPr>
          <w:rFonts w:asciiTheme="minorHAnsi" w:hAnsiTheme="minorHAnsi"/>
          <w:szCs w:val="24"/>
        </w:rPr>
      </w:pPr>
      <w:r w:rsidRPr="00EE0B97">
        <w:rPr>
          <w:rFonts w:ascii="MetDemo" w:hAnsi="MetDemo" w:cs="NoteHedz"/>
          <w:sz w:val="16"/>
          <w:szCs w:val="16"/>
        </w:rPr>
        <w:t>E</w:t>
      </w:r>
      <w:r w:rsidR="0021284E" w:rsidRPr="00EE0B97">
        <w:rPr>
          <w:rFonts w:asciiTheme="minorHAnsi" w:hAnsiTheme="minorHAnsi" w:cs="NoteHedz"/>
          <w:sz w:val="24"/>
          <w:szCs w:val="24"/>
        </w:rPr>
        <w:t xml:space="preserve"> </w:t>
      </w:r>
      <w:r w:rsidR="00122A6F" w:rsidRPr="00EE0B97">
        <w:rPr>
          <w:rFonts w:asciiTheme="minorHAnsi" w:hAnsiTheme="minorHAnsi"/>
          <w:szCs w:val="24"/>
        </w:rPr>
        <w:t>The light you see at the end of the tunnel</w:t>
      </w:r>
      <w:r w:rsidR="00B92A13" w:rsidRPr="00EE0B97">
        <w:rPr>
          <w:rFonts w:asciiTheme="minorHAnsi" w:hAnsiTheme="minorHAnsi"/>
          <w:szCs w:val="24"/>
        </w:rPr>
        <w:t xml:space="preserve"> -</w:t>
      </w:r>
      <w:r w:rsidR="00122A6F" w:rsidRPr="00EE0B97">
        <w:rPr>
          <w:rFonts w:asciiTheme="minorHAnsi" w:hAnsiTheme="minorHAnsi"/>
          <w:szCs w:val="24"/>
        </w:rPr>
        <w:br/>
        <w:t>is the headlamp of a fast approaching train.</w:t>
      </w:r>
      <w:r w:rsidR="0021284E" w:rsidRPr="00EE0B97">
        <w:rPr>
          <w:rFonts w:asciiTheme="minorHAnsi" w:hAnsiTheme="minorHAnsi" w:cs="NoteHedz"/>
        </w:rPr>
        <w:t xml:space="preserve"> </w:t>
      </w:r>
      <w:r w:rsidRPr="00EE0B97">
        <w:rPr>
          <w:rFonts w:ascii="MetDemo" w:hAnsi="MetDemo" w:cs="NoteHedz"/>
          <w:sz w:val="16"/>
          <w:szCs w:val="16"/>
        </w:rPr>
        <w:t>E</w:t>
      </w:r>
      <w:r w:rsidR="00122A6F" w:rsidRPr="00EE0B97">
        <w:rPr>
          <w:rFonts w:asciiTheme="minorHAnsi" w:hAnsiTheme="minorHAnsi"/>
          <w:szCs w:val="24"/>
        </w:rPr>
        <w:br/>
        <w:t>-- Unknown --</w:t>
      </w:r>
    </w:p>
    <w:p w:rsidR="00122A6F" w:rsidRPr="00EE0B97" w:rsidRDefault="00122A6F">
      <w:pPr>
        <w:pStyle w:val="Quote1"/>
        <w:rPr>
          <w:rFonts w:asciiTheme="minorHAnsi" w:hAnsiTheme="minorHAnsi"/>
          <w:szCs w:val="24"/>
        </w:rPr>
      </w:pPr>
    </w:p>
    <w:p w:rsidR="00132F43" w:rsidRPr="00EE0B97" w:rsidRDefault="00132F43" w:rsidP="00132F43">
      <w:pPr>
        <w:pStyle w:val="Quote1"/>
        <w:rPr>
          <w:rFonts w:asciiTheme="minorHAnsi" w:hAnsiTheme="minorHAnsi"/>
        </w:rPr>
      </w:pPr>
      <w:r w:rsidRPr="00EE0B97">
        <w:rPr>
          <w:rFonts w:asciiTheme="minorHAnsi" w:hAnsiTheme="minorHAnsi"/>
        </w:rPr>
        <w:t>Always live well within your means.</w:t>
      </w:r>
      <w:r w:rsidRPr="00EE0B97">
        <w:rPr>
          <w:rFonts w:asciiTheme="minorHAnsi" w:hAnsiTheme="minorHAnsi"/>
        </w:rPr>
        <w:br/>
        <w:t>-- Economics 101 --</w:t>
      </w:r>
    </w:p>
    <w:p w:rsidR="00132F43" w:rsidRPr="00EE0B97" w:rsidRDefault="00132F43" w:rsidP="00132F43">
      <w:pPr>
        <w:pStyle w:val="Quote1"/>
        <w:rPr>
          <w:rFonts w:asciiTheme="minorHAnsi" w:hAnsiTheme="minorHAnsi"/>
        </w:rPr>
      </w:pPr>
    </w:p>
    <w:p w:rsidR="00132F43" w:rsidRPr="00EE0B97" w:rsidRDefault="00132F43" w:rsidP="00132F43">
      <w:pPr>
        <w:pStyle w:val="Quote1"/>
        <w:rPr>
          <w:rFonts w:asciiTheme="minorHAnsi" w:hAnsiTheme="minorHAnsi"/>
        </w:rPr>
      </w:pPr>
      <w:r w:rsidRPr="00EE0B97">
        <w:rPr>
          <w:rFonts w:asciiTheme="minorHAnsi" w:hAnsiTheme="minorHAnsi"/>
        </w:rPr>
        <w:t>Always know the true cost of everything you use.</w:t>
      </w:r>
    </w:p>
    <w:p w:rsidR="00132F43" w:rsidRPr="00EE0B97" w:rsidRDefault="00132F43" w:rsidP="00132F43">
      <w:pPr>
        <w:pStyle w:val="Quote1"/>
        <w:rPr>
          <w:rFonts w:asciiTheme="minorHAnsi" w:hAnsiTheme="minorHAnsi"/>
        </w:rPr>
      </w:pPr>
      <w:r w:rsidRPr="00EE0B97">
        <w:rPr>
          <w:rFonts w:asciiTheme="minorHAnsi" w:hAnsiTheme="minorHAnsi"/>
        </w:rPr>
        <w:t>-- Economics 101 --</w:t>
      </w:r>
    </w:p>
    <w:p w:rsidR="001E18D4" w:rsidRPr="00EE0B97" w:rsidRDefault="001E18D4" w:rsidP="00132F43">
      <w:pPr>
        <w:pStyle w:val="Quote1"/>
        <w:rPr>
          <w:rFonts w:asciiTheme="minorHAnsi" w:hAnsiTheme="minorHAnsi"/>
        </w:rPr>
      </w:pPr>
    </w:p>
    <w:p w:rsidR="006D4ED1" w:rsidRPr="00EE0B97" w:rsidRDefault="006D4ED1" w:rsidP="00132F43">
      <w:pPr>
        <w:pStyle w:val="Quote1"/>
        <w:rPr>
          <w:rFonts w:asciiTheme="minorHAnsi" w:hAnsiTheme="minorHAnsi"/>
        </w:rPr>
      </w:pPr>
      <w:r w:rsidRPr="00EE0B97">
        <w:rPr>
          <w:rFonts w:asciiTheme="minorHAnsi" w:hAnsiTheme="minorHAnsi"/>
        </w:rPr>
        <w:t>Always invest in people.</w:t>
      </w:r>
      <w:r w:rsidRPr="00EE0B97">
        <w:rPr>
          <w:rFonts w:asciiTheme="minorHAnsi" w:hAnsiTheme="minorHAnsi"/>
        </w:rPr>
        <w:br/>
        <w:t>-- Economics 101 --</w:t>
      </w:r>
    </w:p>
    <w:p w:rsidR="006D4ED1" w:rsidRPr="00EE0B97" w:rsidRDefault="006D4ED1" w:rsidP="00132F43">
      <w:pPr>
        <w:pStyle w:val="Quote1"/>
        <w:rPr>
          <w:rFonts w:asciiTheme="minorHAnsi" w:hAnsiTheme="minorHAnsi"/>
        </w:rPr>
      </w:pPr>
    </w:p>
    <w:p w:rsidR="00F3417A" w:rsidRPr="00EE0B97" w:rsidRDefault="00F3417A" w:rsidP="00F3417A">
      <w:pPr>
        <w:pStyle w:val="Quote1"/>
        <w:rPr>
          <w:rFonts w:asciiTheme="minorHAnsi" w:hAnsiTheme="minorHAnsi"/>
        </w:rPr>
      </w:pPr>
      <w:r w:rsidRPr="00EE0B97">
        <w:rPr>
          <w:rFonts w:asciiTheme="minorHAnsi" w:hAnsiTheme="minorHAnsi"/>
        </w:rPr>
        <w:t>Education is the only thing</w:t>
      </w:r>
      <w:r w:rsidRPr="00EE0B97">
        <w:rPr>
          <w:rFonts w:asciiTheme="minorHAnsi" w:hAnsiTheme="minorHAnsi"/>
        </w:rPr>
        <w:br/>
        <w:t>that justifies going into debt over.</w:t>
      </w:r>
      <w:r w:rsidRPr="00EE0B97">
        <w:rPr>
          <w:rFonts w:asciiTheme="minorHAnsi" w:hAnsiTheme="minorHAnsi"/>
        </w:rPr>
        <w:br/>
        <w:t>-- Economics 101 --</w:t>
      </w:r>
    </w:p>
    <w:p w:rsidR="00F3417A" w:rsidRPr="00EE0B97" w:rsidRDefault="00F3417A" w:rsidP="00132F43">
      <w:pPr>
        <w:pStyle w:val="Quote1"/>
        <w:rPr>
          <w:rFonts w:asciiTheme="minorHAnsi" w:hAnsiTheme="minorHAnsi"/>
        </w:rPr>
      </w:pPr>
    </w:p>
    <w:p w:rsidR="006178B7" w:rsidRPr="00EE0B97" w:rsidRDefault="00FE4705" w:rsidP="006178B7">
      <w:pPr>
        <w:pStyle w:val="quote2"/>
        <w:rPr>
          <w:rFonts w:asciiTheme="minorHAnsi" w:hAnsiTheme="minorHAnsi"/>
        </w:rPr>
      </w:pPr>
      <w:r>
        <w:rPr>
          <w:rFonts w:asciiTheme="minorHAnsi" w:hAnsiTheme="minorHAnsi"/>
        </w:rPr>
        <w:pict>
          <v:shape id="_x0000_s3171" type="#_x0000_t202" style="position:absolute;left:0;text-align:left;margin-left:-22.4pt;margin-top:45.35pt;width:38.65pt;height:29.95pt;z-index:-251504128;mso-wrap-edited:f;mso-wrap-distance-left:0;mso-wrap-distance-right:0" wrapcoords="-1350 0 -1350 21600 22950 21600 22950 0 -1350 0" stroked="f">
            <v:textbox style="mso-next-textbox:#_x0000_s3171" inset="0,0,0,0">
              <w:txbxContent>
                <w:p w:rsidR="00A154F0" w:rsidRPr="002773A9" w:rsidRDefault="00A154F0" w:rsidP="00D951C8">
                  <w:pPr>
                    <w:jc w:val="right"/>
                    <w:rPr>
                      <w:rFonts w:ascii="Aharoni" w:hAnsi="Aharoni" w:cs="Aharoni"/>
                      <w:sz w:val="76"/>
                      <w:szCs w:val="76"/>
                    </w:rPr>
                  </w:pPr>
                  <w:r>
                    <w:rPr>
                      <w:rFonts w:ascii="Aharoni" w:hAnsi="Aharoni" w:cs="Aharoni"/>
                      <w:sz w:val="76"/>
                      <w:szCs w:val="76"/>
                    </w:rPr>
                    <w:t>E</w:t>
                  </w:r>
                </w:p>
              </w:txbxContent>
            </v:textbox>
            <w10:wrap type="tight"/>
          </v:shape>
        </w:pict>
      </w:r>
      <w:r w:rsidR="006178B7" w:rsidRPr="00EE0B97">
        <w:rPr>
          <w:rFonts w:asciiTheme="minorHAnsi" w:hAnsiTheme="minorHAnsi"/>
        </w:rPr>
        <w:t>Ending America’s dependence on carbon fuels would power the nation’s economy the way abolition of slavery unleashed the Industrial Revolution in Britain. – Robert F. Kennedy</w:t>
      </w:r>
      <w:r w:rsidR="006178B7" w:rsidRPr="00EE0B97">
        <w:rPr>
          <w:rStyle w:val="FootnoteReference"/>
          <w:rFonts w:asciiTheme="minorHAnsi" w:hAnsiTheme="minorHAnsi"/>
        </w:rPr>
        <w:footnoteReference w:id="87"/>
      </w:r>
    </w:p>
    <w:p w:rsidR="00F83D41" w:rsidRPr="00EE0B97" w:rsidRDefault="00665477">
      <w:pPr>
        <w:widowControl w:val="0"/>
        <w:rPr>
          <w:rFonts w:asciiTheme="minorHAnsi" w:hAnsiTheme="minorHAnsi"/>
        </w:rPr>
      </w:pPr>
      <w:proofErr w:type="spellStart"/>
      <w:r w:rsidRPr="00EE0B97">
        <w:rPr>
          <w:rFonts w:asciiTheme="minorHAnsi" w:hAnsiTheme="minorHAnsi"/>
        </w:rPr>
        <w:t>conomics</w:t>
      </w:r>
      <w:proofErr w:type="spellEnd"/>
      <w:r w:rsidRPr="00EE0B97">
        <w:rPr>
          <w:rFonts w:asciiTheme="minorHAnsi" w:hAnsiTheme="minorHAnsi"/>
        </w:rPr>
        <w:t xml:space="preserve"> is an international concern. Unsound business practices in one part of the world is soon felt everywhere. Because of this, banking and business comes under international law. This is the only place where the UCOE have the authority to interfere with what some might consider </w:t>
      </w:r>
      <w:r w:rsidR="00D042BF" w:rsidRPr="00EE0B97">
        <w:rPr>
          <w:rFonts w:asciiTheme="minorHAnsi" w:hAnsiTheme="minorHAnsi"/>
        </w:rPr>
        <w:t xml:space="preserve">the </w:t>
      </w:r>
      <w:r w:rsidRPr="00EE0B97">
        <w:rPr>
          <w:rFonts w:asciiTheme="minorHAnsi" w:hAnsiTheme="minorHAnsi"/>
        </w:rPr>
        <w:t>internal affairs</w:t>
      </w:r>
      <w:r w:rsidR="00D042BF" w:rsidRPr="00EE0B97">
        <w:rPr>
          <w:rFonts w:asciiTheme="minorHAnsi" w:hAnsiTheme="minorHAnsi"/>
        </w:rPr>
        <w:t xml:space="preserve"> of a country</w:t>
      </w:r>
      <w:r w:rsidRPr="00EE0B97">
        <w:rPr>
          <w:rFonts w:asciiTheme="minorHAnsi" w:hAnsiTheme="minorHAnsi"/>
        </w:rPr>
        <w:t>. The following will try to explain why this interference is necessary for international good.</w:t>
      </w:r>
    </w:p>
    <w:p w:rsidR="009D2239" w:rsidRPr="00EE0B97" w:rsidRDefault="009D2239">
      <w:pPr>
        <w:widowControl w:val="0"/>
        <w:rPr>
          <w:rFonts w:asciiTheme="minorHAnsi" w:hAnsiTheme="minorHAnsi"/>
          <w:vanish/>
        </w:rPr>
      </w:pPr>
    </w:p>
    <w:p w:rsidR="009D2239" w:rsidRPr="00EE0B97" w:rsidRDefault="009D2239" w:rsidP="00755E7F">
      <w:pPr>
        <w:pStyle w:val="Subtitle1"/>
      </w:pPr>
      <w:r w:rsidRPr="00EE0B97">
        <w:drawing>
          <wp:inline distT="0" distB="0" distL="0" distR="0">
            <wp:extent cx="3605500" cy="1165989"/>
            <wp:effectExtent l="19050" t="0" r="0" b="0"/>
            <wp:docPr id="52" name="Picture 31" descr="10.5 Non Sequitur - Financial Oversight (2009-02-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5 Non Sequitur - Financial Oversight (2009-02-20).gif"/>
                    <pic:cNvPicPr/>
                  </pic:nvPicPr>
                  <pic:blipFill>
                    <a:blip r:embed="rId144" cstate="print"/>
                    <a:stretch>
                      <a:fillRect/>
                    </a:stretch>
                  </pic:blipFill>
                  <pic:spPr>
                    <a:xfrm>
                      <a:off x="0" y="0"/>
                      <a:ext cx="3640630" cy="1177350"/>
                    </a:xfrm>
                    <a:prstGeom prst="rect">
                      <a:avLst/>
                    </a:prstGeom>
                  </pic:spPr>
                </pic:pic>
              </a:graphicData>
            </a:graphic>
          </wp:inline>
        </w:drawing>
      </w:r>
      <w:r w:rsidRPr="00EE0B97">
        <w:br/>
        <w:t>Courtesy United Feature Syndicate</w:t>
      </w:r>
    </w:p>
    <w:p w:rsidR="009D2239" w:rsidRPr="00EE0B97" w:rsidRDefault="009D2239" w:rsidP="00755E7F">
      <w:pPr>
        <w:pStyle w:val="Subtitle1"/>
      </w:pPr>
      <w:r w:rsidRPr="00EE0B97">
        <w:t>2</w:t>
      </w:r>
      <w:r w:rsidR="003410F5" w:rsidRPr="00EE0B97">
        <w:t>-20-2009</w:t>
      </w:r>
    </w:p>
    <w:p w:rsidR="00F83D41" w:rsidRPr="00EE0B97" w:rsidRDefault="00833EEA" w:rsidP="00FF01EC">
      <w:pPr>
        <w:pStyle w:val="H3"/>
        <w:rPr>
          <w:rFonts w:asciiTheme="minorHAnsi" w:hAnsiTheme="minorHAnsi"/>
        </w:rPr>
      </w:pPr>
      <w:bookmarkStart w:id="410" w:name="_Toc383697604"/>
      <w:r w:rsidRPr="00EE0B97">
        <w:rPr>
          <w:rFonts w:asciiTheme="minorHAnsi" w:hAnsiTheme="minorHAnsi"/>
        </w:rPr>
        <w:t>Recession</w:t>
      </w:r>
      <w:bookmarkEnd w:id="410"/>
    </w:p>
    <w:p w:rsidR="00217FBA" w:rsidRPr="00EE0B97" w:rsidRDefault="00217FBA" w:rsidP="00217FBA">
      <w:pPr>
        <w:pStyle w:val="Quote1"/>
        <w:rPr>
          <w:rFonts w:asciiTheme="minorHAnsi" w:hAnsiTheme="minorHAnsi"/>
        </w:rPr>
      </w:pPr>
      <w:r w:rsidRPr="00EE0B97">
        <w:rPr>
          <w:rFonts w:asciiTheme="minorHAnsi" w:hAnsiTheme="minorHAnsi"/>
        </w:rPr>
        <w:t>There was a time when a fool and his money were soon parted,</w:t>
      </w:r>
    </w:p>
    <w:p w:rsidR="00217FBA" w:rsidRPr="00EE0B97" w:rsidRDefault="00217FBA" w:rsidP="00217FBA">
      <w:pPr>
        <w:pStyle w:val="Quote1"/>
        <w:rPr>
          <w:rFonts w:asciiTheme="minorHAnsi" w:hAnsiTheme="minorHAnsi"/>
        </w:rPr>
      </w:pPr>
      <w:r w:rsidRPr="00EE0B97">
        <w:rPr>
          <w:rFonts w:asciiTheme="minorHAnsi" w:hAnsiTheme="minorHAnsi"/>
        </w:rPr>
        <w:t xml:space="preserve"> but now it happens to everybody. </w:t>
      </w:r>
    </w:p>
    <w:p w:rsidR="00217FBA" w:rsidRPr="00EE0B97" w:rsidRDefault="00217FBA" w:rsidP="00217FBA">
      <w:pPr>
        <w:pStyle w:val="Quote1"/>
        <w:rPr>
          <w:rFonts w:asciiTheme="minorHAnsi" w:hAnsiTheme="minorHAnsi"/>
        </w:rPr>
      </w:pPr>
      <w:r w:rsidRPr="00EE0B97">
        <w:rPr>
          <w:rFonts w:asciiTheme="minorHAnsi" w:hAnsiTheme="minorHAnsi"/>
        </w:rPr>
        <w:t>-- Adlai E. Stevenson --</w:t>
      </w:r>
    </w:p>
    <w:p w:rsidR="00217FBA" w:rsidRPr="00EE0B97" w:rsidRDefault="00217FBA" w:rsidP="00217FBA">
      <w:pPr>
        <w:pStyle w:val="Quote1"/>
        <w:rPr>
          <w:rFonts w:asciiTheme="minorHAnsi" w:hAnsiTheme="minorHAnsi"/>
        </w:rPr>
      </w:pPr>
    </w:p>
    <w:p w:rsidR="00217FBA" w:rsidRPr="00EE0B97" w:rsidRDefault="00217FBA" w:rsidP="00217FBA">
      <w:pPr>
        <w:pStyle w:val="Quote1"/>
        <w:rPr>
          <w:rFonts w:asciiTheme="minorHAnsi" w:hAnsiTheme="minorHAnsi"/>
        </w:rPr>
      </w:pPr>
      <w:r w:rsidRPr="00EE0B97">
        <w:rPr>
          <w:rFonts w:asciiTheme="minorHAnsi" w:hAnsiTheme="minorHAnsi"/>
        </w:rPr>
        <w:t>To think that the new economy is over</w:t>
      </w:r>
    </w:p>
    <w:p w:rsidR="00217FBA" w:rsidRPr="00EE0B97" w:rsidRDefault="00217FBA" w:rsidP="00217FBA">
      <w:pPr>
        <w:pStyle w:val="Quote1"/>
        <w:rPr>
          <w:rFonts w:asciiTheme="minorHAnsi" w:hAnsiTheme="minorHAnsi"/>
        </w:rPr>
      </w:pPr>
      <w:r w:rsidRPr="00EE0B97">
        <w:rPr>
          <w:rFonts w:asciiTheme="minorHAnsi" w:hAnsiTheme="minorHAnsi"/>
        </w:rPr>
        <w:t>is like somebody in London in 1830 saying</w:t>
      </w:r>
    </w:p>
    <w:p w:rsidR="00217FBA" w:rsidRPr="00EE0B97" w:rsidRDefault="00217FBA" w:rsidP="00217FBA">
      <w:pPr>
        <w:pStyle w:val="Quote1"/>
        <w:rPr>
          <w:rFonts w:asciiTheme="minorHAnsi" w:hAnsiTheme="minorHAnsi"/>
        </w:rPr>
      </w:pPr>
      <w:r w:rsidRPr="00EE0B97">
        <w:rPr>
          <w:rFonts w:asciiTheme="minorHAnsi" w:hAnsiTheme="minorHAnsi"/>
        </w:rPr>
        <w:t>the entire industrial revolution is over because</w:t>
      </w:r>
    </w:p>
    <w:p w:rsidR="00217FBA" w:rsidRPr="00EE0B97" w:rsidRDefault="00217FBA" w:rsidP="00217FBA">
      <w:pPr>
        <w:pStyle w:val="Quote1"/>
        <w:rPr>
          <w:rFonts w:asciiTheme="minorHAnsi" w:hAnsiTheme="minorHAnsi"/>
        </w:rPr>
      </w:pPr>
      <w:r w:rsidRPr="00EE0B97">
        <w:rPr>
          <w:rFonts w:asciiTheme="minorHAnsi" w:hAnsiTheme="minorHAnsi"/>
        </w:rPr>
        <w:t xml:space="preserve">some textile manufacturers in Manchester went broke. </w:t>
      </w:r>
    </w:p>
    <w:p w:rsidR="005D231A" w:rsidRPr="00EE0B97" w:rsidRDefault="00217FBA" w:rsidP="00217FBA">
      <w:pPr>
        <w:pStyle w:val="Quote1"/>
        <w:rPr>
          <w:rFonts w:asciiTheme="minorHAnsi" w:hAnsiTheme="minorHAnsi"/>
        </w:rPr>
      </w:pPr>
      <w:r w:rsidRPr="00EE0B97">
        <w:rPr>
          <w:rFonts w:asciiTheme="minorHAnsi" w:hAnsiTheme="minorHAnsi"/>
        </w:rPr>
        <w:t>-- Alvin Toffler --</w:t>
      </w:r>
    </w:p>
    <w:p w:rsidR="00291311" w:rsidRPr="00EE0B97" w:rsidRDefault="00291311" w:rsidP="00217FBA">
      <w:pPr>
        <w:pStyle w:val="Quote1"/>
        <w:rPr>
          <w:rFonts w:asciiTheme="minorHAnsi" w:hAnsiTheme="minorHAnsi"/>
        </w:rPr>
      </w:pPr>
    </w:p>
    <w:p w:rsidR="00291311" w:rsidRPr="00EE0B97" w:rsidRDefault="00291311" w:rsidP="00291311">
      <w:pPr>
        <w:pStyle w:val="Quote1"/>
        <w:rPr>
          <w:rFonts w:asciiTheme="minorHAnsi" w:hAnsiTheme="minorHAnsi"/>
        </w:rPr>
      </w:pPr>
      <w:r w:rsidRPr="00EE0B97">
        <w:rPr>
          <w:rFonts w:asciiTheme="minorHAnsi" w:hAnsiTheme="minorHAnsi"/>
        </w:rPr>
        <w:t>Failure doesn't mean you are a failure</w:t>
      </w:r>
    </w:p>
    <w:p w:rsidR="00291311" w:rsidRPr="00EE0B97" w:rsidRDefault="00291311" w:rsidP="00291311">
      <w:pPr>
        <w:pStyle w:val="Quote1"/>
        <w:rPr>
          <w:rFonts w:asciiTheme="minorHAnsi" w:hAnsiTheme="minorHAnsi"/>
        </w:rPr>
      </w:pPr>
      <w:r w:rsidRPr="00EE0B97">
        <w:rPr>
          <w:rFonts w:asciiTheme="minorHAnsi" w:hAnsiTheme="minorHAnsi"/>
        </w:rPr>
        <w:t xml:space="preserve">it just means you haven't succeeded yet. </w:t>
      </w:r>
    </w:p>
    <w:p w:rsidR="00291311" w:rsidRPr="00EE0B97" w:rsidRDefault="00291311" w:rsidP="00291311">
      <w:pPr>
        <w:pStyle w:val="Quote1"/>
        <w:rPr>
          <w:rFonts w:asciiTheme="minorHAnsi" w:hAnsiTheme="minorHAnsi"/>
        </w:rPr>
      </w:pPr>
      <w:r w:rsidRPr="00EE0B97">
        <w:rPr>
          <w:rFonts w:asciiTheme="minorHAnsi" w:hAnsiTheme="minorHAnsi"/>
        </w:rPr>
        <w:t>-- Robert H. Schuller --</w:t>
      </w:r>
    </w:p>
    <w:p w:rsidR="005D231A" w:rsidRPr="00EE0B97" w:rsidRDefault="005D231A">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Here is something to </w:t>
      </w:r>
      <w:r w:rsidR="00A23FDB" w:rsidRPr="00EE0B97">
        <w:rPr>
          <w:rFonts w:asciiTheme="minorHAnsi" w:hAnsiTheme="minorHAnsi"/>
        </w:rPr>
        <w:t>consider:</w:t>
      </w:r>
    </w:p>
    <w:p w:rsidR="004904FD" w:rsidRPr="00EE0B97" w:rsidRDefault="004904FD">
      <w:pPr>
        <w:widowControl w:val="0"/>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“Lowering interest rates encourages more people and businesses into debt in the name of building a healthier economy. It claims that the economy is less healthy than it could be because either not enough people and businesses are in debt or because those that are in debt are not yet deep enough in debt. Yet it is debt that destroys individuals, businesses and, ultimately, economies.”</w:t>
      </w:r>
      <w:r w:rsidRPr="00EE0B97">
        <w:rPr>
          <w:rStyle w:val="FootnoteReference"/>
          <w:rFonts w:asciiTheme="minorHAnsi" w:hAnsiTheme="minorHAnsi"/>
          <w:szCs w:val="24"/>
        </w:rPr>
        <w:footnoteReference w:id="88"/>
      </w:r>
    </w:p>
    <w:p w:rsidR="004904FD" w:rsidRPr="00EE0B97" w:rsidRDefault="00665477">
      <w:pPr>
        <w:rPr>
          <w:rFonts w:asciiTheme="minorHAnsi" w:hAnsiTheme="minorHAnsi"/>
        </w:rPr>
      </w:pPr>
      <w:r w:rsidRPr="00EE0B97">
        <w:rPr>
          <w:rFonts w:asciiTheme="minorHAnsi" w:hAnsiTheme="minorHAnsi"/>
        </w:rPr>
        <w:t xml:space="preserve">In his book, “HONEST MONEY A Challenge to Banking”, John Tomlinson argues that the lending of money that’s not your own is </w:t>
      </w:r>
      <w:r w:rsidR="00761DE5" w:rsidRPr="00EE0B97">
        <w:rPr>
          <w:rFonts w:asciiTheme="minorHAnsi" w:hAnsiTheme="minorHAnsi"/>
        </w:rPr>
        <w:t xml:space="preserve">the </w:t>
      </w:r>
      <w:r w:rsidR="00293EED" w:rsidRPr="00EE0B97">
        <w:rPr>
          <w:rFonts w:asciiTheme="minorHAnsi" w:hAnsiTheme="minorHAnsi"/>
        </w:rPr>
        <w:t xml:space="preserve">sole cause of </w:t>
      </w:r>
      <w:r w:rsidRPr="00EE0B97">
        <w:rPr>
          <w:rFonts w:asciiTheme="minorHAnsi" w:hAnsiTheme="minorHAnsi"/>
        </w:rPr>
        <w:t>economic depressions.</w:t>
      </w:r>
      <w:r w:rsidR="00833EEA" w:rsidRPr="00EE0B97">
        <w:rPr>
          <w:rFonts w:asciiTheme="minorHAnsi" w:hAnsiTheme="minorHAnsi"/>
        </w:rPr>
        <w:t xml:space="preserve"> The recession starting December 2007 seems to bear it out.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gist of John’s arguments is that the whole banking system is like a giant Pyramid Scheme</w:t>
      </w:r>
      <w:r w:rsidR="00293EED" w:rsidRPr="00EE0B97">
        <w:rPr>
          <w:rFonts w:asciiTheme="minorHAnsi" w:hAnsiTheme="minorHAnsi"/>
        </w:rPr>
        <w:t>,</w:t>
      </w:r>
      <w:r w:rsidRPr="00EE0B97">
        <w:rPr>
          <w:rFonts w:asciiTheme="minorHAnsi" w:hAnsiTheme="minorHAnsi"/>
        </w:rPr>
        <w:t xml:space="preserve"> supported by the acquisition of new loans. Eventually the pyramid collapses, destroying the economy.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Money represents a unit of service performed. The money you own represents the work you’ve performed. According to John, the effect of lending money that’s not yours is to increase the total supply of money in the economy.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example Tomlinson gives is:</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“A hundred years ago, a Mr Goldsmith opened Anybank. His first depositor, Mr Sure, came in to lodge a gold coin for safekeeping. Mr Goldsmith gave him a receipt. Mr Short then came in, to borrow a gold coin, to buy a horse from Mr Trainer. In exchange for his horse, Mr Trainer accepted the gold coin from Mr Short. He took it to Anybank, and lodged it with Mr Goldsmith, who gave him a receipt. A normal set of transactions when the gold standard existed.</w:t>
      </w:r>
    </w:p>
    <w:p w:rsidR="004904FD" w:rsidRPr="00EE0B97" w:rsidRDefault="00665477">
      <w:pPr>
        <w:pStyle w:val="quote2"/>
        <w:rPr>
          <w:rFonts w:asciiTheme="minorHAnsi" w:hAnsiTheme="minorHAnsi"/>
          <w:szCs w:val="24"/>
        </w:rPr>
      </w:pPr>
      <w:r w:rsidRPr="00EE0B97">
        <w:rPr>
          <w:rFonts w:asciiTheme="minorHAnsi" w:hAnsiTheme="minorHAnsi"/>
          <w:szCs w:val="24"/>
        </w:rPr>
        <w:t>“The strange thing about this story, however, is that Mr Goldsmith had issued two receipts, yet he had only one gold coin. Both receipts were available for use in the marketplace. Yet only one gold coin actually existed against which Mr Trainer and Mr Sure could validly claim. The marketplace will, therefore, have been led to believe that there was one more gold coin in existence than there was in reality. So the mechanisms of misrepresentation are created.”</w:t>
      </w:r>
      <w:r w:rsidRPr="00EE0B97">
        <w:rPr>
          <w:rStyle w:val="FootnoteReference"/>
          <w:rFonts w:asciiTheme="minorHAnsi" w:hAnsiTheme="minorHAnsi"/>
          <w:szCs w:val="24"/>
        </w:rPr>
        <w:footnoteReference w:id="89"/>
      </w:r>
    </w:p>
    <w:p w:rsidR="004904FD" w:rsidRPr="00EE0B97" w:rsidRDefault="00665477">
      <w:pPr>
        <w:rPr>
          <w:rFonts w:asciiTheme="minorHAnsi" w:hAnsiTheme="minorHAnsi"/>
        </w:rPr>
      </w:pPr>
      <w:r w:rsidRPr="00EE0B97">
        <w:rPr>
          <w:rFonts w:asciiTheme="minorHAnsi" w:hAnsiTheme="minorHAnsi"/>
        </w:rPr>
        <w:t xml:space="preserve">This increase means that the money you </w:t>
      </w:r>
      <w:r w:rsidR="00162E55" w:rsidRPr="00EE0B97">
        <w:rPr>
          <w:rFonts w:asciiTheme="minorHAnsi" w:hAnsiTheme="minorHAnsi"/>
        </w:rPr>
        <w:t>worked so hard</w:t>
      </w:r>
      <w:r w:rsidRPr="00EE0B97">
        <w:rPr>
          <w:rFonts w:asciiTheme="minorHAnsi" w:hAnsiTheme="minorHAnsi"/>
        </w:rPr>
        <w:t xml:space="preserve"> to earn has now been devalued. That’s not very nice, is it?</w:t>
      </w:r>
      <w:r w:rsidR="00FC729F" w:rsidRPr="00EE0B97">
        <w:rPr>
          <w:rFonts w:asciiTheme="minorHAnsi" w:hAnsiTheme="minorHAnsi"/>
        </w:rPr>
        <w:t xml:space="preserve"> Forcing lenders to only lend money they themselves own would solve the problem. Unfortunately, that’s impractical.</w:t>
      </w:r>
    </w:p>
    <w:p w:rsidR="00E27A97" w:rsidRPr="00EE0B97" w:rsidRDefault="0053691B" w:rsidP="00FF01EC">
      <w:pPr>
        <w:pStyle w:val="H3"/>
        <w:rPr>
          <w:rFonts w:asciiTheme="minorHAnsi" w:hAnsiTheme="minorHAnsi"/>
        </w:rPr>
      </w:pPr>
      <w:bookmarkStart w:id="411" w:name="_Toc383697605"/>
      <w:r w:rsidRPr="00EE0B97">
        <w:rPr>
          <w:rFonts w:asciiTheme="minorHAnsi" w:hAnsiTheme="minorHAnsi"/>
        </w:rPr>
        <w:t>Global Banking</w:t>
      </w:r>
      <w:bookmarkEnd w:id="411"/>
    </w:p>
    <w:p w:rsidR="00217FBA" w:rsidRPr="00EE0B97" w:rsidRDefault="00217FBA" w:rsidP="00217FBA">
      <w:pPr>
        <w:pStyle w:val="Quote1"/>
        <w:rPr>
          <w:rFonts w:asciiTheme="minorHAnsi" w:hAnsiTheme="minorHAnsi"/>
        </w:rPr>
      </w:pPr>
      <w:r w:rsidRPr="00EE0B97">
        <w:rPr>
          <w:rFonts w:asciiTheme="minorHAnsi" w:hAnsiTheme="minorHAnsi"/>
        </w:rPr>
        <w:t xml:space="preserve">Time is the scarcest resource and unless </w:t>
      </w:r>
    </w:p>
    <w:p w:rsidR="00217FBA" w:rsidRPr="00EE0B97" w:rsidRDefault="00217FBA" w:rsidP="00217FBA">
      <w:pPr>
        <w:pStyle w:val="Quote1"/>
        <w:rPr>
          <w:rFonts w:asciiTheme="minorHAnsi" w:hAnsiTheme="minorHAnsi"/>
        </w:rPr>
      </w:pPr>
      <w:r w:rsidRPr="00EE0B97">
        <w:rPr>
          <w:rFonts w:asciiTheme="minorHAnsi" w:hAnsiTheme="minorHAnsi"/>
        </w:rPr>
        <w:t xml:space="preserve">it is managed nothing else can be managed. </w:t>
      </w:r>
    </w:p>
    <w:p w:rsidR="005D231A" w:rsidRPr="00EE0B97" w:rsidRDefault="00217FBA" w:rsidP="00217FBA">
      <w:pPr>
        <w:pStyle w:val="Quote1"/>
        <w:rPr>
          <w:rFonts w:asciiTheme="minorHAnsi" w:hAnsiTheme="minorHAnsi"/>
        </w:rPr>
      </w:pPr>
      <w:r w:rsidRPr="00EE0B97">
        <w:rPr>
          <w:rFonts w:asciiTheme="minorHAnsi" w:hAnsiTheme="minorHAnsi"/>
        </w:rPr>
        <w:t>-- Peter Drucker --</w:t>
      </w:r>
    </w:p>
    <w:p w:rsidR="00217FBA" w:rsidRPr="00EE0B97" w:rsidRDefault="00217FBA" w:rsidP="00217FBA">
      <w:pPr>
        <w:pStyle w:val="Quote1"/>
        <w:rPr>
          <w:rFonts w:asciiTheme="minorHAnsi" w:hAnsiTheme="minorHAnsi"/>
        </w:rPr>
      </w:pPr>
    </w:p>
    <w:p w:rsidR="005D0A31" w:rsidRPr="00EE0B97" w:rsidRDefault="00217FBA" w:rsidP="00217FBA">
      <w:pPr>
        <w:pStyle w:val="Quote1"/>
        <w:rPr>
          <w:rFonts w:asciiTheme="minorHAnsi" w:hAnsiTheme="minorHAnsi"/>
        </w:rPr>
      </w:pPr>
      <w:r w:rsidRPr="00EE0B97">
        <w:rPr>
          <w:rFonts w:asciiTheme="minorHAnsi" w:hAnsiTheme="minorHAnsi"/>
        </w:rPr>
        <w:t>The gambling known as business looks with austere disfavor</w:t>
      </w:r>
    </w:p>
    <w:p w:rsidR="00217FBA" w:rsidRPr="00EE0B97" w:rsidRDefault="00217FBA" w:rsidP="00217FBA">
      <w:pPr>
        <w:pStyle w:val="Quote1"/>
        <w:rPr>
          <w:rFonts w:asciiTheme="minorHAnsi" w:hAnsiTheme="minorHAnsi"/>
        </w:rPr>
      </w:pPr>
      <w:r w:rsidRPr="00EE0B97">
        <w:rPr>
          <w:rFonts w:asciiTheme="minorHAnsi" w:hAnsiTheme="minorHAnsi"/>
        </w:rPr>
        <w:t xml:space="preserve">upon the business known as gambling. </w:t>
      </w:r>
    </w:p>
    <w:p w:rsidR="00217FBA" w:rsidRPr="00EE0B97" w:rsidRDefault="005D0A31" w:rsidP="00217FBA">
      <w:pPr>
        <w:pStyle w:val="Quote1"/>
        <w:rPr>
          <w:rFonts w:asciiTheme="minorHAnsi" w:hAnsiTheme="minorHAnsi"/>
        </w:rPr>
      </w:pPr>
      <w:r w:rsidRPr="00EE0B97">
        <w:rPr>
          <w:rFonts w:asciiTheme="minorHAnsi" w:hAnsiTheme="minorHAnsi"/>
        </w:rPr>
        <w:t xml:space="preserve">-- </w:t>
      </w:r>
      <w:r w:rsidR="00217FBA" w:rsidRPr="00EE0B97">
        <w:rPr>
          <w:rFonts w:asciiTheme="minorHAnsi" w:hAnsiTheme="minorHAnsi"/>
        </w:rPr>
        <w:t>Ambrose Bierce</w:t>
      </w:r>
      <w:r w:rsidRPr="00EE0B97">
        <w:rPr>
          <w:rFonts w:asciiTheme="minorHAnsi" w:hAnsiTheme="minorHAnsi"/>
        </w:rPr>
        <w:t xml:space="preserve"> --</w:t>
      </w:r>
    </w:p>
    <w:p w:rsidR="008A4005" w:rsidRPr="00EE0B97" w:rsidRDefault="008A4005" w:rsidP="00217FBA">
      <w:pPr>
        <w:pStyle w:val="Quote1"/>
        <w:rPr>
          <w:rFonts w:asciiTheme="minorHAnsi" w:hAnsiTheme="minorHAnsi"/>
        </w:rPr>
      </w:pPr>
    </w:p>
    <w:p w:rsidR="008A4005" w:rsidRPr="00EE0B97" w:rsidRDefault="008A4005" w:rsidP="00217FBA">
      <w:pPr>
        <w:pStyle w:val="Quote1"/>
        <w:rPr>
          <w:rFonts w:asciiTheme="minorHAnsi" w:hAnsiTheme="minorHAnsi"/>
        </w:rPr>
      </w:pPr>
      <w:r w:rsidRPr="00EE0B97">
        <w:rPr>
          <w:rFonts w:asciiTheme="minorHAnsi" w:hAnsiTheme="minorHAnsi"/>
        </w:rPr>
        <w:t>If you pay peanuts, you get monkeys.</w:t>
      </w:r>
      <w:r w:rsidRPr="00EE0B97">
        <w:rPr>
          <w:rFonts w:asciiTheme="minorHAnsi" w:hAnsiTheme="minorHAnsi"/>
        </w:rPr>
        <w:br/>
        <w:t>-- Sir James Goldsmith --</w:t>
      </w:r>
    </w:p>
    <w:p w:rsidR="005D231A" w:rsidRPr="00EE0B97" w:rsidRDefault="005D231A">
      <w:pPr>
        <w:rPr>
          <w:rFonts w:asciiTheme="minorHAnsi" w:hAnsiTheme="minorHAnsi"/>
        </w:rPr>
      </w:pPr>
    </w:p>
    <w:p w:rsidR="00E60808" w:rsidRPr="00EE0B97" w:rsidRDefault="002E597F">
      <w:pPr>
        <w:rPr>
          <w:rFonts w:asciiTheme="minorHAnsi" w:hAnsiTheme="minorHAnsi"/>
        </w:rPr>
      </w:pPr>
      <w:r w:rsidRPr="00EE0B97">
        <w:rPr>
          <w:rFonts w:asciiTheme="minorHAnsi" w:hAnsiTheme="minorHAnsi"/>
        </w:rPr>
        <w:t>The UCOE has created a bank of last resort to deal with all issues dealing with the global banking</w:t>
      </w:r>
      <w:r w:rsidR="00C22CD3" w:rsidRPr="00EE0B97">
        <w:rPr>
          <w:rFonts w:asciiTheme="minorHAnsi" w:hAnsiTheme="minorHAnsi"/>
        </w:rPr>
        <w:t>/lending</w:t>
      </w:r>
      <w:r w:rsidRPr="00EE0B97">
        <w:rPr>
          <w:rFonts w:asciiTheme="minorHAnsi" w:hAnsiTheme="minorHAnsi"/>
        </w:rPr>
        <w:t xml:space="preserve"> system. This </w:t>
      </w:r>
      <w:r w:rsidR="0065129D" w:rsidRPr="00EE0B97">
        <w:rPr>
          <w:rFonts w:asciiTheme="minorHAnsi" w:hAnsiTheme="minorHAnsi"/>
        </w:rPr>
        <w:t>World B</w:t>
      </w:r>
      <w:r w:rsidRPr="00EE0B97">
        <w:rPr>
          <w:rFonts w:asciiTheme="minorHAnsi" w:hAnsiTheme="minorHAnsi"/>
        </w:rPr>
        <w:t xml:space="preserve">ank is independent </w:t>
      </w:r>
      <w:r w:rsidR="006E3A47" w:rsidRPr="00EE0B97">
        <w:rPr>
          <w:rFonts w:asciiTheme="minorHAnsi" w:hAnsiTheme="minorHAnsi"/>
        </w:rPr>
        <w:t>of</w:t>
      </w:r>
      <w:r w:rsidRPr="00EE0B97">
        <w:rPr>
          <w:rFonts w:asciiTheme="minorHAnsi" w:hAnsiTheme="minorHAnsi"/>
        </w:rPr>
        <w:t xml:space="preserve"> the control of the UCOE</w:t>
      </w:r>
      <w:r w:rsidR="0069318F" w:rsidRPr="00EE0B97">
        <w:rPr>
          <w:rFonts w:asciiTheme="minorHAnsi" w:hAnsiTheme="minorHAnsi"/>
        </w:rPr>
        <w:t xml:space="preserve"> and member countries</w:t>
      </w:r>
      <w:r w:rsidRPr="00EE0B97">
        <w:rPr>
          <w:rFonts w:asciiTheme="minorHAnsi" w:hAnsiTheme="minorHAnsi"/>
        </w:rPr>
        <w:t>.</w:t>
      </w:r>
    </w:p>
    <w:p w:rsidR="00A65083" w:rsidRPr="00EE0B97" w:rsidRDefault="00A65083">
      <w:pPr>
        <w:rPr>
          <w:rFonts w:asciiTheme="minorHAnsi" w:hAnsiTheme="minorHAnsi"/>
        </w:rPr>
      </w:pPr>
    </w:p>
    <w:p w:rsidR="00A65083" w:rsidRPr="00EE0B97" w:rsidRDefault="00A65083" w:rsidP="00D951C8">
      <w:pPr>
        <w:pStyle w:val="Laws2"/>
        <w:ind w:left="2160" w:hanging="2160"/>
        <w:rPr>
          <w:b w:val="0"/>
        </w:rPr>
      </w:pPr>
      <w:r w:rsidRPr="00EE0B97">
        <w:lastRenderedPageBreak/>
        <w:t>Mission Statement</w:t>
      </w:r>
      <w:r w:rsidR="005F13BD" w:rsidRPr="00EE0B97">
        <w:t>:</w:t>
      </w:r>
      <w:r w:rsidR="00D951C8" w:rsidRPr="00EE0B97">
        <w:tab/>
      </w:r>
      <w:r w:rsidR="005F13BD" w:rsidRPr="00EE0B97">
        <w:rPr>
          <w:b w:val="0"/>
        </w:rPr>
        <w:t>It is the function of the World Bank to ensure a stable monetary system for doing business.</w:t>
      </w:r>
    </w:p>
    <w:p w:rsidR="0069318F" w:rsidRPr="00EE0B97" w:rsidRDefault="0069318F">
      <w:pPr>
        <w:rPr>
          <w:rFonts w:asciiTheme="minorHAnsi" w:hAnsiTheme="minorHAnsi"/>
        </w:rPr>
      </w:pPr>
    </w:p>
    <w:p w:rsidR="005F13BD" w:rsidRPr="00EE0B97" w:rsidRDefault="005F13BD">
      <w:pPr>
        <w:rPr>
          <w:rFonts w:asciiTheme="minorHAnsi" w:hAnsiTheme="minorHAnsi"/>
        </w:rPr>
      </w:pPr>
      <w:r w:rsidRPr="00EE0B97">
        <w:rPr>
          <w:rFonts w:asciiTheme="minorHAnsi" w:hAnsiTheme="minorHAnsi"/>
        </w:rPr>
        <w:t>To fulfill this mission, the following laws were created.</w:t>
      </w:r>
    </w:p>
    <w:p w:rsidR="005F13BD" w:rsidRPr="00EE0B97" w:rsidRDefault="005F13BD">
      <w:pPr>
        <w:rPr>
          <w:rFonts w:asciiTheme="minorHAnsi" w:hAnsiTheme="minorHAnsi"/>
        </w:rPr>
      </w:pPr>
    </w:p>
    <w:p w:rsidR="00A65083" w:rsidRPr="00EE0B97" w:rsidRDefault="00A65083" w:rsidP="00CA0004">
      <w:pPr>
        <w:pStyle w:val="Laws"/>
      </w:pPr>
      <w:r w:rsidRPr="00EE0B97">
        <w:rPr>
          <w:b/>
        </w:rPr>
        <w:t>Law UE01:</w:t>
      </w:r>
      <w:r w:rsidR="00D951C8" w:rsidRPr="00EE0B97">
        <w:rPr>
          <w:b/>
        </w:rPr>
        <w:tab/>
      </w:r>
      <w:r w:rsidRPr="00EE0B97">
        <w:t>The World Bank is independent of the control of the UCOE and member countries.</w:t>
      </w:r>
      <w:r w:rsidR="005F13BD" w:rsidRPr="00EE0B97">
        <w:t xml:space="preserve"> It may not interact politically with countries or </w:t>
      </w:r>
      <w:r w:rsidR="00C22CD3" w:rsidRPr="00EE0B97">
        <w:t>businesses</w:t>
      </w:r>
      <w:r w:rsidR="005F13BD" w:rsidRPr="00EE0B97">
        <w:t xml:space="preserve"> or individuals, unless this interaction helps protect the economic stability of the world.</w:t>
      </w:r>
    </w:p>
    <w:p w:rsidR="00A65083" w:rsidRPr="00EE0B97" w:rsidRDefault="00A65083">
      <w:pPr>
        <w:rPr>
          <w:rFonts w:asciiTheme="minorHAnsi" w:hAnsiTheme="minorHAnsi"/>
        </w:rPr>
      </w:pPr>
    </w:p>
    <w:p w:rsidR="003579E6" w:rsidRPr="00EE0B97" w:rsidRDefault="00E60808">
      <w:pPr>
        <w:rPr>
          <w:rFonts w:asciiTheme="minorHAnsi" w:hAnsiTheme="minorHAnsi"/>
        </w:rPr>
      </w:pPr>
      <w:r w:rsidRPr="00EE0B97">
        <w:rPr>
          <w:rFonts w:asciiTheme="minorHAnsi" w:hAnsiTheme="minorHAnsi"/>
        </w:rPr>
        <w:t>All people above the age of adulthood in all member countries have the right to vote for the president and all vice-presidents of the World Bank.</w:t>
      </w:r>
      <w:r w:rsidR="006E3A47" w:rsidRPr="00EE0B97">
        <w:rPr>
          <w:rFonts w:asciiTheme="minorHAnsi" w:hAnsiTheme="minorHAnsi"/>
        </w:rPr>
        <w:t xml:space="preserve"> The positions of president and vice-presidents are for life.</w:t>
      </w:r>
    </w:p>
    <w:p w:rsidR="006E3A47" w:rsidRPr="00EE0B97" w:rsidRDefault="003579E6">
      <w:pPr>
        <w:rPr>
          <w:rFonts w:asciiTheme="minorHAnsi" w:hAnsiTheme="minorHAnsi"/>
        </w:rPr>
      </w:pPr>
      <w:r w:rsidRPr="00EE0B97">
        <w:rPr>
          <w:rFonts w:asciiTheme="minorHAnsi" w:hAnsiTheme="minorHAnsi"/>
        </w:rPr>
        <w:t xml:space="preserve"> </w:t>
      </w:r>
    </w:p>
    <w:p w:rsidR="006E3A47" w:rsidRPr="00EE0B97" w:rsidRDefault="006E3A47">
      <w:pPr>
        <w:rPr>
          <w:rFonts w:asciiTheme="minorHAnsi" w:hAnsiTheme="minorHAnsi"/>
        </w:rPr>
      </w:pPr>
      <w:r w:rsidRPr="00EE0B97">
        <w:rPr>
          <w:rFonts w:asciiTheme="minorHAnsi" w:hAnsiTheme="minorHAnsi"/>
        </w:rPr>
        <w:t xml:space="preserve">Numerous watchdog organizations monitor the operation of the bank. The president or vice-presidents may be fired </w:t>
      </w:r>
      <w:r w:rsidR="003579E6" w:rsidRPr="00EE0B97">
        <w:rPr>
          <w:rFonts w:asciiTheme="minorHAnsi" w:hAnsiTheme="minorHAnsi"/>
        </w:rPr>
        <w:t xml:space="preserve">for incompetence, corruption or </w:t>
      </w:r>
      <w:r w:rsidRPr="00EE0B97">
        <w:rPr>
          <w:rFonts w:asciiTheme="minorHAnsi" w:hAnsiTheme="minorHAnsi"/>
        </w:rPr>
        <w:t>if it is proven that their actions are endangering the world economy.</w:t>
      </w:r>
    </w:p>
    <w:p w:rsidR="006E3A47" w:rsidRPr="00EE0B97" w:rsidRDefault="006E3A47">
      <w:pPr>
        <w:rPr>
          <w:rFonts w:asciiTheme="minorHAnsi" w:hAnsiTheme="minorHAnsi"/>
        </w:rPr>
      </w:pPr>
    </w:p>
    <w:p w:rsidR="00C22CD3" w:rsidRPr="00EE0B97" w:rsidRDefault="00F63359" w:rsidP="00F63359">
      <w:pPr>
        <w:rPr>
          <w:rFonts w:asciiTheme="minorHAnsi" w:hAnsiTheme="minorHAnsi"/>
        </w:rPr>
      </w:pPr>
      <w:r w:rsidRPr="00EE0B97">
        <w:rPr>
          <w:rFonts w:asciiTheme="minorHAnsi" w:hAnsiTheme="minorHAnsi"/>
        </w:rPr>
        <w:t>Having a global monetary system tied to a single country or a few countries makes the world vulnerable to political</w:t>
      </w:r>
      <w:r w:rsidR="00C22CD3" w:rsidRPr="00EE0B97">
        <w:rPr>
          <w:rFonts w:asciiTheme="minorHAnsi" w:hAnsiTheme="minorHAnsi"/>
        </w:rPr>
        <w:t xml:space="preserve">, economic and other </w:t>
      </w:r>
      <w:r w:rsidRPr="00EE0B97">
        <w:rPr>
          <w:rFonts w:asciiTheme="minorHAnsi" w:hAnsiTheme="minorHAnsi"/>
        </w:rPr>
        <w:t>issues arising in the country or countries. This is why the UCOE has a single currency for all member countries. As a result, we have this entrance requirement for joining the UCOE.</w:t>
      </w:r>
    </w:p>
    <w:p w:rsidR="00F63359" w:rsidRPr="00EE0B97" w:rsidRDefault="00F63359">
      <w:pPr>
        <w:rPr>
          <w:rFonts w:asciiTheme="minorHAnsi" w:hAnsiTheme="minorHAnsi"/>
        </w:rPr>
      </w:pPr>
    </w:p>
    <w:p w:rsidR="006E3A47" w:rsidRPr="00EE0B97" w:rsidRDefault="006E3A47" w:rsidP="00CA0004">
      <w:pPr>
        <w:pStyle w:val="Laws"/>
      </w:pPr>
      <w:r w:rsidRPr="00EE0B97">
        <w:rPr>
          <w:b/>
        </w:rPr>
        <w:t>Law UE0</w:t>
      </w:r>
      <w:r w:rsidR="00F63359" w:rsidRPr="00EE0B97">
        <w:rPr>
          <w:b/>
        </w:rPr>
        <w:t>2</w:t>
      </w:r>
      <w:r w:rsidRPr="00EE0B97">
        <w:rPr>
          <w:b/>
        </w:rPr>
        <w:t>:</w:t>
      </w:r>
      <w:r w:rsidR="00D951C8" w:rsidRPr="00EE0B97">
        <w:rPr>
          <w:b/>
        </w:rPr>
        <w:tab/>
      </w:r>
      <w:r w:rsidRPr="00EE0B97">
        <w:t>When joining, a new country must give up control of its monetary system and instead use the currency of the UCOE.</w:t>
      </w:r>
    </w:p>
    <w:p w:rsidR="00C0437D" w:rsidRPr="00EE0B97" w:rsidRDefault="00C0437D" w:rsidP="00C0437D">
      <w:pPr>
        <w:rPr>
          <w:rFonts w:asciiTheme="minorHAnsi" w:hAnsiTheme="minorHAnsi"/>
        </w:rPr>
      </w:pPr>
    </w:p>
    <w:p w:rsidR="0053691B" w:rsidRPr="00EE0B97" w:rsidRDefault="00C0437D">
      <w:pPr>
        <w:rPr>
          <w:rFonts w:asciiTheme="minorHAnsi" w:hAnsiTheme="minorHAnsi"/>
        </w:rPr>
      </w:pPr>
      <w:r w:rsidRPr="00EE0B97">
        <w:rPr>
          <w:rFonts w:asciiTheme="minorHAnsi" w:hAnsiTheme="minorHAnsi"/>
        </w:rPr>
        <w:t xml:space="preserve">The </w:t>
      </w:r>
      <w:r w:rsidR="00B92A13" w:rsidRPr="00EE0B97">
        <w:rPr>
          <w:rFonts w:asciiTheme="minorHAnsi" w:hAnsiTheme="minorHAnsi"/>
        </w:rPr>
        <w:t>World Bank</w:t>
      </w:r>
      <w:r w:rsidRPr="00EE0B97">
        <w:rPr>
          <w:rFonts w:asciiTheme="minorHAnsi" w:hAnsiTheme="minorHAnsi"/>
        </w:rPr>
        <w:t xml:space="preserve"> has the power to print mon</w:t>
      </w:r>
      <w:r w:rsidR="00BD3BD0" w:rsidRPr="00EE0B97">
        <w:rPr>
          <w:rFonts w:asciiTheme="minorHAnsi" w:hAnsiTheme="minorHAnsi"/>
        </w:rPr>
        <w:t>ey</w:t>
      </w:r>
      <w:r w:rsidRPr="00EE0B97">
        <w:rPr>
          <w:rFonts w:asciiTheme="minorHAnsi" w:hAnsiTheme="minorHAnsi"/>
        </w:rPr>
        <w:t>.</w:t>
      </w:r>
      <w:r w:rsidR="00BD3BD0" w:rsidRPr="00EE0B97">
        <w:rPr>
          <w:rFonts w:asciiTheme="minorHAnsi" w:hAnsiTheme="minorHAnsi"/>
        </w:rPr>
        <w:t xml:space="preserve"> It uses this power to manage the total money supply.</w:t>
      </w:r>
    </w:p>
    <w:p w:rsidR="00671507" w:rsidRPr="00EE0B97" w:rsidRDefault="00671507">
      <w:pPr>
        <w:rPr>
          <w:rFonts w:asciiTheme="minorHAnsi" w:hAnsiTheme="minorHAnsi"/>
        </w:rPr>
      </w:pPr>
    </w:p>
    <w:p w:rsidR="00BD3BD0" w:rsidRPr="00EE0B97" w:rsidRDefault="00BD3BD0" w:rsidP="00CA0004">
      <w:pPr>
        <w:pStyle w:val="Laws"/>
      </w:pPr>
      <w:r w:rsidRPr="00EE0B97">
        <w:rPr>
          <w:b/>
        </w:rPr>
        <w:t>Law UE0</w:t>
      </w:r>
      <w:r w:rsidR="00EA5829" w:rsidRPr="00EE0B97">
        <w:rPr>
          <w:b/>
        </w:rPr>
        <w:t>3</w:t>
      </w:r>
      <w:r w:rsidRPr="00EE0B97">
        <w:rPr>
          <w:b/>
        </w:rPr>
        <w:t>:</w:t>
      </w:r>
      <w:r w:rsidR="00D951C8" w:rsidRPr="00EE0B97">
        <w:rPr>
          <w:b/>
        </w:rPr>
        <w:tab/>
      </w:r>
      <w:r w:rsidRPr="00EE0B97">
        <w:t>The total amount of units of currency in circulation and in reserve must be equal to one billion times the number of people living within the whole earth sphere.</w:t>
      </w:r>
    </w:p>
    <w:p w:rsidR="0053691B" w:rsidRPr="00EE0B97" w:rsidRDefault="0053691B">
      <w:pPr>
        <w:rPr>
          <w:rFonts w:asciiTheme="minorHAnsi" w:hAnsiTheme="minorHAnsi"/>
        </w:rPr>
      </w:pPr>
    </w:p>
    <w:p w:rsidR="00671507" w:rsidRPr="00EE0B97" w:rsidRDefault="00671507">
      <w:pPr>
        <w:rPr>
          <w:rFonts w:asciiTheme="minorHAnsi" w:hAnsiTheme="minorHAnsi"/>
        </w:rPr>
      </w:pPr>
      <w:r w:rsidRPr="00EE0B97">
        <w:rPr>
          <w:rFonts w:asciiTheme="minorHAnsi" w:hAnsiTheme="minorHAnsi"/>
        </w:rPr>
        <w:t>This law fixes the total amount of money in circulation, making sure a person’s investments are never devalued. At the same time, it compensates for an increasing population. The more people there are the greater is the demand for money. Proportionally increasing the money supply ensures that demand, and hence value, remains constant.</w:t>
      </w:r>
    </w:p>
    <w:p w:rsidR="00671507" w:rsidRPr="00EE0B97" w:rsidRDefault="00671507">
      <w:pPr>
        <w:rPr>
          <w:rFonts w:asciiTheme="minorHAnsi" w:hAnsiTheme="minorHAnsi"/>
        </w:rPr>
      </w:pPr>
    </w:p>
    <w:p w:rsidR="00BC1967" w:rsidRPr="00EE0B97" w:rsidRDefault="0053691B">
      <w:pPr>
        <w:rPr>
          <w:rFonts w:asciiTheme="minorHAnsi" w:hAnsiTheme="minorHAnsi"/>
        </w:rPr>
      </w:pPr>
      <w:r w:rsidRPr="00EE0B97">
        <w:rPr>
          <w:rFonts w:asciiTheme="minorHAnsi" w:hAnsiTheme="minorHAnsi"/>
        </w:rPr>
        <w:t xml:space="preserve">The </w:t>
      </w:r>
      <w:r w:rsidR="0065129D" w:rsidRPr="00EE0B97">
        <w:rPr>
          <w:rFonts w:asciiTheme="minorHAnsi" w:hAnsiTheme="minorHAnsi"/>
        </w:rPr>
        <w:t xml:space="preserve">World </w:t>
      </w:r>
      <w:r w:rsidR="00BD3BD0" w:rsidRPr="00EE0B97">
        <w:rPr>
          <w:rFonts w:asciiTheme="minorHAnsi" w:hAnsiTheme="minorHAnsi"/>
        </w:rPr>
        <w:t>Bank</w:t>
      </w:r>
      <w:r w:rsidRPr="00EE0B97">
        <w:rPr>
          <w:rFonts w:asciiTheme="minorHAnsi" w:hAnsiTheme="minorHAnsi"/>
        </w:rPr>
        <w:t xml:space="preserve"> controls the interest rates of all </w:t>
      </w:r>
      <w:r w:rsidR="00C22CD3" w:rsidRPr="00EE0B97">
        <w:rPr>
          <w:rFonts w:asciiTheme="minorHAnsi" w:hAnsiTheme="minorHAnsi"/>
        </w:rPr>
        <w:t>lending</w:t>
      </w:r>
      <w:r w:rsidRPr="00EE0B97">
        <w:rPr>
          <w:rFonts w:asciiTheme="minorHAnsi" w:hAnsiTheme="minorHAnsi"/>
        </w:rPr>
        <w:t xml:space="preserve"> institutions</w:t>
      </w:r>
      <w:r w:rsidR="00BD3BD0" w:rsidRPr="00EE0B97">
        <w:rPr>
          <w:rFonts w:asciiTheme="minorHAnsi" w:hAnsiTheme="minorHAnsi"/>
        </w:rPr>
        <w:t xml:space="preserve"> within its domain</w:t>
      </w:r>
      <w:r w:rsidR="00675179" w:rsidRPr="00EE0B97">
        <w:rPr>
          <w:rFonts w:asciiTheme="minorHAnsi" w:hAnsiTheme="minorHAnsi"/>
        </w:rPr>
        <w:t>, both national and international</w:t>
      </w:r>
      <w:r w:rsidRPr="00EE0B97">
        <w:rPr>
          <w:rFonts w:asciiTheme="minorHAnsi" w:hAnsiTheme="minorHAnsi"/>
        </w:rPr>
        <w:t>.</w:t>
      </w:r>
      <w:r w:rsidR="00BD3BD0" w:rsidRPr="00EE0B97">
        <w:rPr>
          <w:rFonts w:asciiTheme="minorHAnsi" w:hAnsiTheme="minorHAnsi"/>
        </w:rPr>
        <w:t xml:space="preserve"> The Bank adjusts the </w:t>
      </w:r>
      <w:r w:rsidR="0065129D" w:rsidRPr="00EE0B97">
        <w:rPr>
          <w:rFonts w:asciiTheme="minorHAnsi" w:hAnsiTheme="minorHAnsi"/>
        </w:rPr>
        <w:t xml:space="preserve">interest </w:t>
      </w:r>
      <w:r w:rsidR="00BD3BD0" w:rsidRPr="00EE0B97">
        <w:rPr>
          <w:rFonts w:asciiTheme="minorHAnsi" w:hAnsiTheme="minorHAnsi"/>
        </w:rPr>
        <w:lastRenderedPageBreak/>
        <w:t>rates in such a way as to make it impossible to exceed the total amount of currency.</w:t>
      </w:r>
      <w:r w:rsidR="0065129D" w:rsidRPr="00EE0B97">
        <w:rPr>
          <w:rFonts w:asciiTheme="minorHAnsi" w:hAnsiTheme="minorHAnsi"/>
        </w:rPr>
        <w:t xml:space="preserve"> The Bank makes an exception for science and education, where the interest rates </w:t>
      </w:r>
      <w:r w:rsidR="00747E96" w:rsidRPr="00EE0B97">
        <w:rPr>
          <w:rFonts w:asciiTheme="minorHAnsi" w:hAnsiTheme="minorHAnsi"/>
        </w:rPr>
        <w:t xml:space="preserve">charged </w:t>
      </w:r>
      <w:r w:rsidR="0065129D" w:rsidRPr="00EE0B97">
        <w:rPr>
          <w:rFonts w:asciiTheme="minorHAnsi" w:hAnsiTheme="minorHAnsi"/>
        </w:rPr>
        <w:t>are zero.</w:t>
      </w:r>
      <w:r w:rsidR="00F76644" w:rsidRPr="00EE0B97">
        <w:rPr>
          <w:rFonts w:asciiTheme="minorHAnsi" w:hAnsiTheme="minorHAnsi"/>
        </w:rPr>
        <w:t xml:space="preserve"> The reason is because science and education are the most powerful tools available for </w:t>
      </w:r>
      <w:r w:rsidR="00675179" w:rsidRPr="00EE0B97">
        <w:rPr>
          <w:rFonts w:asciiTheme="minorHAnsi" w:hAnsiTheme="minorHAnsi"/>
        </w:rPr>
        <w:t xml:space="preserve">ensuring the long-term </w:t>
      </w:r>
      <w:r w:rsidR="00733D98" w:rsidRPr="00EE0B97">
        <w:rPr>
          <w:rFonts w:asciiTheme="minorHAnsi" w:hAnsiTheme="minorHAnsi"/>
        </w:rPr>
        <w:t>sustainability</w:t>
      </w:r>
      <w:r w:rsidR="00675179" w:rsidRPr="00EE0B97">
        <w:rPr>
          <w:rFonts w:asciiTheme="minorHAnsi" w:hAnsiTheme="minorHAnsi"/>
        </w:rPr>
        <w:t xml:space="preserve"> of</w:t>
      </w:r>
      <w:r w:rsidR="00F76644" w:rsidRPr="00EE0B97">
        <w:rPr>
          <w:rFonts w:asciiTheme="minorHAnsi" w:hAnsiTheme="minorHAnsi"/>
        </w:rPr>
        <w:t xml:space="preserve"> the </w:t>
      </w:r>
      <w:r w:rsidR="00675179" w:rsidRPr="00EE0B97">
        <w:rPr>
          <w:rFonts w:asciiTheme="minorHAnsi" w:hAnsiTheme="minorHAnsi"/>
        </w:rPr>
        <w:t xml:space="preserve">global and local </w:t>
      </w:r>
      <w:r w:rsidR="00F76644" w:rsidRPr="00EE0B97">
        <w:rPr>
          <w:rFonts w:asciiTheme="minorHAnsi" w:hAnsiTheme="minorHAnsi"/>
        </w:rPr>
        <w:t>economy.</w:t>
      </w:r>
    </w:p>
    <w:p w:rsidR="00BD3BD0" w:rsidRPr="00EE0B97" w:rsidRDefault="00BD3BD0">
      <w:pPr>
        <w:rPr>
          <w:rFonts w:asciiTheme="minorHAnsi" w:hAnsiTheme="minorHAnsi"/>
        </w:rPr>
      </w:pPr>
    </w:p>
    <w:p w:rsidR="00E27A97" w:rsidRPr="00EE0B97" w:rsidRDefault="00BD3BD0" w:rsidP="00CA0004">
      <w:pPr>
        <w:pStyle w:val="Laws"/>
      </w:pPr>
      <w:r w:rsidRPr="00EE0B97">
        <w:rPr>
          <w:b/>
        </w:rPr>
        <w:t>Law UE0</w:t>
      </w:r>
      <w:r w:rsidR="00EA5829" w:rsidRPr="00EE0B97">
        <w:rPr>
          <w:b/>
        </w:rPr>
        <w:t>4</w:t>
      </w:r>
      <w:r w:rsidRPr="00EE0B97">
        <w:rPr>
          <w:b/>
        </w:rPr>
        <w:t>:</w:t>
      </w:r>
      <w:r w:rsidR="00D951C8" w:rsidRPr="00EE0B97">
        <w:rPr>
          <w:b/>
        </w:rPr>
        <w:tab/>
      </w:r>
      <w:r w:rsidRPr="00EE0B97">
        <w:t xml:space="preserve">The </w:t>
      </w:r>
      <w:r w:rsidR="0065129D" w:rsidRPr="00EE0B97">
        <w:t xml:space="preserve">World </w:t>
      </w:r>
      <w:r w:rsidRPr="00EE0B97">
        <w:t>Bank shall have the power to control the interest rates of all lending institutions</w:t>
      </w:r>
      <w:r w:rsidR="006D7FA9" w:rsidRPr="00EE0B97">
        <w:t xml:space="preserve"> operating within member countries of the UCOE.</w:t>
      </w:r>
      <w:r w:rsidRPr="00EE0B97">
        <w:br/>
      </w:r>
      <w:r w:rsidR="006D7FA9" w:rsidRPr="00EE0B97">
        <w:t xml:space="preserve">It shall adjust the interest rates </w:t>
      </w:r>
      <w:r w:rsidR="00C263D2" w:rsidRPr="00EE0B97">
        <w:t xml:space="preserve">for each lending institution </w:t>
      </w:r>
      <w:r w:rsidR="006D7FA9" w:rsidRPr="00EE0B97">
        <w:t xml:space="preserve">proportional to the </w:t>
      </w:r>
      <w:r w:rsidR="004E277B" w:rsidRPr="00EE0B97">
        <w:t xml:space="preserve">total </w:t>
      </w:r>
      <w:r w:rsidR="006D7FA9" w:rsidRPr="00EE0B97">
        <w:t>amount of outstanding loans</w:t>
      </w:r>
      <w:r w:rsidR="00C263D2" w:rsidRPr="00EE0B97">
        <w:t xml:space="preserve"> of the institution</w:t>
      </w:r>
      <w:r w:rsidR="004E277B" w:rsidRPr="00EE0B97">
        <w:t>, in such a way as to make it impossible to exceed the total amount of currency in circulation</w:t>
      </w:r>
      <w:r w:rsidR="00C263D2" w:rsidRPr="00EE0B97">
        <w:t xml:space="preserve"> and to ensure fairness to all lenders and borrowers</w:t>
      </w:r>
      <w:r w:rsidR="006D7FA9" w:rsidRPr="00EE0B97">
        <w:t>.</w:t>
      </w:r>
      <w:r w:rsidR="00733D98" w:rsidRPr="00EE0B97">
        <w:br/>
      </w:r>
      <w:r w:rsidR="00F76644" w:rsidRPr="00EE0B97">
        <w:t>The interest charged to lending institutions shall be zero for all loans for science and education.</w:t>
      </w:r>
      <w:r w:rsidR="00F76644" w:rsidRPr="00EE0B97">
        <w:br/>
        <w:t>The interest charged to lending institutions shall be zero when the lending institution lends money that it owns.</w:t>
      </w:r>
    </w:p>
    <w:p w:rsidR="00C263D2" w:rsidRPr="00EE0B97" w:rsidRDefault="00C263D2" w:rsidP="00C263D2">
      <w:pPr>
        <w:rPr>
          <w:rFonts w:asciiTheme="minorHAnsi" w:hAnsiTheme="minorHAnsi"/>
        </w:rPr>
      </w:pPr>
    </w:p>
    <w:p w:rsidR="00C263D2" w:rsidRPr="00EE0B97" w:rsidRDefault="00C263D2" w:rsidP="00C263D2">
      <w:pPr>
        <w:rPr>
          <w:rFonts w:asciiTheme="minorHAnsi" w:hAnsiTheme="minorHAnsi"/>
        </w:rPr>
      </w:pPr>
      <w:r w:rsidRPr="00EE0B97">
        <w:rPr>
          <w:rFonts w:asciiTheme="minorHAnsi" w:hAnsiTheme="minorHAnsi"/>
        </w:rPr>
        <w:t>It’s up to the World Bank to decide on the actual interest rates.</w:t>
      </w:r>
      <w:r w:rsidR="00645E59" w:rsidRPr="00EE0B97">
        <w:rPr>
          <w:rFonts w:asciiTheme="minorHAnsi" w:hAnsiTheme="minorHAnsi"/>
        </w:rPr>
        <w:t xml:space="preserve"> The total amount of money in existence is finite. It’s not fair that one or a few organizations hog all the money.</w:t>
      </w:r>
    </w:p>
    <w:p w:rsidR="00C263D2" w:rsidRPr="00EE0B97" w:rsidRDefault="00C263D2" w:rsidP="00C263D2">
      <w:pPr>
        <w:rPr>
          <w:rFonts w:asciiTheme="minorHAnsi" w:hAnsiTheme="minorHAnsi"/>
        </w:rPr>
      </w:pPr>
    </w:p>
    <w:p w:rsidR="00C263D2" w:rsidRPr="00EE0B97" w:rsidRDefault="00C263D2" w:rsidP="00CA0004">
      <w:pPr>
        <w:pStyle w:val="Laws"/>
      </w:pPr>
      <w:r w:rsidRPr="00EE0B97">
        <w:rPr>
          <w:b/>
        </w:rPr>
        <w:t>Law UE0</w:t>
      </w:r>
      <w:r w:rsidR="00EA5829" w:rsidRPr="00EE0B97">
        <w:rPr>
          <w:b/>
        </w:rPr>
        <w:t>5</w:t>
      </w:r>
      <w:r w:rsidRPr="00EE0B97">
        <w:rPr>
          <w:b/>
        </w:rPr>
        <w:t>:</w:t>
      </w:r>
      <w:r w:rsidR="00D951C8" w:rsidRPr="00EE0B97">
        <w:rPr>
          <w:b/>
        </w:rPr>
        <w:tab/>
      </w:r>
      <w:r w:rsidRPr="00EE0B97">
        <w:t>The World Bank must keep suff</w:t>
      </w:r>
      <w:r w:rsidR="00DE2248" w:rsidRPr="00EE0B97">
        <w:t>icient funds in reserve to ensure the stability of the financial system.</w:t>
      </w:r>
    </w:p>
    <w:p w:rsidR="00DE2248" w:rsidRPr="00EE0B97" w:rsidRDefault="00DE2248" w:rsidP="00C263D2">
      <w:pPr>
        <w:rPr>
          <w:rFonts w:asciiTheme="minorHAnsi" w:hAnsiTheme="minorHAnsi"/>
        </w:rPr>
      </w:pPr>
    </w:p>
    <w:p w:rsidR="00A65083" w:rsidRPr="00EE0B97" w:rsidRDefault="00DE2248" w:rsidP="00CA0004">
      <w:pPr>
        <w:pStyle w:val="Laws"/>
      </w:pPr>
      <w:r w:rsidRPr="00EE0B97">
        <w:rPr>
          <w:b/>
        </w:rPr>
        <w:t>Law UE0</w:t>
      </w:r>
      <w:r w:rsidR="00EA5829" w:rsidRPr="00EE0B97">
        <w:rPr>
          <w:b/>
        </w:rPr>
        <w:t>6</w:t>
      </w:r>
      <w:r w:rsidRPr="00EE0B97">
        <w:rPr>
          <w:b/>
        </w:rPr>
        <w:t>:</w:t>
      </w:r>
      <w:r w:rsidR="00D951C8" w:rsidRPr="00EE0B97">
        <w:rPr>
          <w:b/>
        </w:rPr>
        <w:tab/>
      </w:r>
      <w:r w:rsidRPr="00EE0B97">
        <w:t xml:space="preserve">Of all the money spent by the World Bank, a minimum of 10% must go to </w:t>
      </w:r>
      <w:r w:rsidR="00733D98" w:rsidRPr="00EE0B97">
        <w:t xml:space="preserve">global </w:t>
      </w:r>
      <w:r w:rsidRPr="00EE0B97">
        <w:t>education.</w:t>
      </w:r>
    </w:p>
    <w:p w:rsidR="00E27A97" w:rsidRPr="00EE0B97" w:rsidRDefault="00E27A97" w:rsidP="00FF01EC">
      <w:pPr>
        <w:pStyle w:val="H3"/>
        <w:rPr>
          <w:rFonts w:asciiTheme="minorHAnsi" w:hAnsiTheme="minorHAnsi"/>
        </w:rPr>
      </w:pPr>
      <w:bookmarkStart w:id="412" w:name="_Toc383697606"/>
      <w:r w:rsidRPr="00EE0B97">
        <w:rPr>
          <w:rFonts w:asciiTheme="minorHAnsi" w:hAnsiTheme="minorHAnsi"/>
        </w:rPr>
        <w:t>Protectionism</w:t>
      </w:r>
      <w:bookmarkEnd w:id="412"/>
    </w:p>
    <w:p w:rsidR="005D231A" w:rsidRPr="00EE0B97" w:rsidRDefault="005D231A" w:rsidP="005D231A">
      <w:pPr>
        <w:pStyle w:val="Quote1"/>
        <w:rPr>
          <w:rFonts w:asciiTheme="minorHAnsi" w:hAnsiTheme="minorHAnsi"/>
        </w:rPr>
      </w:pPr>
      <w:r w:rsidRPr="00EE0B97">
        <w:rPr>
          <w:rFonts w:asciiTheme="minorHAnsi" w:hAnsiTheme="minorHAnsi"/>
        </w:rPr>
        <w:t>The incestuous relationship between government</w:t>
      </w:r>
    </w:p>
    <w:p w:rsidR="005D231A" w:rsidRPr="00EE0B97" w:rsidRDefault="005D231A" w:rsidP="005D231A">
      <w:pPr>
        <w:pStyle w:val="Quote1"/>
        <w:rPr>
          <w:rFonts w:asciiTheme="minorHAnsi" w:hAnsiTheme="minorHAnsi"/>
        </w:rPr>
      </w:pPr>
      <w:r w:rsidRPr="00EE0B97">
        <w:rPr>
          <w:rFonts w:asciiTheme="minorHAnsi" w:hAnsiTheme="minorHAnsi"/>
        </w:rPr>
        <w:t xml:space="preserve">and big business thrives in the dark. </w:t>
      </w:r>
    </w:p>
    <w:p w:rsidR="005D231A" w:rsidRPr="00EE0B97" w:rsidRDefault="005D231A" w:rsidP="005D231A">
      <w:pPr>
        <w:pStyle w:val="Quote1"/>
        <w:rPr>
          <w:rFonts w:asciiTheme="minorHAnsi" w:hAnsiTheme="minorHAnsi"/>
        </w:rPr>
      </w:pPr>
      <w:r w:rsidRPr="00EE0B97">
        <w:rPr>
          <w:rFonts w:asciiTheme="minorHAnsi" w:hAnsiTheme="minorHAnsi"/>
        </w:rPr>
        <w:t>-- Jack Anderson --</w:t>
      </w:r>
    </w:p>
    <w:p w:rsidR="00DF6F66" w:rsidRPr="00EE0B97" w:rsidRDefault="00DF6F66" w:rsidP="005D231A">
      <w:pPr>
        <w:pStyle w:val="Quote1"/>
        <w:rPr>
          <w:rFonts w:asciiTheme="minorHAnsi" w:hAnsiTheme="minorHAnsi"/>
        </w:rPr>
      </w:pPr>
    </w:p>
    <w:p w:rsidR="005D231A" w:rsidRPr="00EE0B97" w:rsidRDefault="00DF6F66" w:rsidP="00DF6F66">
      <w:pPr>
        <w:pStyle w:val="Quote1"/>
        <w:rPr>
          <w:rFonts w:asciiTheme="minorHAnsi" w:hAnsiTheme="minorHAnsi"/>
        </w:rPr>
      </w:pPr>
      <w:r w:rsidRPr="00EE0B97">
        <w:rPr>
          <w:rFonts w:asciiTheme="minorHAnsi" w:hAnsiTheme="minorHAnsi"/>
        </w:rPr>
        <w:t>Do onto Others. This is an ethical model and in my</w:t>
      </w:r>
      <w:r w:rsidRPr="00EE0B97">
        <w:rPr>
          <w:rFonts w:asciiTheme="minorHAnsi" w:hAnsiTheme="minorHAnsi"/>
        </w:rPr>
        <w:br/>
        <w:t>opinion is the best one we’ve ever come up with,</w:t>
      </w:r>
      <w:r w:rsidRPr="00EE0B97">
        <w:rPr>
          <w:rFonts w:asciiTheme="minorHAnsi" w:hAnsiTheme="minorHAnsi"/>
        </w:rPr>
        <w:br/>
        <w:t xml:space="preserve"> but we don’t apply it to our economic actions.</w:t>
      </w:r>
    </w:p>
    <w:p w:rsidR="00DF6F66" w:rsidRPr="00EE0B97" w:rsidRDefault="00DF6F66" w:rsidP="00DF6F66">
      <w:pPr>
        <w:pStyle w:val="Quote1"/>
        <w:rPr>
          <w:rFonts w:asciiTheme="minorHAnsi" w:hAnsiTheme="minorHAnsi"/>
        </w:rPr>
      </w:pPr>
      <w:r w:rsidRPr="00EE0B97">
        <w:rPr>
          <w:rFonts w:asciiTheme="minorHAnsi" w:hAnsiTheme="minorHAnsi"/>
        </w:rPr>
        <w:t>-- http://www.youtube.com/watch?v=8Jhf5oogJA4 --</w:t>
      </w:r>
    </w:p>
    <w:p w:rsidR="00DF6F66" w:rsidRPr="00EE0B97" w:rsidRDefault="00DF6F66">
      <w:pPr>
        <w:rPr>
          <w:rFonts w:asciiTheme="minorHAnsi" w:hAnsiTheme="minorHAnsi"/>
        </w:rPr>
      </w:pPr>
    </w:p>
    <w:p w:rsidR="00711A1C" w:rsidRPr="00EE0B97" w:rsidRDefault="00FC729F">
      <w:pPr>
        <w:rPr>
          <w:rFonts w:asciiTheme="minorHAnsi" w:hAnsiTheme="minorHAnsi"/>
        </w:rPr>
      </w:pPr>
      <w:r w:rsidRPr="00EE0B97">
        <w:rPr>
          <w:rFonts w:asciiTheme="minorHAnsi" w:hAnsiTheme="minorHAnsi"/>
        </w:rPr>
        <w:t>Capitalism is good for the world because it rewards individual effort. The advances in the standard of living we all enjoy are the direct result of capitalism. But capitalism can only work on a level playing field.</w:t>
      </w:r>
    </w:p>
    <w:p w:rsidR="00711A1C" w:rsidRPr="00EE0B97" w:rsidRDefault="00711A1C">
      <w:pPr>
        <w:rPr>
          <w:rFonts w:asciiTheme="minorHAnsi" w:hAnsiTheme="minorHAnsi"/>
        </w:rPr>
      </w:pPr>
    </w:p>
    <w:p w:rsidR="0030717C" w:rsidRPr="00EE0B97" w:rsidRDefault="00711A1C">
      <w:pPr>
        <w:rPr>
          <w:rFonts w:asciiTheme="minorHAnsi" w:hAnsiTheme="minorHAnsi"/>
        </w:rPr>
      </w:pPr>
      <w:r w:rsidRPr="00EE0B97">
        <w:rPr>
          <w:rFonts w:asciiTheme="minorHAnsi" w:hAnsiTheme="minorHAnsi"/>
        </w:rPr>
        <w:t>Governments place tariffs and other protections on commerce in the mistake belief that it will help their own people. Protectionism only serves to increase the suffering in the world and to make citizens pay ext</w:t>
      </w:r>
      <w:r w:rsidR="0030717C" w:rsidRPr="00EE0B97">
        <w:rPr>
          <w:rFonts w:asciiTheme="minorHAnsi" w:hAnsiTheme="minorHAnsi"/>
        </w:rPr>
        <w:t>ra for products</w:t>
      </w:r>
      <w:r w:rsidRPr="00EE0B97">
        <w:rPr>
          <w:rFonts w:asciiTheme="minorHAnsi" w:hAnsiTheme="minorHAnsi"/>
        </w:rPr>
        <w:t>.</w:t>
      </w:r>
      <w:r w:rsidR="0030717C" w:rsidRPr="00EE0B97">
        <w:rPr>
          <w:rFonts w:asciiTheme="minorHAnsi" w:hAnsiTheme="minorHAnsi"/>
        </w:rPr>
        <w:t xml:space="preserve"> Protectionism also makes companies less competitive in the global market place.</w:t>
      </w:r>
    </w:p>
    <w:p w:rsidR="0030717C" w:rsidRPr="00EE0B97" w:rsidRDefault="0030717C">
      <w:pPr>
        <w:rPr>
          <w:rFonts w:asciiTheme="minorHAnsi" w:hAnsiTheme="minorHAnsi"/>
        </w:rPr>
      </w:pPr>
    </w:p>
    <w:p w:rsidR="00FC729F" w:rsidRPr="00EE0B97" w:rsidRDefault="00FC729F" w:rsidP="00CA0004">
      <w:pPr>
        <w:pStyle w:val="Laws"/>
      </w:pPr>
      <w:r w:rsidRPr="00EE0B97">
        <w:rPr>
          <w:b/>
        </w:rPr>
        <w:t>Law UE0</w:t>
      </w:r>
      <w:r w:rsidR="00EA5829" w:rsidRPr="00EE0B97">
        <w:rPr>
          <w:b/>
        </w:rPr>
        <w:t>7</w:t>
      </w:r>
      <w:r w:rsidRPr="00EE0B97">
        <w:rPr>
          <w:b/>
        </w:rPr>
        <w:t>:</w:t>
      </w:r>
      <w:r w:rsidR="00D951C8" w:rsidRPr="00EE0B97">
        <w:rPr>
          <w:b/>
        </w:rPr>
        <w:tab/>
      </w:r>
      <w:r w:rsidRPr="00EE0B97">
        <w:t>It is forbidden for the UCOE or member countries to use economic pressure to affect commerce between member countries. This includes subsidies and tariffs.</w:t>
      </w:r>
    </w:p>
    <w:p w:rsidR="00747E96" w:rsidRPr="00EE0B97" w:rsidRDefault="00747E96">
      <w:pPr>
        <w:rPr>
          <w:rFonts w:asciiTheme="minorHAnsi" w:hAnsiTheme="minorHAnsi"/>
        </w:rPr>
      </w:pPr>
    </w:p>
    <w:p w:rsidR="00E27A97" w:rsidRPr="00EE0B97" w:rsidRDefault="00942AB5">
      <w:pPr>
        <w:rPr>
          <w:rFonts w:asciiTheme="minorHAnsi" w:hAnsiTheme="minorHAnsi"/>
        </w:rPr>
      </w:pPr>
      <w:r w:rsidRPr="00EE0B97">
        <w:rPr>
          <w:rFonts w:asciiTheme="minorHAnsi" w:hAnsiTheme="minorHAnsi"/>
        </w:rPr>
        <w:t xml:space="preserve">Member countries may </w:t>
      </w:r>
      <w:r w:rsidR="00747E96" w:rsidRPr="00EE0B97">
        <w:rPr>
          <w:rFonts w:asciiTheme="minorHAnsi" w:hAnsiTheme="minorHAnsi"/>
        </w:rPr>
        <w:t xml:space="preserve">only </w:t>
      </w:r>
      <w:r w:rsidRPr="00EE0B97">
        <w:rPr>
          <w:rFonts w:asciiTheme="minorHAnsi" w:hAnsiTheme="minorHAnsi"/>
        </w:rPr>
        <w:t>levy tariffs against non-member countries.</w:t>
      </w:r>
      <w:r w:rsidR="009E3B42" w:rsidRPr="00EE0B97">
        <w:rPr>
          <w:rFonts w:asciiTheme="minorHAnsi" w:hAnsiTheme="minorHAnsi"/>
        </w:rPr>
        <w:t xml:space="preserve"> Governments have the right and obligation to encourage their citizens to buy local.</w:t>
      </w:r>
    </w:p>
    <w:p w:rsidR="004904FD" w:rsidRPr="00EE0B97" w:rsidRDefault="00DA3FAB" w:rsidP="00FF01EC">
      <w:pPr>
        <w:pStyle w:val="H3"/>
        <w:rPr>
          <w:rFonts w:asciiTheme="minorHAnsi" w:hAnsiTheme="minorHAnsi"/>
        </w:rPr>
      </w:pPr>
      <w:bookmarkStart w:id="413" w:name="_Toc146732928"/>
      <w:bookmarkStart w:id="414" w:name="_Toc383697607"/>
      <w:r w:rsidRPr="00EE0B97">
        <w:rPr>
          <w:rFonts w:asciiTheme="minorHAnsi" w:hAnsiTheme="minorHAnsi"/>
        </w:rPr>
        <w:t>-------</w:t>
      </w:r>
      <w:r w:rsidR="00665477" w:rsidRPr="00EE0B97">
        <w:rPr>
          <w:rFonts w:asciiTheme="minorHAnsi" w:hAnsiTheme="minorHAnsi"/>
        </w:rPr>
        <w:t>Who’s Running This Company?</w:t>
      </w:r>
      <w:bookmarkEnd w:id="413"/>
      <w:bookmarkEnd w:id="414"/>
    </w:p>
    <w:p w:rsidR="005D231A" w:rsidRPr="00EE0B97" w:rsidRDefault="005D231A" w:rsidP="005D231A">
      <w:pPr>
        <w:pStyle w:val="Quote1"/>
        <w:rPr>
          <w:rFonts w:asciiTheme="minorHAnsi" w:hAnsiTheme="minorHAnsi"/>
          <w:szCs w:val="24"/>
        </w:rPr>
      </w:pPr>
      <w:r w:rsidRPr="00EE0B97">
        <w:rPr>
          <w:rFonts w:asciiTheme="minorHAnsi" w:hAnsiTheme="minorHAnsi"/>
          <w:szCs w:val="24"/>
        </w:rPr>
        <w:t xml:space="preserve">There is only one boss. The customer. </w:t>
      </w:r>
    </w:p>
    <w:p w:rsidR="005D231A" w:rsidRPr="00EE0B97" w:rsidRDefault="005D231A" w:rsidP="005D231A">
      <w:pPr>
        <w:pStyle w:val="Quote1"/>
        <w:rPr>
          <w:rFonts w:asciiTheme="minorHAnsi" w:hAnsiTheme="minorHAnsi"/>
          <w:szCs w:val="24"/>
        </w:rPr>
      </w:pPr>
      <w:r w:rsidRPr="00EE0B97">
        <w:rPr>
          <w:rFonts w:asciiTheme="minorHAnsi" w:hAnsiTheme="minorHAnsi"/>
          <w:szCs w:val="24"/>
        </w:rPr>
        <w:t xml:space="preserve">And he can fire everybody in the company </w:t>
      </w:r>
    </w:p>
    <w:p w:rsidR="005D231A" w:rsidRPr="00EE0B97" w:rsidRDefault="005D231A" w:rsidP="005D231A">
      <w:pPr>
        <w:pStyle w:val="Quote1"/>
        <w:rPr>
          <w:rFonts w:asciiTheme="minorHAnsi" w:hAnsiTheme="minorHAnsi"/>
          <w:szCs w:val="24"/>
        </w:rPr>
      </w:pPr>
      <w:r w:rsidRPr="00EE0B97">
        <w:rPr>
          <w:rFonts w:asciiTheme="minorHAnsi" w:hAnsiTheme="minorHAnsi"/>
          <w:szCs w:val="24"/>
        </w:rPr>
        <w:t xml:space="preserve">from the chairman on down, </w:t>
      </w:r>
    </w:p>
    <w:p w:rsidR="005D231A" w:rsidRPr="00EE0B97" w:rsidRDefault="005D231A" w:rsidP="005D231A">
      <w:pPr>
        <w:pStyle w:val="Quote1"/>
        <w:rPr>
          <w:rFonts w:asciiTheme="minorHAnsi" w:hAnsiTheme="minorHAnsi"/>
          <w:szCs w:val="24"/>
        </w:rPr>
      </w:pPr>
      <w:r w:rsidRPr="00EE0B97">
        <w:rPr>
          <w:rFonts w:asciiTheme="minorHAnsi" w:hAnsiTheme="minorHAnsi"/>
          <w:szCs w:val="24"/>
        </w:rPr>
        <w:t xml:space="preserve">simply by spending his money somewhere else. </w:t>
      </w:r>
    </w:p>
    <w:p w:rsidR="005D231A" w:rsidRPr="00EE0B97" w:rsidRDefault="005D231A" w:rsidP="005D231A">
      <w:pPr>
        <w:pStyle w:val="Quote1"/>
        <w:rPr>
          <w:rFonts w:asciiTheme="minorHAnsi" w:hAnsiTheme="minorHAnsi"/>
          <w:szCs w:val="24"/>
        </w:rPr>
      </w:pPr>
      <w:r w:rsidRPr="00EE0B97">
        <w:rPr>
          <w:rFonts w:asciiTheme="minorHAnsi" w:hAnsiTheme="minorHAnsi"/>
          <w:szCs w:val="24"/>
        </w:rPr>
        <w:t>-- Sam Walton --</w:t>
      </w:r>
    </w:p>
    <w:p w:rsidR="00217FBA" w:rsidRPr="00EE0B97" w:rsidRDefault="00217FBA" w:rsidP="005D231A">
      <w:pPr>
        <w:pStyle w:val="Quote1"/>
        <w:rPr>
          <w:rFonts w:asciiTheme="minorHAnsi" w:hAnsiTheme="minorHAnsi"/>
          <w:szCs w:val="24"/>
        </w:rPr>
      </w:pPr>
    </w:p>
    <w:p w:rsidR="00217FBA" w:rsidRPr="00EE0B97" w:rsidRDefault="00217FBA" w:rsidP="00217FBA">
      <w:pPr>
        <w:pStyle w:val="Quote1"/>
        <w:rPr>
          <w:rFonts w:asciiTheme="minorHAnsi" w:hAnsiTheme="minorHAnsi"/>
          <w:szCs w:val="24"/>
        </w:rPr>
      </w:pPr>
      <w:r w:rsidRPr="00EE0B97">
        <w:rPr>
          <w:rFonts w:asciiTheme="minorHAnsi" w:hAnsiTheme="minorHAnsi"/>
          <w:szCs w:val="24"/>
        </w:rPr>
        <w:t xml:space="preserve">We don't have a monopoly. </w:t>
      </w:r>
    </w:p>
    <w:p w:rsidR="00217FBA" w:rsidRPr="00EE0B97" w:rsidRDefault="00217FBA" w:rsidP="00217FBA">
      <w:pPr>
        <w:pStyle w:val="Quote1"/>
        <w:rPr>
          <w:rFonts w:asciiTheme="minorHAnsi" w:hAnsiTheme="minorHAnsi"/>
          <w:szCs w:val="24"/>
        </w:rPr>
      </w:pPr>
      <w:r w:rsidRPr="00EE0B97">
        <w:rPr>
          <w:rFonts w:asciiTheme="minorHAnsi" w:hAnsiTheme="minorHAnsi"/>
          <w:szCs w:val="24"/>
        </w:rPr>
        <w:t xml:space="preserve">We have market share. </w:t>
      </w:r>
    </w:p>
    <w:p w:rsidR="00217FBA" w:rsidRPr="00EE0B97" w:rsidRDefault="00217FBA" w:rsidP="00217FBA">
      <w:pPr>
        <w:pStyle w:val="Quote1"/>
        <w:rPr>
          <w:rFonts w:asciiTheme="minorHAnsi" w:hAnsiTheme="minorHAnsi"/>
          <w:szCs w:val="24"/>
        </w:rPr>
      </w:pPr>
      <w:r w:rsidRPr="00EE0B97">
        <w:rPr>
          <w:rFonts w:asciiTheme="minorHAnsi" w:hAnsiTheme="minorHAnsi"/>
          <w:szCs w:val="24"/>
        </w:rPr>
        <w:t xml:space="preserve">There's a difference. </w:t>
      </w:r>
    </w:p>
    <w:p w:rsidR="00217FBA" w:rsidRPr="00EE0B97" w:rsidRDefault="00217FBA" w:rsidP="00217FBA">
      <w:pPr>
        <w:pStyle w:val="Quote1"/>
        <w:rPr>
          <w:rFonts w:asciiTheme="minorHAnsi" w:hAnsiTheme="minorHAnsi"/>
          <w:szCs w:val="24"/>
        </w:rPr>
      </w:pPr>
      <w:r w:rsidRPr="00EE0B97">
        <w:rPr>
          <w:rFonts w:asciiTheme="minorHAnsi" w:hAnsiTheme="minorHAnsi"/>
          <w:szCs w:val="24"/>
        </w:rPr>
        <w:t>-- Steve Ballmer --</w:t>
      </w:r>
    </w:p>
    <w:p w:rsidR="005D231A" w:rsidRPr="00EE0B97" w:rsidRDefault="005D231A">
      <w:pPr>
        <w:rPr>
          <w:rFonts w:asciiTheme="minorHAnsi" w:hAnsiTheme="minorHAnsi"/>
        </w:rPr>
      </w:pPr>
    </w:p>
    <w:p w:rsidR="0071097B" w:rsidRPr="00EE0B97" w:rsidRDefault="00665477">
      <w:pPr>
        <w:rPr>
          <w:rFonts w:asciiTheme="minorHAnsi" w:hAnsiTheme="minorHAnsi"/>
        </w:rPr>
      </w:pPr>
      <w:r w:rsidRPr="00EE0B97">
        <w:rPr>
          <w:rFonts w:asciiTheme="minorHAnsi" w:hAnsiTheme="minorHAnsi"/>
        </w:rPr>
        <w:t xml:space="preserve">The right to decide how a company operates should reside with the people </w:t>
      </w:r>
      <w:r w:rsidR="0071097B" w:rsidRPr="00EE0B97">
        <w:rPr>
          <w:rFonts w:asciiTheme="minorHAnsi" w:hAnsiTheme="minorHAnsi"/>
        </w:rPr>
        <w:t xml:space="preserve">most </w:t>
      </w:r>
      <w:r w:rsidRPr="00EE0B97">
        <w:rPr>
          <w:rFonts w:asciiTheme="minorHAnsi" w:hAnsiTheme="minorHAnsi"/>
        </w:rPr>
        <w:t xml:space="preserve">directly affected by its operation. </w:t>
      </w:r>
      <w:r w:rsidR="001627A2" w:rsidRPr="00EE0B97">
        <w:rPr>
          <w:rFonts w:asciiTheme="minorHAnsi" w:hAnsiTheme="minorHAnsi"/>
        </w:rPr>
        <w:t xml:space="preserve">These are the </w:t>
      </w:r>
      <w:r w:rsidRPr="00EE0B97">
        <w:rPr>
          <w:rFonts w:asciiTheme="minorHAnsi" w:hAnsiTheme="minorHAnsi"/>
        </w:rPr>
        <w:t>employees</w:t>
      </w:r>
      <w:r w:rsidR="0071097B" w:rsidRPr="00EE0B97">
        <w:rPr>
          <w:rFonts w:asciiTheme="minorHAnsi" w:hAnsiTheme="minorHAnsi"/>
        </w:rPr>
        <w:t>.</w:t>
      </w:r>
    </w:p>
    <w:p w:rsidR="0071097B" w:rsidRPr="00EE0B97" w:rsidRDefault="0071097B">
      <w:pPr>
        <w:rPr>
          <w:rFonts w:asciiTheme="minorHAnsi" w:hAnsiTheme="minorHAnsi"/>
        </w:rPr>
      </w:pPr>
    </w:p>
    <w:p w:rsidR="0071097B" w:rsidRPr="00EE0B97" w:rsidRDefault="0071097B">
      <w:pPr>
        <w:rPr>
          <w:rFonts w:asciiTheme="minorHAnsi" w:hAnsiTheme="minorHAnsi"/>
        </w:rPr>
      </w:pPr>
      <w:r w:rsidRPr="00EE0B97">
        <w:rPr>
          <w:rFonts w:asciiTheme="minorHAnsi" w:hAnsiTheme="minorHAnsi"/>
        </w:rPr>
        <w:t>This benefits member countries since the control of business is now where it belongs, within the country. In the case of multinational companies, control is often in foreign countries and the owners don’t always do what’s best for the country or the workers.</w:t>
      </w:r>
    </w:p>
    <w:p w:rsidR="004904FD" w:rsidRPr="00EE0B97" w:rsidRDefault="004904FD">
      <w:pPr>
        <w:rPr>
          <w:rFonts w:asciiTheme="minorHAnsi" w:hAnsiTheme="minorHAnsi"/>
        </w:rPr>
      </w:pPr>
    </w:p>
    <w:p w:rsidR="004904FD" w:rsidRPr="00EE0B97" w:rsidRDefault="00CC5C2B">
      <w:pPr>
        <w:rPr>
          <w:rFonts w:asciiTheme="minorHAnsi" w:hAnsiTheme="minorHAnsi"/>
        </w:rPr>
      </w:pPr>
      <w:r w:rsidRPr="00EE0B97">
        <w:rPr>
          <w:rFonts w:asciiTheme="minorHAnsi" w:hAnsiTheme="minorHAnsi"/>
        </w:rPr>
        <w:t xml:space="preserve">All </w:t>
      </w:r>
      <w:r w:rsidR="0071097B" w:rsidRPr="00EE0B97">
        <w:rPr>
          <w:rFonts w:asciiTheme="minorHAnsi" w:hAnsiTheme="minorHAnsi"/>
        </w:rPr>
        <w:t xml:space="preserve">multi-national </w:t>
      </w:r>
      <w:r w:rsidRPr="00EE0B97">
        <w:rPr>
          <w:rFonts w:asciiTheme="minorHAnsi" w:hAnsiTheme="minorHAnsi"/>
        </w:rPr>
        <w:t>companies</w:t>
      </w:r>
      <w:r w:rsidR="00665477" w:rsidRPr="00EE0B97">
        <w:rPr>
          <w:rFonts w:asciiTheme="minorHAnsi" w:hAnsiTheme="minorHAnsi"/>
        </w:rPr>
        <w:t xml:space="preserve"> </w:t>
      </w:r>
      <w:r w:rsidRPr="00EE0B97">
        <w:rPr>
          <w:rFonts w:asciiTheme="minorHAnsi" w:hAnsiTheme="minorHAnsi"/>
        </w:rPr>
        <w:t xml:space="preserve">must obey these laws </w:t>
      </w:r>
      <w:r w:rsidR="00665477" w:rsidRPr="00EE0B97">
        <w:rPr>
          <w:rFonts w:asciiTheme="minorHAnsi" w:hAnsiTheme="minorHAnsi"/>
        </w:rPr>
        <w:t>to operate within UCOE countries.</w:t>
      </w:r>
    </w:p>
    <w:p w:rsidR="004904FD" w:rsidRPr="00EE0B97" w:rsidRDefault="004904FD">
      <w:pPr>
        <w:rPr>
          <w:rFonts w:asciiTheme="minorHAnsi" w:hAnsiTheme="minorHAnsi"/>
        </w:rPr>
      </w:pPr>
    </w:p>
    <w:p w:rsidR="004904FD" w:rsidRPr="00EE0B97" w:rsidRDefault="00665477" w:rsidP="00CA0004">
      <w:pPr>
        <w:pStyle w:val="Laws"/>
      </w:pPr>
      <w:r w:rsidRPr="00EE0B97">
        <w:rPr>
          <w:b/>
        </w:rPr>
        <w:t>Law UE0</w:t>
      </w:r>
      <w:r w:rsidR="00EA5829" w:rsidRPr="00EE0B97">
        <w:rPr>
          <w:b/>
        </w:rPr>
        <w:t>8</w:t>
      </w:r>
      <w:r w:rsidRPr="00EE0B97">
        <w:rPr>
          <w:b/>
        </w:rPr>
        <w:t>:</w:t>
      </w:r>
      <w:r w:rsidR="00D951C8" w:rsidRPr="00EE0B97">
        <w:rPr>
          <w:b/>
        </w:rPr>
        <w:tab/>
      </w:r>
      <w:r w:rsidRPr="00EE0B97">
        <w:t xml:space="preserve">Each employee in a </w:t>
      </w:r>
      <w:r w:rsidR="001627A2" w:rsidRPr="00EE0B97">
        <w:t xml:space="preserve">multi-national </w:t>
      </w:r>
      <w:r w:rsidRPr="00EE0B97">
        <w:t xml:space="preserve">company shall be given one common share in that company for every </w:t>
      </w:r>
      <w:r w:rsidR="00E07C4D" w:rsidRPr="00EE0B97">
        <w:t>time period</w:t>
      </w:r>
      <w:r w:rsidRPr="00EE0B97">
        <w:t xml:space="preserve"> they have worked for that company.</w:t>
      </w:r>
      <w:r w:rsidR="00E07C4D" w:rsidRPr="00EE0B97">
        <w:br/>
      </w:r>
      <w:r w:rsidR="00BD4DF9" w:rsidRPr="00EE0B97">
        <w:t xml:space="preserve">Additional shares may be given out to employees based on </w:t>
      </w:r>
      <w:r w:rsidR="00BD4DF9" w:rsidRPr="00EE0B97">
        <w:lastRenderedPageBreak/>
        <w:t>performance. The performance criteria must be well documented.</w:t>
      </w:r>
      <w:r w:rsidR="00E07C4D" w:rsidRPr="00EE0B97">
        <w:br/>
      </w:r>
      <w:r w:rsidRPr="00EE0B97">
        <w:t xml:space="preserve">Common shares </w:t>
      </w:r>
      <w:r w:rsidR="00BD4DF9" w:rsidRPr="00EE0B97">
        <w:t>may not be given out to non-employees</w:t>
      </w:r>
      <w:r w:rsidRPr="00EE0B97">
        <w:t>.</w:t>
      </w:r>
      <w:r w:rsidR="00E07C4D" w:rsidRPr="00EE0B97">
        <w:br/>
      </w:r>
    </w:p>
    <w:p w:rsidR="004904FD" w:rsidRPr="00EE0B97" w:rsidRDefault="004904FD">
      <w:pPr>
        <w:rPr>
          <w:rFonts w:asciiTheme="minorHAnsi" w:hAnsiTheme="minorHAnsi"/>
        </w:rPr>
      </w:pPr>
    </w:p>
    <w:p w:rsidR="004904FD" w:rsidRPr="00EE0B97" w:rsidRDefault="00665477" w:rsidP="00CA0004">
      <w:pPr>
        <w:pStyle w:val="Laws"/>
      </w:pPr>
      <w:r w:rsidRPr="00EE0B97">
        <w:rPr>
          <w:b/>
        </w:rPr>
        <w:t>Law UE0</w:t>
      </w:r>
      <w:r w:rsidR="00EA5829" w:rsidRPr="00EE0B97">
        <w:rPr>
          <w:b/>
        </w:rPr>
        <w:t>9</w:t>
      </w:r>
      <w:r w:rsidRPr="00EE0B97">
        <w:rPr>
          <w:b/>
        </w:rPr>
        <w:t>:</w:t>
      </w:r>
      <w:r w:rsidR="00D951C8" w:rsidRPr="00EE0B97">
        <w:rPr>
          <w:b/>
        </w:rPr>
        <w:tab/>
      </w:r>
      <w:r w:rsidRPr="00EE0B97">
        <w:t xml:space="preserve">A holder of common shares </w:t>
      </w:r>
      <w:r w:rsidR="001627A2" w:rsidRPr="00EE0B97">
        <w:t xml:space="preserve">in a multi-national company </w:t>
      </w:r>
      <w:r w:rsidRPr="00EE0B97">
        <w:t>is entitled to one vote for each share held at all shareholders meetings. Only common shares have voting power.</w:t>
      </w:r>
    </w:p>
    <w:p w:rsidR="004904FD" w:rsidRPr="00EE0B97" w:rsidRDefault="004904FD" w:rsidP="00CA0004">
      <w:pPr>
        <w:pStyle w:val="Laws"/>
      </w:pPr>
    </w:p>
    <w:p w:rsidR="004904FD" w:rsidRPr="00EE0B97" w:rsidRDefault="00665477" w:rsidP="00CA0004">
      <w:pPr>
        <w:pStyle w:val="Laws"/>
      </w:pPr>
      <w:r w:rsidRPr="00EE0B97">
        <w:rPr>
          <w:b/>
        </w:rPr>
        <w:t>Law UE0</w:t>
      </w:r>
      <w:r w:rsidR="00EA5829" w:rsidRPr="00EE0B97">
        <w:rPr>
          <w:b/>
        </w:rPr>
        <w:t>10</w:t>
      </w:r>
      <w:r w:rsidRPr="00EE0B97">
        <w:rPr>
          <w:b/>
        </w:rPr>
        <w:t>:</w:t>
      </w:r>
      <w:r w:rsidR="00D951C8" w:rsidRPr="00EE0B97">
        <w:rPr>
          <w:b/>
        </w:rPr>
        <w:tab/>
      </w:r>
      <w:r w:rsidRPr="00EE0B97">
        <w:t xml:space="preserve">A common </w:t>
      </w:r>
      <w:r w:rsidR="0071097B" w:rsidRPr="00EE0B97">
        <w:t xml:space="preserve">share </w:t>
      </w:r>
      <w:r w:rsidR="001627A2" w:rsidRPr="00EE0B97">
        <w:t xml:space="preserve">in a multi-national company </w:t>
      </w:r>
      <w:r w:rsidRPr="00EE0B97">
        <w:t>shall be degraded to a non-voting share when sold, inherited, given away, etc.</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If you own common shares when the company starts operating in a UCOE country, those shares are still valid and you can still vote with the same voting power you had before. It’s only when the shares are sold or given away do they become non-voting shares.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One effect of this law is that unions will become obsolete since the power to run the company now resides where it belongs – in the hands of the employees. Now that’s democracy.</w:t>
      </w:r>
    </w:p>
    <w:p w:rsidR="004904FD" w:rsidRPr="00EE0B97" w:rsidRDefault="004904FD" w:rsidP="0069318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Some people might argue this will prevent the company from being flexible in the marketplace. After </w:t>
      </w:r>
      <w:r w:rsidR="00B67BD4" w:rsidRPr="00EE0B97">
        <w:rPr>
          <w:rFonts w:asciiTheme="minorHAnsi" w:hAnsiTheme="minorHAnsi"/>
        </w:rPr>
        <w:t>all,</w:t>
      </w:r>
      <w:r w:rsidRPr="00EE0B97">
        <w:rPr>
          <w:rFonts w:asciiTheme="minorHAnsi" w:hAnsiTheme="minorHAnsi"/>
        </w:rPr>
        <w:t xml:space="preserve"> who would want to vote themselves out of a job when a company gets into trouble? However</w:t>
      </w:r>
      <w:r w:rsidR="00B67BD4" w:rsidRPr="00EE0B97">
        <w:rPr>
          <w:rFonts w:asciiTheme="minorHAnsi" w:hAnsiTheme="minorHAnsi"/>
        </w:rPr>
        <w:t>,</w:t>
      </w:r>
      <w:r w:rsidRPr="00EE0B97">
        <w:rPr>
          <w:rFonts w:asciiTheme="minorHAnsi" w:hAnsiTheme="minorHAnsi"/>
        </w:rPr>
        <w:t xml:space="preserve"> this is not a real danger since a company always acts in its own best self-interest.</w:t>
      </w:r>
      <w:r w:rsidR="009D3F77" w:rsidRPr="00EE0B97">
        <w:rPr>
          <w:rFonts w:asciiTheme="minorHAnsi" w:hAnsiTheme="minorHAnsi"/>
        </w:rPr>
        <w:t xml:space="preserve"> Also, senior members have greater voting power.</w:t>
      </w:r>
    </w:p>
    <w:p w:rsidR="0071097B" w:rsidRPr="00EE0B97" w:rsidRDefault="0071097B">
      <w:pPr>
        <w:rPr>
          <w:rFonts w:asciiTheme="minorHAnsi" w:hAnsiTheme="minorHAnsi"/>
        </w:rPr>
      </w:pPr>
    </w:p>
    <w:p w:rsidR="0071097B" w:rsidRPr="00EE0B97" w:rsidRDefault="0071097B">
      <w:pPr>
        <w:rPr>
          <w:rFonts w:asciiTheme="minorHAnsi" w:hAnsiTheme="minorHAnsi"/>
        </w:rPr>
      </w:pPr>
      <w:r w:rsidRPr="00EE0B97">
        <w:rPr>
          <w:rFonts w:asciiTheme="minorHAnsi" w:hAnsiTheme="minorHAnsi"/>
        </w:rPr>
        <w:t xml:space="preserve">Investors still have a say in the running of the company by the fact that they are investing in </w:t>
      </w:r>
      <w:r w:rsidR="008418A0" w:rsidRPr="00EE0B97">
        <w:rPr>
          <w:rFonts w:asciiTheme="minorHAnsi" w:hAnsiTheme="minorHAnsi"/>
        </w:rPr>
        <w:t xml:space="preserve">the multi-national company and in </w:t>
      </w:r>
      <w:r w:rsidRPr="00EE0B97">
        <w:rPr>
          <w:rFonts w:asciiTheme="minorHAnsi" w:hAnsiTheme="minorHAnsi"/>
        </w:rPr>
        <w:t>specific projects.</w:t>
      </w:r>
      <w:r w:rsidR="008418A0" w:rsidRPr="00EE0B97">
        <w:rPr>
          <w:rFonts w:asciiTheme="minorHAnsi" w:hAnsiTheme="minorHAnsi"/>
        </w:rPr>
        <w:t xml:space="preserve"> Investors only invest in projects the</w:t>
      </w:r>
      <w:r w:rsidR="00617F88" w:rsidRPr="00EE0B97">
        <w:rPr>
          <w:rFonts w:asciiTheme="minorHAnsi" w:hAnsiTheme="minorHAnsi"/>
        </w:rPr>
        <w:t>y</w:t>
      </w:r>
      <w:r w:rsidR="008418A0" w:rsidRPr="00EE0B97">
        <w:rPr>
          <w:rFonts w:asciiTheme="minorHAnsi" w:hAnsiTheme="minorHAnsi"/>
        </w:rPr>
        <w:t xml:space="preserve"> like and refrain from projects they don’t like. This gives them enormous voting power. The only problem before was that in the past investors had almost all the voting power. The above laws ensure that the power is more evenly balanced.</w:t>
      </w:r>
    </w:p>
    <w:p w:rsidR="0071097B" w:rsidRPr="00EE0B97" w:rsidRDefault="0071097B">
      <w:pPr>
        <w:rPr>
          <w:rFonts w:asciiTheme="minorHAnsi" w:hAnsiTheme="minorHAnsi"/>
        </w:rPr>
      </w:pPr>
    </w:p>
    <w:p w:rsidR="008418A0" w:rsidRPr="00EE0B97" w:rsidRDefault="008418A0">
      <w:pPr>
        <w:rPr>
          <w:rFonts w:asciiTheme="minorHAnsi" w:hAnsiTheme="minorHAnsi"/>
        </w:rPr>
      </w:pPr>
      <w:r w:rsidRPr="00EE0B97">
        <w:rPr>
          <w:rFonts w:asciiTheme="minorHAnsi" w:hAnsiTheme="minorHAnsi"/>
        </w:rPr>
        <w:t xml:space="preserve">Customers also have a say in how the company </w:t>
      </w:r>
      <w:r w:rsidR="005133C2" w:rsidRPr="00EE0B97">
        <w:rPr>
          <w:rFonts w:asciiTheme="minorHAnsi" w:hAnsiTheme="minorHAnsi"/>
        </w:rPr>
        <w:t>does business</w:t>
      </w:r>
      <w:r w:rsidRPr="00EE0B97">
        <w:rPr>
          <w:rFonts w:asciiTheme="minorHAnsi" w:hAnsiTheme="minorHAnsi"/>
        </w:rPr>
        <w:t>, because they are the ones who are buying the products and services.</w:t>
      </w:r>
      <w:r w:rsidR="00617F88" w:rsidRPr="00EE0B97">
        <w:rPr>
          <w:rFonts w:asciiTheme="minorHAnsi" w:hAnsiTheme="minorHAnsi"/>
        </w:rPr>
        <w:t xml:space="preserve"> If a customer doesn’t like what a company is doing, it can refrain from buying </w:t>
      </w:r>
      <w:r w:rsidR="009D3F77" w:rsidRPr="00EE0B97">
        <w:rPr>
          <w:rFonts w:asciiTheme="minorHAnsi" w:hAnsiTheme="minorHAnsi"/>
        </w:rPr>
        <w:t xml:space="preserve">its </w:t>
      </w:r>
      <w:r w:rsidR="00617F88" w:rsidRPr="00EE0B97">
        <w:rPr>
          <w:rFonts w:asciiTheme="minorHAnsi" w:hAnsiTheme="minorHAnsi"/>
        </w:rPr>
        <w:t>products or services. The only problem is that customers don’t normally act in a united way, and so their vote is mostly wasted.</w:t>
      </w:r>
    </w:p>
    <w:p w:rsidR="005133C2" w:rsidRPr="00EE0B97" w:rsidRDefault="005133C2">
      <w:pPr>
        <w:rPr>
          <w:rFonts w:asciiTheme="minorHAnsi" w:hAnsiTheme="minorHAnsi"/>
        </w:rPr>
      </w:pPr>
    </w:p>
    <w:p w:rsidR="000765A6" w:rsidRPr="00EE0B97" w:rsidRDefault="008B5271">
      <w:pPr>
        <w:rPr>
          <w:rFonts w:asciiTheme="minorHAnsi" w:hAnsiTheme="minorHAnsi"/>
        </w:rPr>
      </w:pPr>
      <w:r w:rsidRPr="00EE0B97">
        <w:rPr>
          <w:rFonts w:asciiTheme="minorHAnsi" w:hAnsiTheme="minorHAnsi"/>
        </w:rPr>
        <w:lastRenderedPageBreak/>
        <w:t>Then there is</w:t>
      </w:r>
      <w:r w:rsidR="00F85D99" w:rsidRPr="00EE0B97">
        <w:rPr>
          <w:rFonts w:asciiTheme="minorHAnsi" w:hAnsiTheme="minorHAnsi"/>
        </w:rPr>
        <w:t xml:space="preserve"> </w:t>
      </w:r>
      <w:r w:rsidR="009D3F77" w:rsidRPr="00EE0B97">
        <w:rPr>
          <w:rFonts w:asciiTheme="minorHAnsi" w:hAnsiTheme="minorHAnsi"/>
        </w:rPr>
        <w:t>the government of individual countries</w:t>
      </w:r>
      <w:r w:rsidR="000765A6" w:rsidRPr="00EE0B97">
        <w:rPr>
          <w:rFonts w:asciiTheme="minorHAnsi" w:hAnsiTheme="minorHAnsi"/>
        </w:rPr>
        <w:t>.</w:t>
      </w:r>
      <w:r w:rsidR="0029379B" w:rsidRPr="00EE0B97">
        <w:rPr>
          <w:rFonts w:asciiTheme="minorHAnsi" w:hAnsiTheme="minorHAnsi"/>
        </w:rPr>
        <w:t xml:space="preserve"> </w:t>
      </w:r>
      <w:r w:rsidR="009D3F77" w:rsidRPr="00EE0B97">
        <w:rPr>
          <w:rFonts w:asciiTheme="minorHAnsi" w:hAnsiTheme="minorHAnsi"/>
        </w:rPr>
        <w:t>There are</w:t>
      </w:r>
      <w:r w:rsidR="0029379B" w:rsidRPr="00EE0B97">
        <w:rPr>
          <w:rFonts w:asciiTheme="minorHAnsi" w:hAnsiTheme="minorHAnsi"/>
        </w:rPr>
        <w:t xml:space="preserve"> there to enforce safety, </w:t>
      </w:r>
      <w:r w:rsidR="00C67D5F" w:rsidRPr="00EE0B97">
        <w:rPr>
          <w:rFonts w:asciiTheme="minorHAnsi" w:hAnsiTheme="minorHAnsi"/>
        </w:rPr>
        <w:t>environmental</w:t>
      </w:r>
      <w:r w:rsidR="00CC5C2B" w:rsidRPr="00EE0B97">
        <w:rPr>
          <w:rFonts w:asciiTheme="minorHAnsi" w:hAnsiTheme="minorHAnsi"/>
        </w:rPr>
        <w:t xml:space="preserve"> and other regulations.</w:t>
      </w:r>
    </w:p>
    <w:p w:rsidR="00F85D99" w:rsidRPr="00EE0B97" w:rsidRDefault="00F85D99">
      <w:pPr>
        <w:rPr>
          <w:rFonts w:asciiTheme="minorHAnsi" w:hAnsiTheme="minorHAnsi"/>
        </w:rPr>
      </w:pPr>
    </w:p>
    <w:p w:rsidR="00F85D99" w:rsidRPr="00EE0B97" w:rsidRDefault="00F85D99">
      <w:pPr>
        <w:rPr>
          <w:rFonts w:asciiTheme="minorHAnsi" w:hAnsiTheme="minorHAnsi"/>
        </w:rPr>
      </w:pPr>
      <w:r w:rsidRPr="00EE0B97">
        <w:rPr>
          <w:rFonts w:asciiTheme="minorHAnsi" w:hAnsiTheme="minorHAnsi"/>
        </w:rPr>
        <w:t>Finally, there is the ministry of commerce of the UCOE.</w:t>
      </w:r>
    </w:p>
    <w:p w:rsidR="00F85D99" w:rsidRPr="00EE0B97" w:rsidRDefault="00AB08D5" w:rsidP="00FF01EC">
      <w:pPr>
        <w:pStyle w:val="H3"/>
        <w:rPr>
          <w:rFonts w:asciiTheme="minorHAnsi" w:hAnsiTheme="minorHAnsi"/>
        </w:rPr>
      </w:pPr>
      <w:bookmarkStart w:id="415" w:name="_Toc383697608"/>
      <w:r w:rsidRPr="00EE0B97">
        <w:rPr>
          <w:rFonts w:asciiTheme="minorHAnsi" w:hAnsiTheme="minorHAnsi"/>
        </w:rPr>
        <w:t>Global Business Bureau</w:t>
      </w:r>
      <w:bookmarkEnd w:id="415"/>
    </w:p>
    <w:p w:rsidR="00B959D1" w:rsidRPr="00EE0B97" w:rsidRDefault="00B959D1" w:rsidP="00B959D1">
      <w:pPr>
        <w:pStyle w:val="Quote1"/>
        <w:rPr>
          <w:rFonts w:asciiTheme="minorHAnsi" w:hAnsiTheme="minorHAnsi"/>
        </w:rPr>
      </w:pPr>
      <w:r w:rsidRPr="00EE0B97">
        <w:rPr>
          <w:rFonts w:asciiTheme="minorHAnsi" w:hAnsiTheme="minorHAnsi"/>
        </w:rPr>
        <w:t xml:space="preserve">Corporation: An ingenious device for obtaining </w:t>
      </w:r>
      <w:r w:rsidRPr="00EE0B97">
        <w:rPr>
          <w:rFonts w:asciiTheme="minorHAnsi" w:hAnsiTheme="minorHAnsi"/>
        </w:rPr>
        <w:br/>
        <w:t xml:space="preserve">profit without individual responsibility. </w:t>
      </w:r>
    </w:p>
    <w:p w:rsidR="00B959D1" w:rsidRPr="00EE0B97" w:rsidRDefault="00B959D1" w:rsidP="00B959D1">
      <w:pPr>
        <w:pStyle w:val="Quote1"/>
        <w:rPr>
          <w:rFonts w:asciiTheme="minorHAnsi" w:hAnsiTheme="minorHAnsi"/>
        </w:rPr>
      </w:pPr>
      <w:r w:rsidRPr="00EE0B97">
        <w:rPr>
          <w:rFonts w:asciiTheme="minorHAnsi" w:hAnsiTheme="minorHAnsi"/>
        </w:rPr>
        <w:t>-- Ambrose Bierce --</w:t>
      </w:r>
    </w:p>
    <w:p w:rsidR="00B959D1" w:rsidRPr="00EE0B97" w:rsidRDefault="00B959D1" w:rsidP="00686749">
      <w:pPr>
        <w:pStyle w:val="Quote1"/>
        <w:rPr>
          <w:rFonts w:asciiTheme="minorHAnsi" w:hAnsiTheme="minorHAnsi"/>
        </w:rPr>
      </w:pPr>
    </w:p>
    <w:p w:rsidR="005D231A" w:rsidRPr="00EE0B97" w:rsidRDefault="005D231A" w:rsidP="005D231A">
      <w:pPr>
        <w:pStyle w:val="Quote1"/>
        <w:rPr>
          <w:rFonts w:asciiTheme="minorHAnsi" w:hAnsiTheme="minorHAnsi"/>
        </w:rPr>
      </w:pPr>
      <w:r w:rsidRPr="00EE0B97">
        <w:rPr>
          <w:rFonts w:asciiTheme="minorHAnsi" w:hAnsiTheme="minorHAnsi"/>
        </w:rPr>
        <w:t>The herd instinct among forecasters</w:t>
      </w:r>
    </w:p>
    <w:p w:rsidR="005D231A" w:rsidRPr="00EE0B97" w:rsidRDefault="005D231A" w:rsidP="005D231A">
      <w:pPr>
        <w:pStyle w:val="Quote1"/>
        <w:rPr>
          <w:rFonts w:asciiTheme="minorHAnsi" w:hAnsiTheme="minorHAnsi"/>
        </w:rPr>
      </w:pPr>
      <w:r w:rsidRPr="00EE0B97">
        <w:rPr>
          <w:rFonts w:asciiTheme="minorHAnsi" w:hAnsiTheme="minorHAnsi"/>
        </w:rPr>
        <w:t xml:space="preserve">makes sheep look like independent thinkers. </w:t>
      </w:r>
    </w:p>
    <w:p w:rsidR="00686749" w:rsidRPr="00EE0B97" w:rsidRDefault="005D231A" w:rsidP="005D231A">
      <w:pPr>
        <w:pStyle w:val="Quote1"/>
        <w:rPr>
          <w:rFonts w:asciiTheme="minorHAnsi" w:hAnsiTheme="minorHAnsi"/>
        </w:rPr>
      </w:pPr>
      <w:r w:rsidRPr="00EE0B97">
        <w:rPr>
          <w:rFonts w:asciiTheme="minorHAnsi" w:hAnsiTheme="minorHAnsi"/>
        </w:rPr>
        <w:t>-- Edgar R. Fiedler --</w:t>
      </w:r>
    </w:p>
    <w:p w:rsidR="00B959D1" w:rsidRPr="00EE0B97" w:rsidRDefault="00B959D1" w:rsidP="00686749">
      <w:pPr>
        <w:pStyle w:val="Quote1"/>
        <w:rPr>
          <w:rFonts w:asciiTheme="minorHAnsi" w:hAnsiTheme="minorHAnsi"/>
        </w:rPr>
      </w:pPr>
    </w:p>
    <w:p w:rsidR="00B959D1" w:rsidRPr="00EE0B97" w:rsidRDefault="00B959D1" w:rsidP="00B959D1">
      <w:pPr>
        <w:pStyle w:val="Quote1"/>
        <w:rPr>
          <w:rFonts w:asciiTheme="minorHAnsi" w:hAnsiTheme="minorHAnsi"/>
        </w:rPr>
      </w:pPr>
      <w:r w:rsidRPr="00EE0B97">
        <w:rPr>
          <w:rFonts w:asciiTheme="minorHAnsi" w:hAnsiTheme="minorHAnsi"/>
        </w:rPr>
        <w:t xml:space="preserve">An economist is an expert who will know tomorrow </w:t>
      </w:r>
      <w:r w:rsidRPr="00EE0B97">
        <w:rPr>
          <w:rFonts w:asciiTheme="minorHAnsi" w:hAnsiTheme="minorHAnsi"/>
        </w:rPr>
        <w:br/>
        <w:t xml:space="preserve">why the things he predicted yesterday </w:t>
      </w:r>
      <w:r w:rsidRPr="00EE0B97">
        <w:rPr>
          <w:rFonts w:asciiTheme="minorHAnsi" w:hAnsiTheme="minorHAnsi"/>
        </w:rPr>
        <w:br/>
        <w:t xml:space="preserve">didn't happen today. </w:t>
      </w:r>
    </w:p>
    <w:p w:rsidR="00B959D1" w:rsidRPr="00EE0B97" w:rsidRDefault="00B959D1" w:rsidP="00B959D1">
      <w:pPr>
        <w:pStyle w:val="Quote1"/>
        <w:rPr>
          <w:rFonts w:asciiTheme="minorHAnsi" w:hAnsiTheme="minorHAnsi"/>
        </w:rPr>
      </w:pPr>
      <w:r w:rsidRPr="00EE0B97">
        <w:rPr>
          <w:rFonts w:asciiTheme="minorHAnsi" w:hAnsiTheme="minorHAnsi"/>
        </w:rPr>
        <w:t>-- Laurence J. Peter --</w:t>
      </w:r>
    </w:p>
    <w:p w:rsidR="00686749" w:rsidRPr="00EE0B97" w:rsidRDefault="00686749">
      <w:pPr>
        <w:rPr>
          <w:rFonts w:asciiTheme="minorHAnsi" w:hAnsiTheme="minorHAnsi"/>
        </w:rPr>
      </w:pPr>
    </w:p>
    <w:p w:rsidR="009F7846" w:rsidRPr="00EE0B97" w:rsidRDefault="00AB08D5">
      <w:pPr>
        <w:rPr>
          <w:rFonts w:asciiTheme="minorHAnsi" w:hAnsiTheme="minorHAnsi"/>
        </w:rPr>
      </w:pPr>
      <w:r w:rsidRPr="00EE0B97">
        <w:rPr>
          <w:rFonts w:asciiTheme="minorHAnsi" w:hAnsiTheme="minorHAnsi"/>
        </w:rPr>
        <w:t xml:space="preserve">Businesses are becoming so big and powerful that </w:t>
      </w:r>
      <w:r w:rsidR="00686749" w:rsidRPr="00EE0B97">
        <w:rPr>
          <w:rFonts w:asciiTheme="minorHAnsi" w:hAnsiTheme="minorHAnsi"/>
        </w:rPr>
        <w:t xml:space="preserve">some </w:t>
      </w:r>
      <w:r w:rsidRPr="00EE0B97">
        <w:rPr>
          <w:rFonts w:asciiTheme="minorHAnsi" w:hAnsiTheme="minorHAnsi"/>
        </w:rPr>
        <w:t xml:space="preserve">have more influence </w:t>
      </w:r>
      <w:r w:rsidR="00686749" w:rsidRPr="00EE0B97">
        <w:rPr>
          <w:rFonts w:asciiTheme="minorHAnsi" w:hAnsiTheme="minorHAnsi"/>
        </w:rPr>
        <w:t xml:space="preserve">over world economics </w:t>
      </w:r>
      <w:r w:rsidRPr="00EE0B97">
        <w:rPr>
          <w:rFonts w:asciiTheme="minorHAnsi" w:hAnsiTheme="minorHAnsi"/>
        </w:rPr>
        <w:t>than some countries. As a result, failure of these companies has global consequences.</w:t>
      </w:r>
      <w:r w:rsidR="00E92DC1" w:rsidRPr="00EE0B97">
        <w:rPr>
          <w:rFonts w:asciiTheme="minorHAnsi" w:hAnsiTheme="minorHAnsi"/>
        </w:rPr>
        <w:t xml:space="preserve"> </w:t>
      </w:r>
      <w:r w:rsidR="00CA7CE5" w:rsidRPr="00EE0B97">
        <w:rPr>
          <w:rFonts w:asciiTheme="minorHAnsi" w:hAnsiTheme="minorHAnsi"/>
        </w:rPr>
        <w:t>The global recession starting in 2007 is a good example of this. Being systemic in nature, the causes for the global recession couldn’t be handled by just one country or region. The Global Business Bureau (GBB) exists as a result of this.</w:t>
      </w:r>
    </w:p>
    <w:p w:rsidR="009F7846" w:rsidRPr="00EE0B97" w:rsidRDefault="009F7846">
      <w:pPr>
        <w:rPr>
          <w:rFonts w:asciiTheme="minorHAnsi" w:hAnsiTheme="minorHAnsi"/>
        </w:rPr>
      </w:pPr>
    </w:p>
    <w:p w:rsidR="00BF3B83" w:rsidRPr="00EE0B97" w:rsidRDefault="00CA7CE5">
      <w:pPr>
        <w:rPr>
          <w:rFonts w:asciiTheme="minorHAnsi" w:hAnsiTheme="minorHAnsi"/>
        </w:rPr>
      </w:pPr>
      <w:r w:rsidRPr="00EE0B97">
        <w:rPr>
          <w:rFonts w:asciiTheme="minorHAnsi" w:hAnsiTheme="minorHAnsi"/>
        </w:rPr>
        <w:t>The function of the GBB can be summed up in its mission statement.</w:t>
      </w:r>
    </w:p>
    <w:p w:rsidR="00E92DC1" w:rsidRPr="00EE0B97" w:rsidRDefault="00E92DC1">
      <w:pPr>
        <w:rPr>
          <w:rFonts w:asciiTheme="minorHAnsi" w:hAnsiTheme="minorHAnsi"/>
        </w:rPr>
      </w:pPr>
    </w:p>
    <w:p w:rsidR="00E92DC1" w:rsidRPr="00EE0B97" w:rsidRDefault="00E92DC1" w:rsidP="009B5DA0">
      <w:pPr>
        <w:pStyle w:val="Laws2"/>
        <w:ind w:left="2160" w:hanging="2160"/>
        <w:rPr>
          <w:b w:val="0"/>
        </w:rPr>
      </w:pPr>
      <w:r w:rsidRPr="00EE0B97">
        <w:t>Mission Statement:</w:t>
      </w:r>
      <w:r w:rsidR="00D951C8" w:rsidRPr="00EE0B97">
        <w:tab/>
      </w:r>
      <w:r w:rsidRPr="00EE0B97">
        <w:rPr>
          <w:b w:val="0"/>
        </w:rPr>
        <w:t xml:space="preserve">It is the function of the Global Business Bureau to regulate global business in such a way as to ensure </w:t>
      </w:r>
      <w:r w:rsidR="00BF3B83" w:rsidRPr="00EE0B97">
        <w:rPr>
          <w:b w:val="0"/>
        </w:rPr>
        <w:t>global economic stability and the</w:t>
      </w:r>
      <w:r w:rsidRPr="00EE0B97">
        <w:rPr>
          <w:b w:val="0"/>
        </w:rPr>
        <w:t xml:space="preserve"> success</w:t>
      </w:r>
      <w:r w:rsidR="00BF3B83" w:rsidRPr="00EE0B97">
        <w:rPr>
          <w:b w:val="0"/>
        </w:rPr>
        <w:t xml:space="preserve"> of member businesses</w:t>
      </w:r>
      <w:r w:rsidRPr="00EE0B97">
        <w:rPr>
          <w:b w:val="0"/>
        </w:rPr>
        <w:t>.</w:t>
      </w:r>
    </w:p>
    <w:p w:rsidR="00CA7CE5" w:rsidRPr="00EE0B97" w:rsidRDefault="00CA7CE5">
      <w:pPr>
        <w:rPr>
          <w:rFonts w:asciiTheme="minorHAnsi" w:hAnsiTheme="minorHAnsi"/>
        </w:rPr>
      </w:pPr>
    </w:p>
    <w:p w:rsidR="00CA7CE5" w:rsidRPr="00EE0B97" w:rsidRDefault="00CA7CE5" w:rsidP="00BF3B83">
      <w:pPr>
        <w:rPr>
          <w:rFonts w:asciiTheme="minorHAnsi" w:hAnsiTheme="minorHAnsi"/>
        </w:rPr>
      </w:pPr>
      <w:r w:rsidRPr="00EE0B97">
        <w:rPr>
          <w:rFonts w:asciiTheme="minorHAnsi" w:hAnsiTheme="minorHAnsi"/>
        </w:rPr>
        <w:t>International banks, being businesses, fall under the control of the GBB.</w:t>
      </w:r>
      <w:r w:rsidR="003E6F50" w:rsidRPr="00EE0B97">
        <w:rPr>
          <w:rFonts w:asciiTheme="minorHAnsi" w:hAnsiTheme="minorHAnsi"/>
        </w:rPr>
        <w:t xml:space="preserve"> The World Bank mentioned above doesn’t regulate</w:t>
      </w:r>
      <w:r w:rsidR="00686749" w:rsidRPr="00EE0B97">
        <w:rPr>
          <w:rFonts w:asciiTheme="minorHAnsi" w:hAnsiTheme="minorHAnsi"/>
        </w:rPr>
        <w:t xml:space="preserve"> banks</w:t>
      </w:r>
      <w:r w:rsidR="003E6F50" w:rsidRPr="00EE0B97">
        <w:rPr>
          <w:rFonts w:asciiTheme="minorHAnsi" w:hAnsiTheme="minorHAnsi"/>
        </w:rPr>
        <w:t xml:space="preserve">. All it does is regulate </w:t>
      </w:r>
      <w:r w:rsidR="00963788" w:rsidRPr="00EE0B97">
        <w:rPr>
          <w:rFonts w:asciiTheme="minorHAnsi" w:hAnsiTheme="minorHAnsi"/>
        </w:rPr>
        <w:t xml:space="preserve">the </w:t>
      </w:r>
      <w:r w:rsidR="003E6F50" w:rsidRPr="00EE0B97">
        <w:rPr>
          <w:rFonts w:asciiTheme="minorHAnsi" w:hAnsiTheme="minorHAnsi"/>
        </w:rPr>
        <w:t>interest rates that all lending institutions must pay</w:t>
      </w:r>
      <w:r w:rsidR="001A60AD" w:rsidRPr="00EE0B97">
        <w:rPr>
          <w:rFonts w:asciiTheme="minorHAnsi" w:hAnsiTheme="minorHAnsi"/>
        </w:rPr>
        <w:t xml:space="preserve"> in order to safeguard the monetary system</w:t>
      </w:r>
      <w:r w:rsidR="003E6F50" w:rsidRPr="00EE0B97">
        <w:rPr>
          <w:rFonts w:asciiTheme="minorHAnsi" w:hAnsiTheme="minorHAnsi"/>
        </w:rPr>
        <w:t>. The GBB and the World Bank are independent organizations.</w:t>
      </w:r>
    </w:p>
    <w:p w:rsidR="00CA7CE5" w:rsidRPr="00EE0B97" w:rsidRDefault="00CA7CE5" w:rsidP="00BF3B83">
      <w:pPr>
        <w:rPr>
          <w:rFonts w:asciiTheme="minorHAnsi" w:hAnsiTheme="minorHAnsi"/>
        </w:rPr>
      </w:pPr>
    </w:p>
    <w:p w:rsidR="00CA7CE5" w:rsidRPr="00EE0B97" w:rsidRDefault="00963788" w:rsidP="00BF3B83">
      <w:pPr>
        <w:rPr>
          <w:rFonts w:asciiTheme="minorHAnsi" w:hAnsiTheme="minorHAnsi"/>
        </w:rPr>
      </w:pPr>
      <w:r w:rsidRPr="00EE0B97">
        <w:rPr>
          <w:rFonts w:asciiTheme="minorHAnsi" w:hAnsiTheme="minorHAnsi"/>
        </w:rPr>
        <w:t>Local b</w:t>
      </w:r>
      <w:r w:rsidR="001A60AD" w:rsidRPr="00EE0B97">
        <w:rPr>
          <w:rFonts w:asciiTheme="minorHAnsi" w:hAnsiTheme="minorHAnsi"/>
        </w:rPr>
        <w:t>usinesses and l</w:t>
      </w:r>
      <w:r w:rsidR="00CA7CE5" w:rsidRPr="00EE0B97">
        <w:rPr>
          <w:rFonts w:asciiTheme="minorHAnsi" w:hAnsiTheme="minorHAnsi"/>
        </w:rPr>
        <w:t>ocal banks are only accountable to the government of countries they happen to be in.</w:t>
      </w:r>
      <w:r w:rsidR="003E6F50" w:rsidRPr="00EE0B97">
        <w:rPr>
          <w:rFonts w:asciiTheme="minorHAnsi" w:hAnsiTheme="minorHAnsi"/>
        </w:rPr>
        <w:t xml:space="preserve"> Only when a business</w:t>
      </w:r>
      <w:r w:rsidR="001A60AD" w:rsidRPr="00EE0B97">
        <w:rPr>
          <w:rFonts w:asciiTheme="minorHAnsi" w:hAnsiTheme="minorHAnsi"/>
        </w:rPr>
        <w:t>,</w:t>
      </w:r>
      <w:r w:rsidR="003E6F50" w:rsidRPr="00EE0B97">
        <w:rPr>
          <w:rFonts w:asciiTheme="minorHAnsi" w:hAnsiTheme="minorHAnsi"/>
        </w:rPr>
        <w:t xml:space="preserve"> operating in its own </w:t>
      </w:r>
      <w:r w:rsidR="003E6F50" w:rsidRPr="00EE0B97">
        <w:rPr>
          <w:rFonts w:asciiTheme="minorHAnsi" w:hAnsiTheme="minorHAnsi"/>
        </w:rPr>
        <w:lastRenderedPageBreak/>
        <w:t>country, expands to include other countries, will it come under the jurisdiction of the GBB.</w:t>
      </w:r>
    </w:p>
    <w:p w:rsidR="00CA7CE5" w:rsidRPr="00EE0B97" w:rsidRDefault="00CA7CE5" w:rsidP="00BF3B83">
      <w:pPr>
        <w:rPr>
          <w:rFonts w:asciiTheme="minorHAnsi" w:hAnsiTheme="minorHAnsi"/>
        </w:rPr>
      </w:pPr>
    </w:p>
    <w:p w:rsidR="00BF3B83" w:rsidRPr="00EE0B97" w:rsidRDefault="00BF3B83" w:rsidP="00BF3B83">
      <w:pPr>
        <w:rPr>
          <w:rFonts w:asciiTheme="minorHAnsi" w:hAnsiTheme="minorHAnsi"/>
        </w:rPr>
      </w:pPr>
      <w:r w:rsidRPr="00EE0B97">
        <w:rPr>
          <w:rFonts w:asciiTheme="minorHAnsi" w:hAnsiTheme="minorHAnsi"/>
        </w:rPr>
        <w:t xml:space="preserve">To fulfill this mission, </w:t>
      </w:r>
      <w:r w:rsidR="003C235D" w:rsidRPr="00EE0B97">
        <w:rPr>
          <w:rFonts w:asciiTheme="minorHAnsi" w:hAnsiTheme="minorHAnsi"/>
        </w:rPr>
        <w:t>the following laws were create</w:t>
      </w:r>
      <w:r w:rsidR="00963788" w:rsidRPr="00EE0B97">
        <w:rPr>
          <w:rFonts w:asciiTheme="minorHAnsi" w:hAnsiTheme="minorHAnsi"/>
        </w:rPr>
        <w:t>d</w:t>
      </w:r>
      <w:r w:rsidR="003C235D" w:rsidRPr="00EE0B97">
        <w:rPr>
          <w:rFonts w:asciiTheme="minorHAnsi" w:hAnsiTheme="minorHAnsi"/>
        </w:rPr>
        <w:t>:</w:t>
      </w:r>
    </w:p>
    <w:p w:rsidR="00BF3B83" w:rsidRPr="00EE0B97" w:rsidRDefault="00BF3B83" w:rsidP="00BF3B83">
      <w:pPr>
        <w:rPr>
          <w:rFonts w:asciiTheme="minorHAnsi" w:hAnsiTheme="minorHAnsi"/>
        </w:rPr>
      </w:pPr>
    </w:p>
    <w:p w:rsidR="00BF3B83" w:rsidRPr="00EE0B97" w:rsidRDefault="00BF3B83" w:rsidP="00CA0004">
      <w:pPr>
        <w:pStyle w:val="Laws"/>
      </w:pPr>
      <w:r w:rsidRPr="00EE0B97">
        <w:rPr>
          <w:b/>
        </w:rPr>
        <w:t>Law UE</w:t>
      </w:r>
      <w:r w:rsidR="00686749" w:rsidRPr="00EE0B97">
        <w:rPr>
          <w:b/>
        </w:rPr>
        <w:t>1</w:t>
      </w:r>
      <w:r w:rsidRPr="00EE0B97">
        <w:rPr>
          <w:b/>
        </w:rPr>
        <w:t>1:</w:t>
      </w:r>
      <w:r w:rsidR="00D951C8" w:rsidRPr="00EE0B97">
        <w:rPr>
          <w:b/>
        </w:rPr>
        <w:tab/>
      </w:r>
      <w:r w:rsidRPr="00EE0B97">
        <w:t>The Global Business Bureau is independent of the control of the United Countries of Earth and member countries. It may not use it its power for political ends, unless this interaction helps protect the economic stability of the world</w:t>
      </w:r>
      <w:r w:rsidR="00F07CF9" w:rsidRPr="00EE0B97">
        <w:t xml:space="preserve"> economy</w:t>
      </w:r>
      <w:r w:rsidRPr="00EE0B97">
        <w:t>.</w:t>
      </w:r>
    </w:p>
    <w:p w:rsidR="00F07CF9" w:rsidRPr="00EE0B97" w:rsidRDefault="00F07CF9" w:rsidP="00BF3B83">
      <w:pPr>
        <w:rPr>
          <w:rFonts w:asciiTheme="minorHAnsi" w:hAnsiTheme="minorHAnsi"/>
        </w:rPr>
      </w:pPr>
    </w:p>
    <w:p w:rsidR="00F07CF9" w:rsidRPr="00EE0B97" w:rsidRDefault="00F07CF9" w:rsidP="00CA0004">
      <w:pPr>
        <w:pStyle w:val="Laws"/>
      </w:pPr>
      <w:r w:rsidRPr="00EE0B97">
        <w:rPr>
          <w:b/>
        </w:rPr>
        <w:t>Law UE12:</w:t>
      </w:r>
      <w:r w:rsidR="00D951C8" w:rsidRPr="00EE0B97">
        <w:rPr>
          <w:b/>
        </w:rPr>
        <w:tab/>
      </w:r>
      <w:r w:rsidRPr="00EE0B97">
        <w:t xml:space="preserve">It is the duty of The Global Business Bureau and each ministry to regulate business activity in such a way as to ensure </w:t>
      </w:r>
      <w:r w:rsidR="00963788" w:rsidRPr="00EE0B97">
        <w:t>business is conducted in a sustainable manner.</w:t>
      </w:r>
    </w:p>
    <w:p w:rsidR="00F07CF9" w:rsidRPr="00EE0B97" w:rsidRDefault="00F07CF9" w:rsidP="00BF3B83">
      <w:pPr>
        <w:rPr>
          <w:rFonts w:asciiTheme="minorHAnsi" w:hAnsiTheme="minorHAnsi"/>
        </w:rPr>
      </w:pPr>
    </w:p>
    <w:p w:rsidR="00F07CF9" w:rsidRPr="00EE0B97" w:rsidRDefault="00BF3B83">
      <w:pPr>
        <w:rPr>
          <w:rFonts w:asciiTheme="minorHAnsi" w:hAnsiTheme="minorHAnsi"/>
        </w:rPr>
      </w:pPr>
      <w:r w:rsidRPr="00EE0B97">
        <w:rPr>
          <w:rFonts w:asciiTheme="minorHAnsi" w:hAnsiTheme="minorHAnsi"/>
        </w:rPr>
        <w:t>Some people are pushing for a rule that says that each financially independent business may only operate in one business sector. This wasn’</w:t>
      </w:r>
      <w:r w:rsidR="00686749" w:rsidRPr="00EE0B97">
        <w:rPr>
          <w:rFonts w:asciiTheme="minorHAnsi" w:hAnsiTheme="minorHAnsi"/>
        </w:rPr>
        <w:t>t resolved when I returned from visiting Aipotu</w:t>
      </w:r>
      <w:r w:rsidRPr="00EE0B97">
        <w:rPr>
          <w:rFonts w:asciiTheme="minorHAnsi" w:hAnsiTheme="minorHAnsi"/>
        </w:rPr>
        <w:t>.</w:t>
      </w:r>
    </w:p>
    <w:p w:rsidR="00C31A0C" w:rsidRPr="00EE0B97" w:rsidRDefault="00C31A0C" w:rsidP="00C31A0C">
      <w:pPr>
        <w:pStyle w:val="H4"/>
        <w:rPr>
          <w:rFonts w:asciiTheme="minorHAnsi" w:hAnsiTheme="minorHAnsi"/>
        </w:rPr>
      </w:pPr>
      <w:r w:rsidRPr="00EE0B97">
        <w:rPr>
          <w:rFonts w:asciiTheme="minorHAnsi" w:hAnsiTheme="minorHAnsi"/>
        </w:rPr>
        <w:t>Elections</w:t>
      </w:r>
    </w:p>
    <w:p w:rsidR="00BA3F2E" w:rsidRPr="00EE0B97" w:rsidRDefault="00C31A0C" w:rsidP="00C31A0C">
      <w:pPr>
        <w:rPr>
          <w:rFonts w:asciiTheme="minorHAnsi" w:hAnsiTheme="minorHAnsi"/>
        </w:rPr>
      </w:pPr>
      <w:r w:rsidRPr="00EE0B97">
        <w:rPr>
          <w:rFonts w:asciiTheme="minorHAnsi" w:hAnsiTheme="minorHAnsi"/>
        </w:rPr>
        <w:t xml:space="preserve">The GBB regulates industry by sector. Each sector has a </w:t>
      </w:r>
      <w:r w:rsidR="00BA3F2E" w:rsidRPr="00EE0B97">
        <w:rPr>
          <w:rFonts w:asciiTheme="minorHAnsi" w:hAnsiTheme="minorHAnsi"/>
        </w:rPr>
        <w:t>vice-president</w:t>
      </w:r>
      <w:r w:rsidRPr="00EE0B97">
        <w:rPr>
          <w:rFonts w:asciiTheme="minorHAnsi" w:hAnsiTheme="minorHAnsi"/>
        </w:rPr>
        <w:t xml:space="preserve"> that regulates it. Each financially independent international company</w:t>
      </w:r>
      <w:r w:rsidR="00BA3F2E" w:rsidRPr="00EE0B97">
        <w:rPr>
          <w:rFonts w:asciiTheme="minorHAnsi" w:hAnsiTheme="minorHAnsi"/>
        </w:rPr>
        <w:t xml:space="preserve"> operating in that sector</w:t>
      </w:r>
      <w:r w:rsidRPr="00EE0B97">
        <w:rPr>
          <w:rFonts w:asciiTheme="minorHAnsi" w:hAnsiTheme="minorHAnsi"/>
        </w:rPr>
        <w:t xml:space="preserve"> has on</w:t>
      </w:r>
      <w:r w:rsidR="00BA3F2E" w:rsidRPr="00EE0B97">
        <w:rPr>
          <w:rFonts w:asciiTheme="minorHAnsi" w:hAnsiTheme="minorHAnsi"/>
        </w:rPr>
        <w:t>e</w:t>
      </w:r>
      <w:r w:rsidRPr="00EE0B97">
        <w:rPr>
          <w:rFonts w:asciiTheme="minorHAnsi" w:hAnsiTheme="minorHAnsi"/>
        </w:rPr>
        <w:t xml:space="preserve"> vote for electing the </w:t>
      </w:r>
      <w:r w:rsidR="00BA3F2E" w:rsidRPr="00EE0B97">
        <w:rPr>
          <w:rFonts w:asciiTheme="minorHAnsi" w:hAnsiTheme="minorHAnsi"/>
        </w:rPr>
        <w:t>vice-president</w:t>
      </w:r>
      <w:r w:rsidRPr="00EE0B97">
        <w:rPr>
          <w:rFonts w:asciiTheme="minorHAnsi" w:hAnsiTheme="minorHAnsi"/>
        </w:rPr>
        <w:t>.</w:t>
      </w:r>
    </w:p>
    <w:p w:rsidR="00BA3F2E" w:rsidRPr="00EE0B97" w:rsidRDefault="00BA3F2E" w:rsidP="00C31A0C">
      <w:pPr>
        <w:rPr>
          <w:rFonts w:asciiTheme="minorHAnsi" w:hAnsiTheme="minorHAnsi"/>
        </w:rPr>
      </w:pPr>
    </w:p>
    <w:p w:rsidR="00BA3F2E" w:rsidRPr="00EE0B97" w:rsidRDefault="00BA3F2E" w:rsidP="00BA3F2E">
      <w:pPr>
        <w:rPr>
          <w:rFonts w:asciiTheme="minorHAnsi" w:hAnsiTheme="minorHAnsi"/>
        </w:rPr>
      </w:pPr>
      <w:r w:rsidRPr="00EE0B97">
        <w:rPr>
          <w:rFonts w:asciiTheme="minorHAnsi" w:hAnsiTheme="minorHAnsi"/>
        </w:rPr>
        <w:t>A president heads the GBB. All financially independent international companies vote for the president of the GBB.</w:t>
      </w:r>
    </w:p>
    <w:p w:rsidR="00BA3F2E" w:rsidRPr="00EE0B97" w:rsidRDefault="00BA3F2E" w:rsidP="00C31A0C">
      <w:pPr>
        <w:rPr>
          <w:rFonts w:asciiTheme="minorHAnsi" w:hAnsiTheme="minorHAnsi"/>
        </w:rPr>
      </w:pPr>
    </w:p>
    <w:p w:rsidR="00BA3F2E" w:rsidRPr="00EE0B97" w:rsidRDefault="00BA3F2E" w:rsidP="00C31A0C">
      <w:pPr>
        <w:rPr>
          <w:rFonts w:asciiTheme="minorHAnsi" w:hAnsiTheme="minorHAnsi"/>
        </w:rPr>
      </w:pPr>
      <w:r w:rsidRPr="00EE0B97">
        <w:rPr>
          <w:rFonts w:asciiTheme="minorHAnsi" w:hAnsiTheme="minorHAnsi"/>
        </w:rPr>
        <w:t>The president and vice-presidents are</w:t>
      </w:r>
      <w:r w:rsidR="00C31A0C" w:rsidRPr="00EE0B97">
        <w:rPr>
          <w:rFonts w:asciiTheme="minorHAnsi" w:hAnsiTheme="minorHAnsi"/>
        </w:rPr>
        <w:t xml:space="preserve"> elected for life.</w:t>
      </w:r>
    </w:p>
    <w:p w:rsidR="00C31A0C" w:rsidRPr="00EE0B97" w:rsidRDefault="00C31A0C" w:rsidP="00C31A0C">
      <w:pPr>
        <w:rPr>
          <w:rFonts w:asciiTheme="minorHAnsi" w:hAnsiTheme="minorHAnsi"/>
        </w:rPr>
      </w:pPr>
    </w:p>
    <w:p w:rsidR="00C31A0C" w:rsidRPr="00EE0B97" w:rsidRDefault="00C31A0C">
      <w:pPr>
        <w:rPr>
          <w:rFonts w:asciiTheme="minorHAnsi" w:hAnsiTheme="minorHAnsi"/>
        </w:rPr>
      </w:pPr>
      <w:r w:rsidRPr="00EE0B97">
        <w:rPr>
          <w:rFonts w:asciiTheme="minorHAnsi" w:hAnsiTheme="minorHAnsi"/>
        </w:rPr>
        <w:t>Numerous watchdog organizations monitor the operation of the GBB. A minister may be fired for incompetence, corruption, lack of faith by its constituents or if it is proven that their actions are endangering the world economy.</w:t>
      </w:r>
    </w:p>
    <w:p w:rsidR="00F07CF9" w:rsidRPr="00EE0B97" w:rsidRDefault="00963788" w:rsidP="00F07CF9">
      <w:pPr>
        <w:pStyle w:val="H4"/>
        <w:rPr>
          <w:rFonts w:asciiTheme="minorHAnsi" w:hAnsiTheme="minorHAnsi"/>
        </w:rPr>
      </w:pPr>
      <w:r w:rsidRPr="00EE0B97">
        <w:rPr>
          <w:rFonts w:asciiTheme="minorHAnsi" w:hAnsiTheme="minorHAnsi"/>
        </w:rPr>
        <w:t xml:space="preserve">Fines And </w:t>
      </w:r>
      <w:r w:rsidR="00F07CF9" w:rsidRPr="00EE0B97">
        <w:rPr>
          <w:rFonts w:asciiTheme="minorHAnsi" w:hAnsiTheme="minorHAnsi"/>
        </w:rPr>
        <w:t>Taxation</w:t>
      </w:r>
    </w:p>
    <w:p w:rsidR="00716010" w:rsidRPr="00EE0B97" w:rsidRDefault="00963788">
      <w:pPr>
        <w:rPr>
          <w:rFonts w:asciiTheme="minorHAnsi" w:hAnsiTheme="minorHAnsi"/>
        </w:rPr>
      </w:pPr>
      <w:r w:rsidRPr="00EE0B97">
        <w:rPr>
          <w:rFonts w:asciiTheme="minorHAnsi" w:hAnsiTheme="minorHAnsi"/>
        </w:rPr>
        <w:t>The GBB has the power to tax individual businesses.</w:t>
      </w:r>
      <w:r w:rsidR="00187612" w:rsidRPr="00EE0B97">
        <w:rPr>
          <w:rFonts w:asciiTheme="minorHAnsi" w:hAnsiTheme="minorHAnsi"/>
        </w:rPr>
        <w:t xml:space="preserve"> Tax</w:t>
      </w:r>
      <w:r w:rsidR="00716010" w:rsidRPr="00EE0B97">
        <w:rPr>
          <w:rFonts w:asciiTheme="minorHAnsi" w:hAnsiTheme="minorHAnsi"/>
        </w:rPr>
        <w:t xml:space="preserve">es are charged based on sector. This money is collected based on where the transaction takes place. If a physical transaction takes place, then the country the transaction took place in gets credit for the transaction. If an Internet transaction takes place, then the </w:t>
      </w:r>
      <w:r w:rsidR="00C203A6" w:rsidRPr="00EE0B97">
        <w:rPr>
          <w:rFonts w:asciiTheme="minorHAnsi" w:hAnsiTheme="minorHAnsi"/>
        </w:rPr>
        <w:t>country containing the delivery location of the transaction gets credit for the transaction.</w:t>
      </w:r>
    </w:p>
    <w:p w:rsidR="00716010" w:rsidRPr="00EE0B97" w:rsidRDefault="00716010">
      <w:pPr>
        <w:rPr>
          <w:rFonts w:asciiTheme="minorHAnsi" w:hAnsiTheme="minorHAnsi"/>
        </w:rPr>
      </w:pPr>
    </w:p>
    <w:p w:rsidR="00187612" w:rsidRPr="00EE0B97" w:rsidRDefault="00963788">
      <w:pPr>
        <w:rPr>
          <w:rFonts w:asciiTheme="minorHAnsi" w:hAnsiTheme="minorHAnsi"/>
        </w:rPr>
      </w:pPr>
      <w:r w:rsidRPr="00EE0B97">
        <w:rPr>
          <w:rFonts w:asciiTheme="minorHAnsi" w:hAnsiTheme="minorHAnsi"/>
        </w:rPr>
        <w:lastRenderedPageBreak/>
        <w:t>The purpose of the tax serves t</w:t>
      </w:r>
      <w:r w:rsidR="00187612" w:rsidRPr="00EE0B97">
        <w:rPr>
          <w:rFonts w:asciiTheme="minorHAnsi" w:hAnsiTheme="minorHAnsi"/>
        </w:rPr>
        <w:t>hree</w:t>
      </w:r>
      <w:r w:rsidRPr="00EE0B97">
        <w:rPr>
          <w:rFonts w:asciiTheme="minorHAnsi" w:hAnsiTheme="minorHAnsi"/>
        </w:rPr>
        <w:t xml:space="preserve"> purposes. The first is to finance </w:t>
      </w:r>
      <w:r w:rsidR="00C203A6" w:rsidRPr="00EE0B97">
        <w:rPr>
          <w:rFonts w:asciiTheme="minorHAnsi" w:hAnsiTheme="minorHAnsi"/>
        </w:rPr>
        <w:t xml:space="preserve">the </w:t>
      </w:r>
      <w:r w:rsidRPr="00EE0B97">
        <w:rPr>
          <w:rFonts w:asciiTheme="minorHAnsi" w:hAnsiTheme="minorHAnsi"/>
        </w:rPr>
        <w:t>operation</w:t>
      </w:r>
      <w:r w:rsidR="00C203A6" w:rsidRPr="00EE0B97">
        <w:rPr>
          <w:rFonts w:asciiTheme="minorHAnsi" w:hAnsiTheme="minorHAnsi"/>
        </w:rPr>
        <w:t xml:space="preserve"> of the GBB</w:t>
      </w:r>
      <w:r w:rsidRPr="00EE0B97">
        <w:rPr>
          <w:rFonts w:asciiTheme="minorHAnsi" w:hAnsiTheme="minorHAnsi"/>
        </w:rPr>
        <w:t>.</w:t>
      </w:r>
    </w:p>
    <w:p w:rsidR="00187612" w:rsidRPr="00EE0B97" w:rsidRDefault="00187612">
      <w:pPr>
        <w:rPr>
          <w:rFonts w:asciiTheme="minorHAnsi" w:hAnsiTheme="minorHAnsi"/>
        </w:rPr>
      </w:pPr>
    </w:p>
    <w:p w:rsidR="00187612" w:rsidRPr="00EE0B97" w:rsidRDefault="00187612">
      <w:pPr>
        <w:rPr>
          <w:rFonts w:asciiTheme="minorHAnsi" w:hAnsiTheme="minorHAnsi"/>
        </w:rPr>
      </w:pPr>
      <w:r w:rsidRPr="00EE0B97">
        <w:rPr>
          <w:rFonts w:asciiTheme="minorHAnsi" w:hAnsiTheme="minorHAnsi"/>
        </w:rPr>
        <w:t xml:space="preserve">The </w:t>
      </w:r>
      <w:r w:rsidR="00963788" w:rsidRPr="00EE0B97">
        <w:rPr>
          <w:rFonts w:asciiTheme="minorHAnsi" w:hAnsiTheme="minorHAnsi"/>
        </w:rPr>
        <w:t>second is to raise money for education</w:t>
      </w:r>
      <w:r w:rsidRPr="00EE0B97">
        <w:rPr>
          <w:rFonts w:asciiTheme="minorHAnsi" w:hAnsiTheme="minorHAnsi"/>
        </w:rPr>
        <w:t>.</w:t>
      </w:r>
      <w:r w:rsidR="00716010" w:rsidRPr="00EE0B97">
        <w:rPr>
          <w:rFonts w:asciiTheme="minorHAnsi" w:hAnsiTheme="minorHAnsi"/>
        </w:rPr>
        <w:t xml:space="preserve"> </w:t>
      </w:r>
      <w:r w:rsidR="00C203A6" w:rsidRPr="00EE0B97">
        <w:rPr>
          <w:rFonts w:asciiTheme="minorHAnsi" w:hAnsiTheme="minorHAnsi"/>
        </w:rPr>
        <w:t xml:space="preserve">This money </w:t>
      </w:r>
      <w:r w:rsidRPr="00EE0B97">
        <w:rPr>
          <w:rFonts w:asciiTheme="minorHAnsi" w:hAnsiTheme="minorHAnsi"/>
        </w:rPr>
        <w:t>goes to the resident country of the transaction</w:t>
      </w:r>
      <w:r w:rsidR="00BA3F2E" w:rsidRPr="00EE0B97">
        <w:rPr>
          <w:rFonts w:asciiTheme="minorHAnsi" w:hAnsiTheme="minorHAnsi"/>
        </w:rPr>
        <w:t>,</w:t>
      </w:r>
      <w:r w:rsidR="00C203A6" w:rsidRPr="00EE0B97">
        <w:rPr>
          <w:rFonts w:asciiTheme="minorHAnsi" w:hAnsiTheme="minorHAnsi"/>
        </w:rPr>
        <w:t xml:space="preserve"> without strings. </w:t>
      </w:r>
      <w:r w:rsidR="00D36DB2" w:rsidRPr="00EE0B97">
        <w:rPr>
          <w:rFonts w:asciiTheme="minorHAnsi" w:hAnsiTheme="minorHAnsi"/>
        </w:rPr>
        <w:t>Of course</w:t>
      </w:r>
      <w:r w:rsidR="005E68D7" w:rsidRPr="00EE0B97">
        <w:rPr>
          <w:rFonts w:asciiTheme="minorHAnsi" w:hAnsiTheme="minorHAnsi"/>
        </w:rPr>
        <w:t>,</w:t>
      </w:r>
      <w:r w:rsidR="00D36DB2" w:rsidRPr="00EE0B97">
        <w:rPr>
          <w:rFonts w:asciiTheme="minorHAnsi" w:hAnsiTheme="minorHAnsi"/>
        </w:rPr>
        <w:t xml:space="preserve"> the wiser countries will spend the money on education.</w:t>
      </w:r>
    </w:p>
    <w:p w:rsidR="00187612" w:rsidRPr="00EE0B97" w:rsidRDefault="00187612">
      <w:pPr>
        <w:rPr>
          <w:rFonts w:asciiTheme="minorHAnsi" w:hAnsiTheme="minorHAnsi"/>
        </w:rPr>
      </w:pPr>
    </w:p>
    <w:p w:rsidR="00963788" w:rsidRPr="00EE0B97" w:rsidRDefault="00D36DB2">
      <w:pPr>
        <w:rPr>
          <w:rFonts w:asciiTheme="minorHAnsi" w:hAnsiTheme="minorHAnsi"/>
        </w:rPr>
      </w:pPr>
      <w:r w:rsidRPr="00EE0B97">
        <w:rPr>
          <w:rFonts w:asciiTheme="minorHAnsi" w:hAnsiTheme="minorHAnsi"/>
        </w:rPr>
        <w:t>The third purpose is to raise money for research. This money goes to the resident country of the transaction</w:t>
      </w:r>
      <w:r w:rsidR="00BA3F2E" w:rsidRPr="00EE0B97">
        <w:rPr>
          <w:rFonts w:asciiTheme="minorHAnsi" w:hAnsiTheme="minorHAnsi"/>
        </w:rPr>
        <w:t>, without strings</w:t>
      </w:r>
      <w:r w:rsidRPr="00EE0B97">
        <w:rPr>
          <w:rFonts w:asciiTheme="minorHAnsi" w:hAnsiTheme="minorHAnsi"/>
        </w:rPr>
        <w:t>. As above, the wiser countries spend the money on research.</w:t>
      </w:r>
    </w:p>
    <w:p w:rsidR="00D36DB2" w:rsidRPr="00EE0B97" w:rsidRDefault="00D36DB2">
      <w:pPr>
        <w:rPr>
          <w:rFonts w:asciiTheme="minorHAnsi" w:hAnsiTheme="minorHAnsi"/>
        </w:rPr>
      </w:pPr>
    </w:p>
    <w:p w:rsidR="00BA3F2E" w:rsidRPr="00EE0B97" w:rsidRDefault="00BA3F2E">
      <w:pPr>
        <w:rPr>
          <w:rFonts w:asciiTheme="minorHAnsi" w:hAnsiTheme="minorHAnsi"/>
        </w:rPr>
      </w:pPr>
      <w:r w:rsidRPr="00EE0B97">
        <w:rPr>
          <w:rFonts w:asciiTheme="minorHAnsi" w:hAnsiTheme="minorHAnsi"/>
        </w:rPr>
        <w:t xml:space="preserve">Aipotu uses this money to defray the costs of </w:t>
      </w:r>
      <w:r w:rsidR="00523049" w:rsidRPr="00EE0B97">
        <w:rPr>
          <w:rFonts w:asciiTheme="minorHAnsi" w:hAnsiTheme="minorHAnsi"/>
        </w:rPr>
        <w:t>education, research and the running of the National Placement Service.</w:t>
      </w:r>
      <w:r w:rsidRPr="00EE0B97">
        <w:rPr>
          <w:rFonts w:asciiTheme="minorHAnsi" w:hAnsiTheme="minorHAnsi"/>
        </w:rPr>
        <w:t xml:space="preserve"> </w:t>
      </w:r>
    </w:p>
    <w:p w:rsidR="00BA3F2E" w:rsidRPr="00EE0B97" w:rsidRDefault="00BA3F2E">
      <w:pPr>
        <w:rPr>
          <w:rFonts w:asciiTheme="minorHAnsi" w:hAnsiTheme="minorHAnsi"/>
        </w:rPr>
      </w:pPr>
    </w:p>
    <w:p w:rsidR="00D36DB2" w:rsidRPr="00EE0B97" w:rsidRDefault="00D36DB2">
      <w:pPr>
        <w:rPr>
          <w:rFonts w:asciiTheme="minorHAnsi" w:hAnsiTheme="minorHAnsi"/>
        </w:rPr>
      </w:pPr>
      <w:r w:rsidRPr="00EE0B97">
        <w:rPr>
          <w:rFonts w:asciiTheme="minorHAnsi" w:hAnsiTheme="minorHAnsi"/>
        </w:rPr>
        <w:t>Businesses have the power to vote on any changes to the tax code. Also, all tax laws have to be renewed every 5 years.</w:t>
      </w:r>
      <w:r w:rsidR="00523049" w:rsidRPr="00EE0B97">
        <w:rPr>
          <w:rFonts w:asciiTheme="minorHAnsi" w:hAnsiTheme="minorHAnsi"/>
        </w:rPr>
        <w:t xml:space="preserve"> This is the same as in </w:t>
      </w:r>
      <w:proofErr w:type="spellStart"/>
      <w:r w:rsidR="00523049" w:rsidRPr="00EE0B97">
        <w:rPr>
          <w:rFonts w:asciiTheme="minorHAnsi" w:hAnsiTheme="minorHAnsi"/>
        </w:rPr>
        <w:t>Aipotu</w:t>
      </w:r>
      <w:proofErr w:type="spellEnd"/>
      <w:r w:rsidR="00523049" w:rsidRPr="00EE0B97">
        <w:rPr>
          <w:rFonts w:asciiTheme="minorHAnsi" w:hAnsiTheme="minorHAnsi"/>
        </w:rPr>
        <w:t>, where a non vote is the same as a ‘yes’ vote. A company has to specifically vote ‘No’, or it is assumed the vote is ‘Yes’.</w:t>
      </w:r>
    </w:p>
    <w:p w:rsidR="00D36DB2" w:rsidRPr="00EE0B97" w:rsidRDefault="00D36DB2">
      <w:pPr>
        <w:rPr>
          <w:rFonts w:asciiTheme="minorHAnsi" w:hAnsiTheme="minorHAnsi"/>
        </w:rPr>
      </w:pPr>
    </w:p>
    <w:p w:rsidR="00D36DB2" w:rsidRPr="00EE0B97" w:rsidRDefault="00D36DB2">
      <w:pPr>
        <w:rPr>
          <w:rFonts w:asciiTheme="minorHAnsi" w:hAnsiTheme="minorHAnsi"/>
        </w:rPr>
      </w:pPr>
      <w:r w:rsidRPr="00EE0B97">
        <w:rPr>
          <w:rFonts w:asciiTheme="minorHAnsi" w:hAnsiTheme="minorHAnsi"/>
        </w:rPr>
        <w:t xml:space="preserve">In addition to taxation, the GBB has the power to fine businesses </w:t>
      </w:r>
      <w:r w:rsidR="00C31A0C" w:rsidRPr="00EE0B97">
        <w:rPr>
          <w:rFonts w:asciiTheme="minorHAnsi" w:hAnsiTheme="minorHAnsi"/>
        </w:rPr>
        <w:t>for breaking business rules.</w:t>
      </w:r>
    </w:p>
    <w:p w:rsidR="00C31A0C" w:rsidRPr="00EE0B97" w:rsidRDefault="00C31A0C">
      <w:pPr>
        <w:rPr>
          <w:rFonts w:asciiTheme="minorHAnsi" w:hAnsiTheme="minorHAnsi"/>
        </w:rPr>
      </w:pPr>
    </w:p>
    <w:p w:rsidR="00F07CF9" w:rsidRPr="00EE0B97" w:rsidRDefault="00C31A0C">
      <w:pPr>
        <w:rPr>
          <w:rFonts w:asciiTheme="minorHAnsi" w:hAnsiTheme="minorHAnsi"/>
        </w:rPr>
      </w:pPr>
      <w:r w:rsidRPr="00EE0B97">
        <w:rPr>
          <w:rFonts w:asciiTheme="minorHAnsi" w:hAnsiTheme="minorHAnsi"/>
        </w:rPr>
        <w:t>Also, the GBB has the power to award businesses that improve the environment and enhance the lives of people, above and beyond what is expected of them.</w:t>
      </w:r>
    </w:p>
    <w:p w:rsidR="003E557B" w:rsidRPr="00EE0B97" w:rsidRDefault="003E557B" w:rsidP="003E557B">
      <w:pPr>
        <w:pStyle w:val="H4"/>
        <w:rPr>
          <w:rFonts w:asciiTheme="minorHAnsi" w:hAnsiTheme="minorHAnsi"/>
        </w:rPr>
      </w:pPr>
      <w:r w:rsidRPr="00EE0B97">
        <w:rPr>
          <w:rFonts w:asciiTheme="minorHAnsi" w:hAnsiTheme="minorHAnsi"/>
        </w:rPr>
        <w:t>Banning Speculations</w:t>
      </w:r>
    </w:p>
    <w:p w:rsidR="003E557B" w:rsidRPr="00EE0B97" w:rsidRDefault="003E557B" w:rsidP="003E557B">
      <w:pPr>
        <w:rPr>
          <w:rFonts w:asciiTheme="minorHAnsi" w:hAnsiTheme="minorHAnsi"/>
        </w:rPr>
      </w:pPr>
      <w:r w:rsidRPr="00EE0B97">
        <w:rPr>
          <w:rFonts w:asciiTheme="minorHAnsi" w:hAnsiTheme="minorHAnsi"/>
        </w:rPr>
        <w:t xml:space="preserve">The problem with economic speculation is that it </w:t>
      </w:r>
      <w:r w:rsidR="0054217D" w:rsidRPr="00EE0B97">
        <w:rPr>
          <w:rFonts w:asciiTheme="minorHAnsi" w:hAnsiTheme="minorHAnsi"/>
        </w:rPr>
        <w:t>distorts the actual value of goods and services</w:t>
      </w:r>
      <w:r w:rsidRPr="00EE0B97">
        <w:rPr>
          <w:rFonts w:asciiTheme="minorHAnsi" w:hAnsiTheme="minorHAnsi"/>
        </w:rPr>
        <w:t>. Houses for instance become more expensive with time, even though nothing has changed</w:t>
      </w:r>
      <w:r w:rsidR="005E68D7" w:rsidRPr="00EE0B97">
        <w:rPr>
          <w:rStyle w:val="FootnoteReference"/>
          <w:rFonts w:asciiTheme="minorHAnsi" w:hAnsiTheme="minorHAnsi"/>
        </w:rPr>
        <w:footnoteReference w:id="90"/>
      </w:r>
      <w:r w:rsidRPr="00EE0B97">
        <w:rPr>
          <w:rFonts w:asciiTheme="minorHAnsi" w:hAnsiTheme="minorHAnsi"/>
        </w:rPr>
        <w:t>.</w:t>
      </w:r>
    </w:p>
    <w:p w:rsidR="003E557B" w:rsidRPr="00EE0B97" w:rsidRDefault="003E557B" w:rsidP="003E557B">
      <w:pPr>
        <w:rPr>
          <w:rFonts w:asciiTheme="minorHAnsi" w:hAnsiTheme="minorHAnsi"/>
        </w:rPr>
      </w:pPr>
    </w:p>
    <w:p w:rsidR="003E557B" w:rsidRPr="00EE0B97" w:rsidRDefault="003E557B" w:rsidP="003E557B">
      <w:pPr>
        <w:rPr>
          <w:rFonts w:asciiTheme="minorHAnsi" w:hAnsiTheme="minorHAnsi"/>
        </w:rPr>
      </w:pPr>
      <w:r w:rsidRPr="00EE0B97">
        <w:rPr>
          <w:rFonts w:asciiTheme="minorHAnsi" w:hAnsiTheme="minorHAnsi"/>
        </w:rPr>
        <w:t>Watch Colin Jones’ YouTube video “Utopia Now - #4”</w:t>
      </w:r>
      <w:r w:rsidRPr="00EE0B97">
        <w:rPr>
          <w:rStyle w:val="FootnoteReference"/>
          <w:rFonts w:asciiTheme="minorHAnsi" w:hAnsiTheme="minorHAnsi"/>
        </w:rPr>
        <w:footnoteReference w:id="91"/>
      </w:r>
      <w:r w:rsidRPr="00EE0B97">
        <w:rPr>
          <w:rFonts w:asciiTheme="minorHAnsi" w:hAnsiTheme="minorHAnsi"/>
        </w:rPr>
        <w:t>. He makes an excellent argument detailing the dangers of speculation.</w:t>
      </w:r>
    </w:p>
    <w:p w:rsidR="003E557B" w:rsidRPr="00EE0B97" w:rsidRDefault="003E557B" w:rsidP="003E557B">
      <w:pPr>
        <w:rPr>
          <w:rFonts w:asciiTheme="minorHAnsi" w:hAnsiTheme="minorHAnsi"/>
        </w:rPr>
      </w:pPr>
    </w:p>
    <w:p w:rsidR="003E557B" w:rsidRPr="00EE0B97" w:rsidRDefault="003E557B" w:rsidP="003E557B">
      <w:pPr>
        <w:rPr>
          <w:rFonts w:asciiTheme="minorHAnsi" w:hAnsiTheme="minorHAnsi"/>
        </w:rPr>
      </w:pPr>
      <w:r w:rsidRPr="00EE0B97">
        <w:rPr>
          <w:rFonts w:asciiTheme="minorHAnsi" w:hAnsiTheme="minorHAnsi"/>
        </w:rPr>
        <w:t>What would happen i</w:t>
      </w:r>
      <w:r w:rsidR="0054217D" w:rsidRPr="00EE0B97">
        <w:rPr>
          <w:rFonts w:asciiTheme="minorHAnsi" w:hAnsiTheme="minorHAnsi"/>
        </w:rPr>
        <w:t>f</w:t>
      </w:r>
      <w:r w:rsidRPr="00EE0B97">
        <w:rPr>
          <w:rFonts w:asciiTheme="minorHAnsi" w:hAnsiTheme="minorHAnsi"/>
        </w:rPr>
        <w:t xml:space="preserve"> economic speculation w</w:t>
      </w:r>
      <w:r w:rsidR="0054217D" w:rsidRPr="00EE0B97">
        <w:rPr>
          <w:rFonts w:asciiTheme="minorHAnsi" w:hAnsiTheme="minorHAnsi"/>
        </w:rPr>
        <w:t>as</w:t>
      </w:r>
      <w:r w:rsidRPr="00EE0B97">
        <w:rPr>
          <w:rFonts w:asciiTheme="minorHAnsi" w:hAnsiTheme="minorHAnsi"/>
        </w:rPr>
        <w:t xml:space="preserve"> banned? How would it affect the economy?</w:t>
      </w:r>
      <w:r w:rsidR="0054217D" w:rsidRPr="00EE0B97">
        <w:rPr>
          <w:rFonts w:asciiTheme="minorHAnsi" w:hAnsiTheme="minorHAnsi"/>
        </w:rPr>
        <w:t xml:space="preserve"> I believe it would make the economy more robust and sustainable.</w:t>
      </w:r>
    </w:p>
    <w:p w:rsidR="0054217D" w:rsidRPr="00EE0B97" w:rsidRDefault="0054217D" w:rsidP="003E557B">
      <w:pPr>
        <w:rPr>
          <w:rFonts w:asciiTheme="minorHAnsi" w:hAnsiTheme="minorHAnsi"/>
        </w:rPr>
      </w:pPr>
    </w:p>
    <w:p w:rsidR="005E68D7" w:rsidRPr="00EE0B97" w:rsidRDefault="005E68D7" w:rsidP="005E68D7">
      <w:pPr>
        <w:rPr>
          <w:rFonts w:asciiTheme="minorHAnsi" w:hAnsiTheme="minorHAnsi"/>
        </w:rPr>
      </w:pPr>
      <w:r w:rsidRPr="00EE0B97">
        <w:rPr>
          <w:rFonts w:asciiTheme="minorHAnsi" w:hAnsiTheme="minorHAnsi"/>
        </w:rPr>
        <w:t>It’s not possible to eliminate speculation, but every effort should be made to control it.</w:t>
      </w:r>
    </w:p>
    <w:p w:rsidR="005E68D7" w:rsidRPr="00EE0B97" w:rsidRDefault="005E68D7" w:rsidP="005E68D7">
      <w:pPr>
        <w:rPr>
          <w:rFonts w:asciiTheme="minorHAnsi" w:hAnsiTheme="minorHAnsi"/>
        </w:rPr>
      </w:pPr>
    </w:p>
    <w:p w:rsidR="0054217D" w:rsidRPr="00EE0B97" w:rsidRDefault="0054217D" w:rsidP="00CA0004">
      <w:pPr>
        <w:pStyle w:val="Laws"/>
      </w:pPr>
      <w:r w:rsidRPr="00EE0B97">
        <w:rPr>
          <w:b/>
        </w:rPr>
        <w:t>Law UE12:</w:t>
      </w:r>
      <w:r w:rsidR="00D951C8" w:rsidRPr="00EE0B97">
        <w:rPr>
          <w:b/>
        </w:rPr>
        <w:tab/>
      </w:r>
      <w:r w:rsidRPr="00EE0B97">
        <w:t>The Global Business Bureau has the authority and responsibility of regulating global business</w:t>
      </w:r>
      <w:r w:rsidR="00C66947" w:rsidRPr="00EE0B97">
        <w:t xml:space="preserve">es so as to </w:t>
      </w:r>
      <w:r w:rsidR="00523049" w:rsidRPr="00EE0B97">
        <w:t>control</w:t>
      </w:r>
      <w:r w:rsidR="00C66947" w:rsidRPr="00EE0B97">
        <w:t xml:space="preserve"> speculation and excessive leveraging</w:t>
      </w:r>
      <w:r w:rsidRPr="00EE0B97">
        <w:t>, in order to ensure the stability and sustainability of the world economy.</w:t>
      </w:r>
    </w:p>
    <w:p w:rsidR="0054217D" w:rsidRPr="00EE0B97" w:rsidRDefault="0054217D" w:rsidP="0054217D">
      <w:pPr>
        <w:rPr>
          <w:rFonts w:asciiTheme="minorHAnsi" w:hAnsiTheme="minorHAnsi"/>
        </w:rPr>
      </w:pPr>
    </w:p>
    <w:p w:rsidR="001C2FC4" w:rsidRPr="00EE0B97" w:rsidRDefault="005E68D7" w:rsidP="0054217D">
      <w:pPr>
        <w:rPr>
          <w:rFonts w:asciiTheme="minorHAnsi" w:hAnsiTheme="minorHAnsi"/>
        </w:rPr>
      </w:pPr>
      <w:r w:rsidRPr="00EE0B97">
        <w:rPr>
          <w:rFonts w:asciiTheme="minorHAnsi" w:hAnsiTheme="minorHAnsi"/>
        </w:rPr>
        <w:t xml:space="preserve">The same is true with leveraging. </w:t>
      </w:r>
      <w:r w:rsidR="001C2FC4" w:rsidRPr="00EE0B97">
        <w:rPr>
          <w:rFonts w:asciiTheme="minorHAnsi" w:hAnsiTheme="minorHAnsi"/>
        </w:rPr>
        <w:t>Some</w:t>
      </w:r>
      <w:r w:rsidR="009B5595" w:rsidRPr="00EE0B97">
        <w:rPr>
          <w:rFonts w:asciiTheme="minorHAnsi" w:hAnsiTheme="minorHAnsi"/>
        </w:rPr>
        <w:t xml:space="preserve"> levering is essential for the normal function of businesses, but excessive levering has a nasty habit of causing recessions</w:t>
      </w:r>
      <w:r w:rsidRPr="00EE0B97">
        <w:rPr>
          <w:rStyle w:val="FootnoteReference"/>
          <w:rFonts w:asciiTheme="minorHAnsi" w:hAnsiTheme="minorHAnsi"/>
        </w:rPr>
        <w:footnoteReference w:id="92"/>
      </w:r>
      <w:r w:rsidR="009B5595" w:rsidRPr="00EE0B97">
        <w:rPr>
          <w:rFonts w:asciiTheme="minorHAnsi" w:hAnsiTheme="minorHAnsi"/>
        </w:rPr>
        <w:t>.</w:t>
      </w:r>
    </w:p>
    <w:p w:rsidR="001C2FC4" w:rsidRPr="00EE0B97" w:rsidRDefault="001C2FC4" w:rsidP="0054217D">
      <w:pPr>
        <w:rPr>
          <w:rFonts w:asciiTheme="minorHAnsi" w:hAnsiTheme="minorHAnsi"/>
        </w:rPr>
      </w:pPr>
    </w:p>
    <w:p w:rsidR="0054217D" w:rsidRPr="00EE0B97" w:rsidRDefault="001C2FC4" w:rsidP="003E557B">
      <w:pPr>
        <w:rPr>
          <w:rFonts w:asciiTheme="minorHAnsi" w:hAnsiTheme="minorHAnsi"/>
        </w:rPr>
      </w:pPr>
      <w:r w:rsidRPr="00EE0B97">
        <w:rPr>
          <w:rFonts w:asciiTheme="minorHAnsi" w:hAnsiTheme="minorHAnsi"/>
        </w:rPr>
        <w:t xml:space="preserve">As mentioned above, the United Countries of Earth has a single currency. This </w:t>
      </w:r>
      <w:r w:rsidR="00C66947" w:rsidRPr="00EE0B97">
        <w:rPr>
          <w:rFonts w:asciiTheme="minorHAnsi" w:hAnsiTheme="minorHAnsi"/>
        </w:rPr>
        <w:t xml:space="preserve">eliminates all currency speculation. People who make </w:t>
      </w:r>
      <w:r w:rsidRPr="00EE0B97">
        <w:rPr>
          <w:rFonts w:asciiTheme="minorHAnsi" w:hAnsiTheme="minorHAnsi"/>
        </w:rPr>
        <w:t>money trading currency are now forced to produce something of value.</w:t>
      </w:r>
    </w:p>
    <w:p w:rsidR="005465D8" w:rsidRPr="00EE0B97" w:rsidRDefault="002C3706" w:rsidP="005465D8">
      <w:pPr>
        <w:pStyle w:val="H4"/>
        <w:rPr>
          <w:rFonts w:asciiTheme="minorHAnsi" w:hAnsiTheme="minorHAnsi"/>
        </w:rPr>
      </w:pPr>
      <w:r w:rsidRPr="00EE0B97">
        <w:rPr>
          <w:rFonts w:asciiTheme="minorHAnsi" w:hAnsiTheme="minorHAnsi"/>
        </w:rPr>
        <w:t>Down With The Stock Market</w:t>
      </w:r>
    </w:p>
    <w:p w:rsidR="002C3706" w:rsidRPr="00EE0B97" w:rsidRDefault="005465D8" w:rsidP="005465D8">
      <w:pPr>
        <w:rPr>
          <w:rFonts w:asciiTheme="minorHAnsi" w:hAnsiTheme="minorHAnsi"/>
        </w:rPr>
      </w:pPr>
      <w:r w:rsidRPr="00EE0B97">
        <w:rPr>
          <w:rFonts w:asciiTheme="minorHAnsi" w:hAnsiTheme="minorHAnsi"/>
        </w:rPr>
        <w:t>I wonder, what would happen if the stock trading was rendered illegal?</w:t>
      </w:r>
      <w:r w:rsidR="0054217D" w:rsidRPr="00EE0B97">
        <w:rPr>
          <w:rFonts w:asciiTheme="minorHAnsi" w:hAnsiTheme="minorHAnsi"/>
        </w:rPr>
        <w:t xml:space="preserve"> </w:t>
      </w:r>
      <w:r w:rsidR="002C3706" w:rsidRPr="00EE0B97">
        <w:rPr>
          <w:rFonts w:asciiTheme="minorHAnsi" w:hAnsiTheme="minorHAnsi"/>
        </w:rPr>
        <w:t>What would replace it?</w:t>
      </w:r>
    </w:p>
    <w:p w:rsidR="005465D8" w:rsidRPr="00EE0B97" w:rsidRDefault="005465D8" w:rsidP="005465D8">
      <w:pPr>
        <w:rPr>
          <w:rFonts w:asciiTheme="minorHAnsi" w:hAnsiTheme="minorHAnsi"/>
        </w:rPr>
      </w:pPr>
    </w:p>
    <w:p w:rsidR="0054217D" w:rsidRPr="00EE0B97" w:rsidRDefault="002C3706">
      <w:pPr>
        <w:rPr>
          <w:rFonts w:asciiTheme="minorHAnsi" w:hAnsiTheme="minorHAnsi"/>
        </w:rPr>
      </w:pPr>
      <w:r w:rsidRPr="00EE0B97">
        <w:rPr>
          <w:rFonts w:asciiTheme="minorHAnsi" w:hAnsiTheme="minorHAnsi"/>
        </w:rPr>
        <w:t>Colin Jones proposes a solution i</w:t>
      </w:r>
      <w:r w:rsidR="003E557B" w:rsidRPr="00EE0B97">
        <w:rPr>
          <w:rFonts w:asciiTheme="minorHAnsi" w:hAnsiTheme="minorHAnsi"/>
        </w:rPr>
        <w:t>n his YouTube video, “Utopia Now - #7”</w:t>
      </w:r>
      <w:r w:rsidRPr="00EE0B97">
        <w:rPr>
          <w:rStyle w:val="FootnoteReference"/>
          <w:rFonts w:asciiTheme="minorHAnsi" w:hAnsiTheme="minorHAnsi"/>
        </w:rPr>
        <w:footnoteReference w:id="93"/>
      </w:r>
      <w:r w:rsidRPr="00EE0B97">
        <w:rPr>
          <w:rFonts w:asciiTheme="minorHAnsi" w:hAnsiTheme="minorHAnsi"/>
        </w:rPr>
        <w:t xml:space="preserve">. It’s best you see his video and his other videos at </w:t>
      </w:r>
      <w:r w:rsidRPr="00EE0B97">
        <w:rPr>
          <w:rFonts w:asciiTheme="minorHAnsi" w:hAnsiTheme="minorHAnsi"/>
          <w:i/>
        </w:rPr>
        <w:t>http://www.youtube.com/user/UtopiaNowCanada</w:t>
      </w:r>
      <w:r w:rsidRPr="00EE0B97">
        <w:rPr>
          <w:rFonts w:asciiTheme="minorHAnsi" w:hAnsiTheme="minorHAnsi"/>
        </w:rPr>
        <w:t>. He can argue his points better than I can.</w:t>
      </w:r>
    </w:p>
    <w:p w:rsidR="0054217D" w:rsidRPr="00EE0B97" w:rsidRDefault="0054217D">
      <w:pPr>
        <w:rPr>
          <w:rFonts w:asciiTheme="minorHAnsi" w:hAnsiTheme="minorHAnsi"/>
        </w:rPr>
      </w:pPr>
    </w:p>
    <w:p w:rsidR="0054217D" w:rsidRPr="00EE0B97" w:rsidRDefault="0054217D">
      <w:pPr>
        <w:rPr>
          <w:rFonts w:asciiTheme="minorHAnsi" w:hAnsiTheme="minorHAnsi"/>
        </w:rPr>
      </w:pPr>
      <w:r w:rsidRPr="00EE0B97">
        <w:rPr>
          <w:rFonts w:asciiTheme="minorHAnsi" w:hAnsiTheme="minorHAnsi"/>
        </w:rPr>
        <w:t>In short, each company would sell preferred stocks directly to the investor. Businesses could assist in the transactions, but they can’t trade the stocks like they do now.</w:t>
      </w:r>
      <w:r w:rsidR="00523049" w:rsidRPr="00EE0B97">
        <w:rPr>
          <w:rFonts w:asciiTheme="minorHAnsi" w:hAnsiTheme="minorHAnsi"/>
        </w:rPr>
        <w:t xml:space="preserve"> The companies would then buy back the stocks after a fixed period of time.</w:t>
      </w:r>
      <w:r w:rsidR="004C19B5" w:rsidRPr="00EE0B97">
        <w:rPr>
          <w:rFonts w:asciiTheme="minorHAnsi" w:hAnsiTheme="minorHAnsi"/>
        </w:rPr>
        <w:t xml:space="preserve"> To raise money, the company just sells more stocks.</w:t>
      </w:r>
    </w:p>
    <w:p w:rsidR="000613E2" w:rsidRPr="00EE0B97" w:rsidRDefault="000613E2" w:rsidP="000613E2">
      <w:pPr>
        <w:pStyle w:val="H4"/>
        <w:rPr>
          <w:rFonts w:asciiTheme="minorHAnsi" w:hAnsiTheme="minorHAnsi"/>
        </w:rPr>
      </w:pPr>
      <w:r w:rsidRPr="00EE0B97">
        <w:rPr>
          <w:rFonts w:asciiTheme="minorHAnsi" w:hAnsiTheme="minorHAnsi"/>
        </w:rPr>
        <w:t>Innovation</w:t>
      </w:r>
    </w:p>
    <w:p w:rsidR="000613E2" w:rsidRPr="00EE0B97" w:rsidRDefault="000613E2">
      <w:pPr>
        <w:rPr>
          <w:rFonts w:asciiTheme="minorHAnsi" w:hAnsiTheme="minorHAnsi"/>
        </w:rPr>
      </w:pPr>
      <w:r w:rsidRPr="00EE0B97">
        <w:rPr>
          <w:rFonts w:asciiTheme="minorHAnsi" w:hAnsiTheme="minorHAnsi"/>
        </w:rPr>
        <w:t>Innovation is the life-blood of business. It pulls economies out of recession faster than anything else. As a result, one of the mandates of the GBB is to foster innovation.</w:t>
      </w:r>
    </w:p>
    <w:p w:rsidR="000613E2" w:rsidRPr="00EE0B97" w:rsidRDefault="000613E2">
      <w:pPr>
        <w:rPr>
          <w:rFonts w:asciiTheme="minorHAnsi" w:hAnsiTheme="minorHAnsi"/>
        </w:rPr>
      </w:pPr>
    </w:p>
    <w:p w:rsidR="00964AFA" w:rsidRPr="00EE0B97" w:rsidRDefault="00EF73AA">
      <w:pPr>
        <w:rPr>
          <w:rFonts w:asciiTheme="minorHAnsi" w:hAnsiTheme="minorHAnsi"/>
        </w:rPr>
        <w:sectPr w:rsidR="00964AFA" w:rsidRPr="00EE0B97" w:rsidSect="00493BD2">
          <w:headerReference w:type="default" r:id="rId145"/>
          <w:type w:val="continuous"/>
          <w:pgSz w:w="8640" w:h="12960" w:code="1"/>
          <w:pgMar w:top="720" w:right="720" w:bottom="720" w:left="720" w:header="288" w:footer="288" w:gutter="360"/>
          <w:cols w:space="709"/>
          <w:noEndnote/>
          <w:titlePg/>
          <w:docGrid w:linePitch="326"/>
        </w:sectPr>
      </w:pPr>
      <w:r w:rsidRPr="00EE0B97">
        <w:rPr>
          <w:rFonts w:asciiTheme="minorHAnsi" w:hAnsiTheme="minorHAnsi"/>
        </w:rPr>
        <w:lastRenderedPageBreak/>
        <w:t>A good book on the subject is</w:t>
      </w:r>
      <w:r w:rsidR="00714B14" w:rsidRPr="00EE0B97">
        <w:rPr>
          <w:rFonts w:asciiTheme="minorHAnsi" w:hAnsiTheme="minorHAnsi"/>
        </w:rPr>
        <w:t>, “</w:t>
      </w:r>
      <w:r w:rsidR="00714B14" w:rsidRPr="00EE0B97">
        <w:rPr>
          <w:rFonts w:asciiTheme="minorHAnsi" w:hAnsiTheme="minorHAnsi"/>
          <w:i/>
        </w:rPr>
        <w:t>Closing the Innovation Gap”</w:t>
      </w:r>
      <w:r w:rsidRPr="00EE0B97">
        <w:rPr>
          <w:rFonts w:asciiTheme="minorHAnsi" w:hAnsiTheme="minorHAnsi"/>
          <w:i/>
        </w:rPr>
        <w:t>.</w:t>
      </w:r>
      <w:r w:rsidR="00714B14" w:rsidRPr="00EE0B97">
        <w:rPr>
          <w:rFonts w:asciiTheme="minorHAnsi" w:hAnsiTheme="minorHAnsi"/>
        </w:rPr>
        <w:t xml:space="preserve"> Judy Estrin </w:t>
      </w:r>
      <w:r w:rsidR="00CD7914" w:rsidRPr="00EE0B97">
        <w:rPr>
          <w:rFonts w:asciiTheme="minorHAnsi" w:hAnsiTheme="minorHAnsi"/>
        </w:rPr>
        <w:t>talks about the importance of innovation and ways fo</w:t>
      </w:r>
      <w:r w:rsidR="00964AFA" w:rsidRPr="00EE0B97">
        <w:rPr>
          <w:rFonts w:asciiTheme="minorHAnsi" w:hAnsiTheme="minorHAnsi"/>
        </w:rPr>
        <w:t>r companies to innovate</w:t>
      </w:r>
    </w:p>
    <w:p w:rsidR="004904FD" w:rsidRPr="00EE0B97" w:rsidRDefault="00665477" w:rsidP="00FF01EC">
      <w:pPr>
        <w:pStyle w:val="H2"/>
        <w:rPr>
          <w:rFonts w:asciiTheme="minorHAnsi" w:hAnsiTheme="minorHAnsi"/>
        </w:rPr>
      </w:pPr>
      <w:bookmarkStart w:id="416" w:name="The_Military"/>
      <w:bookmarkStart w:id="417" w:name="_Toc146731534"/>
      <w:bookmarkStart w:id="418" w:name="_Toc146732914"/>
      <w:bookmarkStart w:id="419" w:name="_Toc290215063"/>
      <w:bookmarkStart w:id="420" w:name="_Toc383697609"/>
      <w:r w:rsidRPr="00EE0B97">
        <w:rPr>
          <w:rFonts w:asciiTheme="minorHAnsi" w:hAnsiTheme="minorHAnsi"/>
        </w:rPr>
        <w:lastRenderedPageBreak/>
        <w:t>The Military</w:t>
      </w:r>
      <w:bookmarkEnd w:id="416"/>
      <w:bookmarkEnd w:id="417"/>
      <w:bookmarkEnd w:id="418"/>
      <w:bookmarkEnd w:id="419"/>
      <w:bookmarkEnd w:id="420"/>
    </w:p>
    <w:p w:rsidR="004904FD" w:rsidRPr="00EE0B97" w:rsidRDefault="00665477">
      <w:pPr>
        <w:pStyle w:val="Quote1"/>
        <w:rPr>
          <w:rFonts w:asciiTheme="minorHAnsi" w:hAnsiTheme="minorHAnsi"/>
          <w:szCs w:val="24"/>
        </w:rPr>
      </w:pPr>
      <w:r w:rsidRPr="00EE0B97">
        <w:rPr>
          <w:rFonts w:asciiTheme="minorHAnsi" w:hAnsiTheme="minorHAnsi"/>
          <w:szCs w:val="24"/>
        </w:rPr>
        <w:t>Governments need armies to protect</w:t>
      </w:r>
      <w:r w:rsidRPr="00EE0B97">
        <w:rPr>
          <w:rFonts w:asciiTheme="minorHAnsi" w:hAnsiTheme="minorHAnsi"/>
          <w:szCs w:val="24"/>
        </w:rPr>
        <w:br/>
        <w:t>them against their enslaved and oppressed subjects.</w:t>
      </w:r>
      <w:r w:rsidRPr="00EE0B97">
        <w:rPr>
          <w:rFonts w:asciiTheme="minorHAnsi" w:hAnsiTheme="minorHAnsi"/>
          <w:szCs w:val="24"/>
        </w:rPr>
        <w:br/>
        <w:t xml:space="preserve">-- Leo Tolstoy </w:t>
      </w:r>
      <w:r w:rsidR="00947DE1" w:rsidRPr="00EE0B97">
        <w:rPr>
          <w:rFonts w:asciiTheme="minorHAnsi" w:hAnsiTheme="minorHAnsi"/>
          <w:szCs w:val="24"/>
        </w:rPr>
        <w:t>--</w:t>
      </w:r>
    </w:p>
    <w:p w:rsidR="00EF601D" w:rsidRPr="00EE0B97" w:rsidRDefault="00EF601D">
      <w:pPr>
        <w:pStyle w:val="Quote1"/>
        <w:rPr>
          <w:rFonts w:asciiTheme="minorHAnsi" w:hAnsiTheme="minorHAnsi"/>
          <w:szCs w:val="24"/>
        </w:rPr>
      </w:pP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I believe in compulsory cannibalism.</w:t>
      </w:r>
      <w:r w:rsidRPr="00EE0B97">
        <w:rPr>
          <w:rFonts w:asciiTheme="minorHAnsi" w:hAnsiTheme="minorHAnsi"/>
          <w:szCs w:val="24"/>
        </w:rPr>
        <w:br/>
        <w:t>If people were forced to eat what they killed,</w:t>
      </w:r>
      <w:r w:rsidRPr="00EE0B97">
        <w:rPr>
          <w:rFonts w:asciiTheme="minorHAnsi" w:hAnsiTheme="minorHAnsi"/>
          <w:szCs w:val="24"/>
        </w:rPr>
        <w:br/>
        <w:t>there would be no more wars.</w:t>
      </w:r>
      <w:r w:rsidRPr="00EE0B97">
        <w:rPr>
          <w:rFonts w:asciiTheme="minorHAnsi" w:hAnsiTheme="minorHAnsi"/>
          <w:szCs w:val="24"/>
        </w:rPr>
        <w:br/>
        <w:t>-- Abbie Hoffman --</w:t>
      </w:r>
    </w:p>
    <w:p w:rsidR="004904FD" w:rsidRPr="00EE0B97" w:rsidRDefault="004904FD" w:rsidP="006D4A46">
      <w:pPr>
        <w:pStyle w:val="Quote1"/>
        <w:rPr>
          <w:rFonts w:asciiTheme="minorHAnsi" w:hAnsiTheme="minorHAnsi"/>
        </w:rPr>
      </w:pPr>
    </w:p>
    <w:p w:rsidR="004904FD" w:rsidRPr="00EE0B97" w:rsidRDefault="00FE4705">
      <w:pPr>
        <w:pStyle w:val="quote2"/>
        <w:rPr>
          <w:rFonts w:asciiTheme="minorHAnsi" w:hAnsiTheme="minorHAnsi"/>
          <w:szCs w:val="24"/>
        </w:rPr>
      </w:pPr>
      <w:r w:rsidRPr="00FE4705">
        <w:rPr>
          <w:rFonts w:asciiTheme="minorHAnsi" w:hAnsiTheme="minorHAnsi"/>
        </w:rPr>
        <w:pict>
          <v:shape id="_x0000_s3172" type="#_x0000_t202" style="position:absolute;left:0;text-align:left;margin-left:-22.55pt;margin-top:81.85pt;width:38.65pt;height:29.95pt;z-index:-251503104;mso-wrap-edited:f;mso-wrap-distance-left:0;mso-wrap-distance-right:0" wrapcoords="-1350 0 -1350 21600 22950 21600 22950 0 -1350 0" stroked="f">
            <v:textbox style="mso-next-textbox:#_x0000_s3172" inset="0,0,0,0">
              <w:txbxContent>
                <w:p w:rsidR="00A154F0" w:rsidRPr="002773A9" w:rsidRDefault="00A154F0" w:rsidP="00D951C8">
                  <w:pPr>
                    <w:jc w:val="right"/>
                    <w:rPr>
                      <w:rFonts w:ascii="Aharoni" w:hAnsi="Aharoni" w:cs="Aharoni"/>
                      <w:sz w:val="76"/>
                      <w:szCs w:val="76"/>
                    </w:rPr>
                  </w:pPr>
                  <w:r>
                    <w:rPr>
                      <w:rFonts w:ascii="Aharoni" w:hAnsi="Aharoni" w:cs="Aharoni"/>
                      <w:sz w:val="76"/>
                      <w:szCs w:val="76"/>
                    </w:rPr>
                    <w:t>T</w:t>
                  </w:r>
                </w:p>
              </w:txbxContent>
            </v:textbox>
            <w10:wrap type="tight"/>
          </v:shape>
        </w:pict>
      </w:r>
      <w:r w:rsidR="00665477" w:rsidRPr="00EE0B97">
        <w:rPr>
          <w:rFonts w:asciiTheme="minorHAnsi" w:hAnsiTheme="minorHAnsi"/>
          <w:szCs w:val="24"/>
        </w:rPr>
        <w:t>“Strength is not just a matter of extensive territory and a large population, victory is not just a matter of efficient armaments, security is not just a matter of high walls and deep moats, authority is not just a matter of strict rules and frequent punishments. Those who establish a viable organization will survive even if small, while those who establish a moribund organization will perish even if they are large.”</w:t>
      </w:r>
      <w:r w:rsidR="00665477" w:rsidRPr="00EE0B97">
        <w:rPr>
          <w:rStyle w:val="FootnoteReference"/>
          <w:rFonts w:asciiTheme="minorHAnsi" w:hAnsiTheme="minorHAnsi"/>
          <w:szCs w:val="24"/>
        </w:rPr>
        <w:footnoteReference w:id="94"/>
      </w:r>
    </w:p>
    <w:p w:rsidR="004904FD" w:rsidRPr="00EE0B97" w:rsidRDefault="00665477">
      <w:pPr>
        <w:widowControl w:val="0"/>
        <w:rPr>
          <w:rFonts w:asciiTheme="minorHAnsi" w:hAnsiTheme="minorHAnsi"/>
        </w:rPr>
      </w:pPr>
      <w:r w:rsidRPr="00EE0B97">
        <w:rPr>
          <w:rFonts w:asciiTheme="minorHAnsi" w:hAnsiTheme="minorHAnsi"/>
        </w:rPr>
        <w:t xml:space="preserve">he military of a country is a constant </w:t>
      </w:r>
      <w:r w:rsidR="009E1999" w:rsidRPr="00EE0B97">
        <w:rPr>
          <w:rFonts w:asciiTheme="minorHAnsi" w:hAnsiTheme="minorHAnsi"/>
        </w:rPr>
        <w:t>threat</w:t>
      </w:r>
      <w:r w:rsidRPr="00EE0B97">
        <w:rPr>
          <w:rFonts w:asciiTheme="minorHAnsi" w:hAnsiTheme="minorHAnsi"/>
        </w:rPr>
        <w:t xml:space="preserve"> to its neighbors. What</w:t>
      </w:r>
      <w:r w:rsidR="009E1999" w:rsidRPr="00EE0B97">
        <w:rPr>
          <w:rFonts w:asciiTheme="minorHAnsi" w:hAnsiTheme="minorHAnsi"/>
        </w:rPr>
        <w:t>’s</w:t>
      </w:r>
      <w:r w:rsidRPr="00EE0B97">
        <w:rPr>
          <w:rFonts w:asciiTheme="minorHAnsi" w:hAnsiTheme="minorHAnsi"/>
        </w:rPr>
        <w:t xml:space="preserve"> to stop a country from conquering its neighbor? It is the threat of retaliation.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only way for a country to defend itself against an invading country is for it to muster an army of its own. In such a situation, whoever owns a bigger military wins. That </w:t>
      </w:r>
      <w:r w:rsidR="00814E91" w:rsidRPr="00EE0B97">
        <w:rPr>
          <w:rFonts w:asciiTheme="minorHAnsi" w:hAnsiTheme="minorHAnsi"/>
        </w:rPr>
        <w:t>was one reason for</w:t>
      </w:r>
      <w:r w:rsidRPr="00EE0B97">
        <w:rPr>
          <w:rFonts w:asciiTheme="minorHAnsi" w:hAnsiTheme="minorHAnsi"/>
        </w:rPr>
        <w:t xml:space="preserve"> the cold war between the US and the USSR. Each tried to increase its military to win the arms race. In such a race, both countries lose. It takes money to maintain and expand the armed forces, which might be a partial reason why the Soviet Union collapsed.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the interest of peace, security and long-term prosperity, the best solution is for all countries to disband their militaries. This would ensure that no country could threaten another.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As noble as that sentiment is, there is one tiny problem. Once all countries disband their military, what’s to prevent a renegade country from secretly </w:t>
      </w:r>
      <w:r w:rsidRPr="00EE0B97">
        <w:rPr>
          <w:rFonts w:asciiTheme="minorHAnsi" w:hAnsiTheme="minorHAnsi"/>
        </w:rPr>
        <w:lastRenderedPageBreak/>
        <w:t>building an army? This country could conquer its neighbors without opposition.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United </w:t>
      </w:r>
      <w:r w:rsidR="00814E91" w:rsidRPr="00EE0B97">
        <w:rPr>
          <w:rFonts w:asciiTheme="minorHAnsi" w:hAnsiTheme="minorHAnsi"/>
        </w:rPr>
        <w:t>Nations</w:t>
      </w:r>
      <w:r w:rsidRPr="00EE0B97">
        <w:rPr>
          <w:rFonts w:asciiTheme="minorHAnsi" w:hAnsiTheme="minorHAnsi"/>
        </w:rPr>
        <w:t xml:space="preserve"> </w:t>
      </w:r>
      <w:r w:rsidR="00FB3E28" w:rsidRPr="00EE0B97">
        <w:rPr>
          <w:rFonts w:asciiTheme="minorHAnsi" w:hAnsiTheme="minorHAnsi"/>
        </w:rPr>
        <w:t xml:space="preserve">(UN) </w:t>
      </w:r>
      <w:r w:rsidRPr="00EE0B97">
        <w:rPr>
          <w:rFonts w:asciiTheme="minorHAnsi" w:hAnsiTheme="minorHAnsi"/>
        </w:rPr>
        <w:t xml:space="preserve">has taken the route opposite to that of complete disarmament. It has chosen to make the militaries of the member countries strong. As is typical of human nature, some of these countries have used these bigger and </w:t>
      </w:r>
      <w:proofErr w:type="spellStart"/>
      <w:r w:rsidRPr="00EE0B97">
        <w:rPr>
          <w:rFonts w:asciiTheme="minorHAnsi" w:hAnsiTheme="minorHAnsi"/>
        </w:rPr>
        <w:t>badder</w:t>
      </w:r>
      <w:proofErr w:type="spellEnd"/>
      <w:r w:rsidRPr="00EE0B97">
        <w:rPr>
          <w:rFonts w:asciiTheme="minorHAnsi" w:hAnsiTheme="minorHAnsi"/>
        </w:rPr>
        <w:t xml:space="preserve"> militaries to attack other countries. Nice going UN.</w:t>
      </w:r>
    </w:p>
    <w:p w:rsidR="004904FD" w:rsidRPr="00EE0B97" w:rsidRDefault="004904FD">
      <w:pPr>
        <w:rPr>
          <w:rFonts w:asciiTheme="minorHAnsi" w:hAnsiTheme="minorHAnsi"/>
        </w:rPr>
      </w:pPr>
    </w:p>
    <w:p w:rsidR="004904FD" w:rsidRPr="00EE0B97" w:rsidRDefault="006D321B">
      <w:pPr>
        <w:rPr>
          <w:rFonts w:asciiTheme="minorHAnsi" w:hAnsiTheme="minorHAnsi"/>
        </w:rPr>
      </w:pPr>
      <w:r w:rsidRPr="00EE0B97">
        <w:rPr>
          <w:rFonts w:asciiTheme="minorHAnsi" w:hAnsiTheme="minorHAnsi"/>
        </w:rPr>
        <w:t>Creating a military power that all countries are accountable to would fix the problem</w:t>
      </w:r>
      <w:r w:rsidR="00665477" w:rsidRPr="00EE0B97">
        <w:rPr>
          <w:rFonts w:asciiTheme="minorHAnsi" w:hAnsiTheme="minorHAnsi"/>
        </w:rPr>
        <w:t>. This power would ensure the protection of the threatened countries. It is the mandate of the UCOE military to fulfill this function.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These directives clarify the role of the military:</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D01:</w:t>
      </w:r>
      <w:r w:rsidR="00007111" w:rsidRPr="00EE0B97">
        <w:rPr>
          <w:b/>
        </w:rPr>
        <w:tab/>
      </w:r>
      <w:r w:rsidRPr="00EE0B97">
        <w:t xml:space="preserve">The primary function of the military is to defend </w:t>
      </w:r>
      <w:r w:rsidR="0000528E" w:rsidRPr="00EE0B97">
        <w:t xml:space="preserve">member countries </w:t>
      </w:r>
      <w:r w:rsidRPr="00EE0B97">
        <w:t xml:space="preserve">from outside attack, prevent militants in </w:t>
      </w:r>
      <w:r w:rsidR="0000528E" w:rsidRPr="00EE0B97">
        <w:t xml:space="preserve">member countries </w:t>
      </w:r>
      <w:r w:rsidRPr="00EE0B97">
        <w:t xml:space="preserve">from attacking </w:t>
      </w:r>
      <w:r w:rsidR="00FB3E28" w:rsidRPr="00EE0B97">
        <w:t>other</w:t>
      </w:r>
      <w:r w:rsidRPr="00EE0B97">
        <w:t xml:space="preserve"> </w:t>
      </w:r>
      <w:r w:rsidR="0000528E" w:rsidRPr="00EE0B97">
        <w:t>countries</w:t>
      </w:r>
      <w:r w:rsidR="00FB3E28" w:rsidRPr="00EE0B97">
        <w:t>,</w:t>
      </w:r>
      <w:r w:rsidR="006D321B" w:rsidRPr="00EE0B97">
        <w:t xml:space="preserve"> and fight terrorism.</w:t>
      </w:r>
      <w:r w:rsidRPr="00EE0B97">
        <w:br/>
        <w:t xml:space="preserve">If a </w:t>
      </w:r>
      <w:r w:rsidR="0000528E" w:rsidRPr="00EE0B97">
        <w:t xml:space="preserve">non-member country </w:t>
      </w:r>
      <w:r w:rsidRPr="00EE0B97">
        <w:t xml:space="preserve">or a militant group in a </w:t>
      </w:r>
      <w:r w:rsidR="0000528E" w:rsidRPr="00EE0B97">
        <w:t xml:space="preserve">non-member country </w:t>
      </w:r>
      <w:r w:rsidRPr="00EE0B97">
        <w:t xml:space="preserve">attacks a </w:t>
      </w:r>
      <w:r w:rsidR="0000528E" w:rsidRPr="00EE0B97">
        <w:t>member country</w:t>
      </w:r>
      <w:r w:rsidRPr="00EE0B97">
        <w:t>, the UCOE military must retaliate against the offending country and conquer it. Once conquered, the attacking country m</w:t>
      </w:r>
      <w:r w:rsidR="006D321B" w:rsidRPr="00EE0B97">
        <w:t>ust be forced to join the UCOE.</w:t>
      </w:r>
      <w:r w:rsidRPr="00EE0B97">
        <w:br/>
        <w:t xml:space="preserve">The UCOE military shall then take possession of the military of the conquered country. All militant groups within the newly acquired country that took part in the offensive shall be disbanded and their military equipment confiscated. Militant groups without government affiliations that did not take part in the offensive are except from being </w:t>
      </w:r>
      <w:proofErr w:type="spellStart"/>
      <w:r w:rsidRPr="00EE0B97">
        <w:t>disbanded.If</w:t>
      </w:r>
      <w:proofErr w:type="spellEnd"/>
      <w:r w:rsidRPr="00EE0B97">
        <w:t xml:space="preserve"> a militant group in a </w:t>
      </w:r>
      <w:r w:rsidR="0000528E" w:rsidRPr="00EE0B97">
        <w:t xml:space="preserve">member country </w:t>
      </w:r>
      <w:r w:rsidRPr="00EE0B97">
        <w:t xml:space="preserve">attacks </w:t>
      </w:r>
      <w:r w:rsidR="0000528E" w:rsidRPr="00EE0B97">
        <w:t>another c</w:t>
      </w:r>
      <w:r w:rsidRPr="00EE0B97">
        <w:t xml:space="preserve">ountry, the military shall attack </w:t>
      </w:r>
      <w:r w:rsidR="0000528E" w:rsidRPr="00EE0B97">
        <w:t>the offending militant group</w:t>
      </w:r>
      <w:r w:rsidRPr="00EE0B97">
        <w:t xml:space="preserve"> and force it to disband.</w:t>
      </w:r>
    </w:p>
    <w:p w:rsidR="004904FD" w:rsidRPr="00EE0B97" w:rsidRDefault="004904FD" w:rsidP="00F3317B">
      <w:pPr>
        <w:rPr>
          <w:rFonts w:asciiTheme="minorHAnsi" w:hAnsiTheme="minorHAnsi"/>
        </w:rPr>
      </w:pPr>
    </w:p>
    <w:p w:rsidR="004904FD" w:rsidRPr="00EE0B97" w:rsidRDefault="00F3317B">
      <w:pPr>
        <w:rPr>
          <w:rFonts w:asciiTheme="minorHAnsi" w:hAnsiTheme="minorHAnsi"/>
        </w:rPr>
      </w:pPr>
      <w:r w:rsidRPr="00EE0B97">
        <w:rPr>
          <w:rFonts w:asciiTheme="minorHAnsi" w:hAnsiTheme="minorHAnsi"/>
        </w:rPr>
        <w:t>T</w:t>
      </w:r>
      <w:r w:rsidR="00665477" w:rsidRPr="00EE0B97">
        <w:rPr>
          <w:rFonts w:asciiTheme="minorHAnsi" w:hAnsiTheme="minorHAnsi"/>
        </w:rPr>
        <w:t>he military is responsible for fighting terrorism. This is because the constitution of the UCOE defines terrorism as an act of war – against civilization itself.</w:t>
      </w:r>
    </w:p>
    <w:p w:rsidR="004904FD" w:rsidRPr="00EE0B97" w:rsidRDefault="004904FD">
      <w:pPr>
        <w:rPr>
          <w:rFonts w:asciiTheme="minorHAnsi" w:hAnsiTheme="minorHAnsi"/>
        </w:rPr>
      </w:pPr>
    </w:p>
    <w:p w:rsidR="004904FD" w:rsidRPr="00EE0B97" w:rsidRDefault="00B67BD4">
      <w:pPr>
        <w:rPr>
          <w:rFonts w:asciiTheme="minorHAnsi" w:hAnsiTheme="minorHAnsi"/>
        </w:rPr>
      </w:pPr>
      <w:r w:rsidRPr="00EE0B97">
        <w:rPr>
          <w:rFonts w:asciiTheme="minorHAnsi" w:hAnsiTheme="minorHAnsi"/>
        </w:rPr>
        <w:t xml:space="preserve">We must distinguished </w:t>
      </w:r>
      <w:r w:rsidR="00665477" w:rsidRPr="00EE0B97">
        <w:rPr>
          <w:rFonts w:asciiTheme="minorHAnsi" w:hAnsiTheme="minorHAnsi"/>
        </w:rPr>
        <w:t xml:space="preserve">Terrorism (P. </w:t>
      </w:r>
      <w:fldSimple w:instr=" PAGEREF Terrorism  \* MERGEFORMAT ">
        <w:r w:rsidR="00DA37AD" w:rsidRPr="00EE0B97">
          <w:rPr>
            <w:rFonts w:asciiTheme="minorHAnsi" w:hAnsiTheme="minorHAnsi"/>
            <w:noProof/>
          </w:rPr>
          <w:t>200</w:t>
        </w:r>
      </w:fldSimple>
      <w:r w:rsidR="00665477" w:rsidRPr="00EE0B97">
        <w:rPr>
          <w:rFonts w:asciiTheme="minorHAnsi" w:hAnsiTheme="minorHAnsi"/>
        </w:rPr>
        <w:t xml:space="preserve">) from </w:t>
      </w:r>
      <w:r w:rsidR="00F3317B" w:rsidRPr="00EE0B97">
        <w:rPr>
          <w:rFonts w:asciiTheme="minorHAnsi" w:hAnsiTheme="minorHAnsi"/>
        </w:rPr>
        <w:t>guerilla</w:t>
      </w:r>
      <w:r w:rsidR="00665477" w:rsidRPr="00EE0B97">
        <w:rPr>
          <w:rFonts w:asciiTheme="minorHAnsi" w:hAnsiTheme="minorHAnsi"/>
        </w:rPr>
        <w:t xml:space="preserve"> warfare.</w:t>
      </w:r>
    </w:p>
    <w:p w:rsidR="004904FD" w:rsidRPr="00EE0B97" w:rsidRDefault="00665477" w:rsidP="00FF01EC">
      <w:pPr>
        <w:pStyle w:val="H3"/>
        <w:rPr>
          <w:rFonts w:asciiTheme="minorHAnsi" w:hAnsiTheme="minorHAnsi"/>
        </w:rPr>
      </w:pPr>
      <w:bookmarkStart w:id="421" w:name="_Toc146732915"/>
      <w:bookmarkStart w:id="422" w:name="_Toc383697610"/>
      <w:r w:rsidRPr="00EE0B97">
        <w:rPr>
          <w:rFonts w:asciiTheme="minorHAnsi" w:hAnsiTheme="minorHAnsi"/>
        </w:rPr>
        <w:lastRenderedPageBreak/>
        <w:t>War</w:t>
      </w:r>
      <w:bookmarkEnd w:id="421"/>
      <w:bookmarkEnd w:id="422"/>
    </w:p>
    <w:p w:rsidR="00FE44AF" w:rsidRPr="00EE0B97" w:rsidRDefault="00EF601D" w:rsidP="00EF601D">
      <w:pPr>
        <w:pStyle w:val="Quote1"/>
        <w:rPr>
          <w:rFonts w:asciiTheme="minorHAnsi" w:hAnsiTheme="minorHAnsi"/>
        </w:rPr>
      </w:pPr>
      <w:r w:rsidRPr="00EE0B97">
        <w:rPr>
          <w:rFonts w:asciiTheme="minorHAnsi" w:hAnsiTheme="minorHAnsi"/>
        </w:rPr>
        <w:t xml:space="preserve">If you have to use force to resolve a dispute, </w:t>
      </w:r>
      <w:r w:rsidRPr="00EE0B97">
        <w:rPr>
          <w:rFonts w:asciiTheme="minorHAnsi" w:hAnsiTheme="minorHAnsi"/>
        </w:rPr>
        <w:br/>
        <w:t>then you’re doing something wrong.</w:t>
      </w:r>
    </w:p>
    <w:p w:rsidR="00EF601D" w:rsidRPr="00EE0B97" w:rsidRDefault="00EF601D" w:rsidP="00EF601D">
      <w:pPr>
        <w:pStyle w:val="Quote1"/>
        <w:rPr>
          <w:rFonts w:asciiTheme="minorHAnsi" w:hAnsiTheme="minorHAnsi"/>
        </w:rPr>
      </w:pPr>
      <w:r w:rsidRPr="00EE0B97">
        <w:rPr>
          <w:rFonts w:asciiTheme="minorHAnsi" w:hAnsiTheme="minorHAnsi"/>
        </w:rPr>
        <w:t>-- Dr. Slip Cam --</w:t>
      </w:r>
    </w:p>
    <w:p w:rsidR="00EF601D" w:rsidRPr="00EE0B97" w:rsidRDefault="00EF601D" w:rsidP="00EF601D">
      <w:pPr>
        <w:pStyle w:val="Quote1"/>
        <w:rPr>
          <w:rFonts w:asciiTheme="minorHAnsi" w:hAnsiTheme="minorHAnsi"/>
        </w:rPr>
      </w:pPr>
    </w:p>
    <w:p w:rsidR="004904FD" w:rsidRPr="00EE0B97" w:rsidRDefault="00B67BD4">
      <w:pPr>
        <w:rPr>
          <w:rFonts w:asciiTheme="minorHAnsi" w:hAnsiTheme="minorHAnsi"/>
        </w:rPr>
      </w:pPr>
      <w:r w:rsidRPr="00EE0B97">
        <w:rPr>
          <w:rFonts w:asciiTheme="minorHAnsi" w:hAnsiTheme="minorHAnsi"/>
        </w:rPr>
        <w:t>Countries create m</w:t>
      </w:r>
      <w:r w:rsidR="00665477" w:rsidRPr="00EE0B97">
        <w:rPr>
          <w:rFonts w:asciiTheme="minorHAnsi" w:hAnsiTheme="minorHAnsi"/>
        </w:rPr>
        <w:t xml:space="preserve">ilitaries to protect </w:t>
      </w:r>
      <w:r w:rsidRPr="00EE0B97">
        <w:rPr>
          <w:rFonts w:asciiTheme="minorHAnsi" w:hAnsiTheme="minorHAnsi"/>
        </w:rPr>
        <w:t>themselves</w:t>
      </w:r>
      <w:r w:rsidR="00665477" w:rsidRPr="00EE0B97">
        <w:rPr>
          <w:rFonts w:asciiTheme="minorHAnsi" w:hAnsiTheme="minorHAnsi"/>
        </w:rPr>
        <w:t xml:space="preserve"> from attack. That’s the role of the UCOE military. But this raises several questions.</w:t>
      </w:r>
    </w:p>
    <w:p w:rsidR="004904FD" w:rsidRPr="00EE0B97" w:rsidRDefault="004904FD">
      <w:pPr>
        <w:rPr>
          <w:rFonts w:asciiTheme="minorHAnsi" w:hAnsiTheme="minorHAnsi"/>
        </w:rPr>
      </w:pPr>
    </w:p>
    <w:p w:rsidR="004904FD" w:rsidRPr="00EE0B97" w:rsidRDefault="00B67BD4">
      <w:pPr>
        <w:rPr>
          <w:rFonts w:asciiTheme="minorHAnsi" w:hAnsiTheme="minorHAnsi"/>
        </w:rPr>
      </w:pPr>
      <w:r w:rsidRPr="00EE0B97">
        <w:rPr>
          <w:rFonts w:asciiTheme="minorHAnsi" w:hAnsiTheme="minorHAnsi"/>
        </w:rPr>
        <w:t>First</w:t>
      </w:r>
      <w:r w:rsidR="00665477" w:rsidRPr="00EE0B97">
        <w:rPr>
          <w:rFonts w:asciiTheme="minorHAnsi" w:hAnsiTheme="minorHAnsi"/>
        </w:rPr>
        <w:t>: How far should you take a war? When should hostilities cease?</w:t>
      </w:r>
    </w:p>
    <w:p w:rsidR="004904FD" w:rsidRPr="00EE0B97" w:rsidRDefault="004904FD">
      <w:pPr>
        <w:rPr>
          <w:rFonts w:asciiTheme="minorHAnsi" w:hAnsiTheme="minorHAnsi"/>
        </w:rPr>
      </w:pPr>
    </w:p>
    <w:p w:rsidR="004904FD" w:rsidRPr="00EE0B97" w:rsidRDefault="00B67BD4">
      <w:pPr>
        <w:rPr>
          <w:rFonts w:asciiTheme="minorHAnsi" w:hAnsiTheme="minorHAnsi"/>
        </w:rPr>
      </w:pPr>
      <w:r w:rsidRPr="00EE0B97">
        <w:rPr>
          <w:rFonts w:asciiTheme="minorHAnsi" w:hAnsiTheme="minorHAnsi"/>
        </w:rPr>
        <w:t>Second</w:t>
      </w:r>
      <w:r w:rsidR="00665477" w:rsidRPr="00EE0B97">
        <w:rPr>
          <w:rFonts w:asciiTheme="minorHAnsi" w:hAnsiTheme="minorHAnsi"/>
        </w:rPr>
        <w:t xml:space="preserve">: What should you do after the war has </w:t>
      </w:r>
      <w:r w:rsidR="00381260" w:rsidRPr="00EE0B97">
        <w:rPr>
          <w:rFonts w:asciiTheme="minorHAnsi" w:hAnsiTheme="minorHAnsi"/>
        </w:rPr>
        <w:t>ended</w:t>
      </w:r>
      <w:r w:rsidR="00665477" w:rsidRPr="00EE0B97">
        <w:rPr>
          <w:rFonts w:asciiTheme="minorHAnsi" w:hAnsiTheme="minorHAnsi"/>
        </w:rPr>
        <w:t>?</w:t>
      </w:r>
    </w:p>
    <w:p w:rsidR="004904FD" w:rsidRPr="00EE0B97" w:rsidRDefault="004904FD">
      <w:pPr>
        <w:rPr>
          <w:rFonts w:asciiTheme="minorHAnsi" w:hAnsiTheme="minorHAnsi"/>
        </w:rPr>
      </w:pPr>
    </w:p>
    <w:p w:rsidR="004904FD" w:rsidRPr="00EE0B97" w:rsidRDefault="00B67BD4">
      <w:pPr>
        <w:rPr>
          <w:rFonts w:asciiTheme="minorHAnsi" w:hAnsiTheme="minorHAnsi"/>
        </w:rPr>
      </w:pPr>
      <w:r w:rsidRPr="00EE0B97">
        <w:rPr>
          <w:rFonts w:asciiTheme="minorHAnsi" w:hAnsiTheme="minorHAnsi"/>
        </w:rPr>
        <w:t>Third</w:t>
      </w:r>
      <w:r w:rsidR="00665477" w:rsidRPr="00EE0B97">
        <w:rPr>
          <w:rFonts w:asciiTheme="minorHAnsi" w:hAnsiTheme="minorHAnsi"/>
        </w:rPr>
        <w:t>: If a country can attack once, it can and may attack again. What’s to prevent future hostilities?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Directive 1 mentioned above answer</w:t>
      </w:r>
      <w:r w:rsidR="00B67BD4" w:rsidRPr="00EE0B97">
        <w:rPr>
          <w:rFonts w:asciiTheme="minorHAnsi" w:hAnsiTheme="minorHAnsi"/>
        </w:rPr>
        <w:t>s</w:t>
      </w:r>
      <w:r w:rsidRPr="00EE0B97">
        <w:rPr>
          <w:rFonts w:asciiTheme="minorHAnsi" w:hAnsiTheme="minorHAnsi"/>
        </w:rPr>
        <w:t xml:space="preserve"> these questions.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This controversial law </w:t>
      </w:r>
      <w:r w:rsidR="00B67BD4" w:rsidRPr="00EE0B97">
        <w:rPr>
          <w:rFonts w:asciiTheme="minorHAnsi" w:hAnsiTheme="minorHAnsi"/>
        </w:rPr>
        <w:t>permanently deals with</w:t>
      </w:r>
      <w:r w:rsidRPr="00EE0B97">
        <w:rPr>
          <w:rFonts w:asciiTheme="minorHAnsi" w:hAnsiTheme="minorHAnsi"/>
        </w:rPr>
        <w:t xml:space="preserve"> all military threats. </w:t>
      </w:r>
      <w:r w:rsidR="00B67BD4" w:rsidRPr="00EE0B97">
        <w:rPr>
          <w:rFonts w:asciiTheme="minorHAnsi" w:hAnsiTheme="minorHAnsi"/>
        </w:rPr>
        <w:t>No country can wage war without a military</w:t>
      </w:r>
      <w:r w:rsidRPr="00EE0B97">
        <w:rPr>
          <w:rFonts w:asciiTheme="minorHAnsi" w:hAnsiTheme="minorHAnsi"/>
        </w:rPr>
        <w:t>. If you don’t want your country to become a member of the UCOE, don’t attack any member countries.</w:t>
      </w:r>
    </w:p>
    <w:p w:rsidR="004904FD" w:rsidRPr="00EE0B97" w:rsidRDefault="004904FD">
      <w:pPr>
        <w:widowControl w:val="0"/>
        <w:rPr>
          <w:rFonts w:asciiTheme="minorHAnsi" w:hAnsiTheme="minorHAnsi"/>
        </w:rPr>
      </w:pPr>
    </w:p>
    <w:p w:rsidR="00146778" w:rsidRPr="00EE0B97" w:rsidRDefault="00665477" w:rsidP="00BD25EF">
      <w:pPr>
        <w:widowControl w:val="0"/>
        <w:rPr>
          <w:rFonts w:asciiTheme="minorHAnsi" w:hAnsiTheme="minorHAnsi"/>
        </w:rPr>
      </w:pPr>
      <w:r w:rsidRPr="00EE0B97">
        <w:rPr>
          <w:rFonts w:asciiTheme="minorHAnsi" w:hAnsiTheme="minorHAnsi"/>
        </w:rPr>
        <w:t>Note that militant groups with no government affiliations and that do</w:t>
      </w:r>
      <w:r w:rsidR="00381260" w:rsidRPr="00EE0B97">
        <w:rPr>
          <w:rFonts w:asciiTheme="minorHAnsi" w:hAnsiTheme="minorHAnsi"/>
        </w:rPr>
        <w:t>n’</w:t>
      </w:r>
      <w:r w:rsidRPr="00EE0B97">
        <w:rPr>
          <w:rFonts w:asciiTheme="minorHAnsi" w:hAnsiTheme="minorHAnsi"/>
        </w:rPr>
        <w:t xml:space="preserve">t pose a threat to other countries are allowed to exist. This is because these militant groups were created to deal with problems within the country, and as such are </w:t>
      </w:r>
      <w:r w:rsidR="00381260" w:rsidRPr="00EE0B97">
        <w:rPr>
          <w:rFonts w:asciiTheme="minorHAnsi" w:hAnsiTheme="minorHAnsi"/>
        </w:rPr>
        <w:t xml:space="preserve">considered </w:t>
      </w:r>
      <w:r w:rsidRPr="00EE0B97">
        <w:rPr>
          <w:rFonts w:asciiTheme="minorHAnsi" w:hAnsiTheme="minorHAnsi"/>
        </w:rPr>
        <w:t>the internal affair of the country.</w:t>
      </w:r>
    </w:p>
    <w:p w:rsidR="00666077" w:rsidRPr="00EE0B97" w:rsidRDefault="00666077" w:rsidP="00BD25EF">
      <w:pPr>
        <w:widowControl w:val="0"/>
        <w:rPr>
          <w:rFonts w:asciiTheme="minorHAnsi" w:hAnsiTheme="minorHAnsi"/>
        </w:rPr>
      </w:pPr>
    </w:p>
    <w:p w:rsidR="00666077" w:rsidRPr="00EE0B97" w:rsidRDefault="00666077" w:rsidP="00BD25EF">
      <w:pPr>
        <w:widowControl w:val="0"/>
        <w:rPr>
          <w:rFonts w:asciiTheme="minorHAnsi" w:hAnsiTheme="minorHAnsi"/>
        </w:rPr>
      </w:pPr>
      <w:r w:rsidRPr="00EE0B97">
        <w:rPr>
          <w:rFonts w:asciiTheme="minorHAnsi" w:hAnsiTheme="minorHAnsi"/>
        </w:rPr>
        <w:t>Humanitarian and diplomatic help is always available to countries to help them deal with militant groups within their country. However</w:t>
      </w:r>
      <w:r w:rsidR="00B67BD4" w:rsidRPr="00EE0B97">
        <w:rPr>
          <w:rFonts w:asciiTheme="minorHAnsi" w:hAnsiTheme="minorHAnsi"/>
        </w:rPr>
        <w:t>,</w:t>
      </w:r>
      <w:r w:rsidRPr="00EE0B97">
        <w:rPr>
          <w:rFonts w:asciiTheme="minorHAnsi" w:hAnsiTheme="minorHAnsi"/>
        </w:rPr>
        <w:t xml:space="preserve"> military help is never an option. The only exception is if the militants are intestinally harming civilians for political purposes</w:t>
      </w:r>
      <w:r w:rsidR="00294312" w:rsidRPr="00EE0B97">
        <w:rPr>
          <w:rFonts w:asciiTheme="minorHAnsi" w:hAnsiTheme="minorHAnsi"/>
        </w:rPr>
        <w:t xml:space="preserve"> (Terrorism)</w:t>
      </w:r>
      <w:r w:rsidRPr="00EE0B97">
        <w:rPr>
          <w:rFonts w:asciiTheme="minorHAnsi" w:hAnsiTheme="minorHAnsi"/>
        </w:rPr>
        <w:t>.</w:t>
      </w:r>
    </w:p>
    <w:p w:rsidR="004904FD" w:rsidRPr="00EE0B97" w:rsidRDefault="00665477" w:rsidP="00FF01EC">
      <w:pPr>
        <w:pStyle w:val="H3"/>
        <w:rPr>
          <w:rFonts w:asciiTheme="minorHAnsi" w:hAnsiTheme="minorHAnsi"/>
        </w:rPr>
      </w:pPr>
      <w:bookmarkStart w:id="423" w:name="_Toc146732916"/>
      <w:bookmarkStart w:id="424" w:name="_Toc383697611"/>
      <w:r w:rsidRPr="00EE0B97">
        <w:rPr>
          <w:rFonts w:asciiTheme="minorHAnsi" w:hAnsiTheme="minorHAnsi"/>
        </w:rPr>
        <w:t>National Emergencies</w:t>
      </w:r>
      <w:bookmarkEnd w:id="423"/>
      <w:bookmarkEnd w:id="424"/>
    </w:p>
    <w:p w:rsidR="004904FD" w:rsidRPr="00EE0B97" w:rsidRDefault="00665477" w:rsidP="00CA0004">
      <w:pPr>
        <w:pStyle w:val="quote2"/>
        <w:jc w:val="center"/>
        <w:rPr>
          <w:rFonts w:asciiTheme="minorHAnsi" w:hAnsiTheme="minorHAnsi"/>
        </w:rPr>
      </w:pPr>
      <w:r w:rsidRPr="00EE0B97">
        <w:rPr>
          <w:rFonts w:asciiTheme="minorHAnsi" w:hAnsiTheme="minorHAnsi"/>
        </w:rPr>
        <w:t>“Ah, you don't believe we're on the eve of destruction.”</w:t>
      </w:r>
      <w:r w:rsidRPr="00EE0B97">
        <w:rPr>
          <w:rStyle w:val="FootnoteReference"/>
          <w:rFonts w:asciiTheme="minorHAnsi" w:hAnsiTheme="minorHAnsi"/>
        </w:rPr>
        <w:footnoteReference w:id="95"/>
      </w:r>
    </w:p>
    <w:p w:rsidR="004904FD" w:rsidRPr="00EE0B97" w:rsidRDefault="00665477">
      <w:pPr>
        <w:rPr>
          <w:rFonts w:asciiTheme="minorHAnsi" w:hAnsiTheme="minorHAnsi"/>
        </w:rPr>
      </w:pPr>
      <w:r w:rsidRPr="00EE0B97">
        <w:rPr>
          <w:rFonts w:asciiTheme="minorHAnsi" w:hAnsiTheme="minorHAnsi"/>
        </w:rPr>
        <w:t>No matter where you live, no matter how peaceful everything seems</w:t>
      </w:r>
      <w:r w:rsidRPr="00EE0B97">
        <w:rPr>
          <w:rFonts w:asciiTheme="minorHAnsi" w:hAnsiTheme="minorHAnsi"/>
          <w:noProof/>
        </w:rPr>
        <w:t>,</w:t>
      </w:r>
      <w:r w:rsidRPr="00EE0B97">
        <w:rPr>
          <w:rFonts w:asciiTheme="minorHAnsi" w:hAnsiTheme="minorHAnsi"/>
        </w:rPr>
        <w:t xml:space="preserve"> there is always the possibility that a national disaster could strike. That</w:t>
      </w:r>
      <w:r w:rsidR="00672DAA" w:rsidRPr="00EE0B97">
        <w:rPr>
          <w:rFonts w:asciiTheme="minorHAnsi" w:hAnsiTheme="minorHAnsi"/>
        </w:rPr>
        <w:t>’</w:t>
      </w:r>
      <w:r w:rsidRPr="00EE0B97">
        <w:rPr>
          <w:rFonts w:asciiTheme="minorHAnsi" w:hAnsiTheme="minorHAnsi"/>
        </w:rPr>
        <w:t>s where the UCOE and the military come in.</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D02:</w:t>
      </w:r>
      <w:r w:rsidR="00007111" w:rsidRPr="00EE0B97">
        <w:rPr>
          <w:b/>
        </w:rPr>
        <w:tab/>
      </w:r>
      <w:r w:rsidRPr="00EE0B97">
        <w:t xml:space="preserve">The secondary function of the military is to help </w:t>
      </w:r>
      <w:r w:rsidR="00BE79E0" w:rsidRPr="00EE0B97">
        <w:t xml:space="preserve">Member Countries deal with disasters </w:t>
      </w:r>
      <w:r w:rsidRPr="00EE0B97">
        <w:t>when asked to by the affected Member Countries</w:t>
      </w:r>
      <w:r w:rsidR="0090136F" w:rsidRPr="00EE0B97">
        <w:t xml:space="preserve"> and when approved by the UCOE council</w:t>
      </w:r>
      <w:r w:rsidRPr="00EE0B97">
        <w:t>.</w:t>
      </w:r>
      <w:r w:rsidR="00666077" w:rsidRPr="00EE0B97">
        <w:br/>
        <w:t>In this capacity</w:t>
      </w:r>
      <w:r w:rsidR="007C2608" w:rsidRPr="00EE0B97">
        <w:t>,</w:t>
      </w:r>
      <w:r w:rsidR="00666077" w:rsidRPr="00EE0B97">
        <w:t xml:space="preserve"> the military may:</w:t>
      </w:r>
      <w:r w:rsidR="00666077" w:rsidRPr="00EE0B97">
        <w:br/>
        <w:t xml:space="preserve">1) Help with civil engineering projects. </w:t>
      </w:r>
      <w:r w:rsidR="00666077" w:rsidRPr="00EE0B97">
        <w:br/>
        <w:t>2) Supply resources to communities that need it.</w:t>
      </w:r>
      <w:r w:rsidR="00666077" w:rsidRPr="00EE0B97">
        <w:br/>
        <w:t xml:space="preserve">3) Help local authorities </w:t>
      </w:r>
      <w:r w:rsidR="00DB62A3" w:rsidRPr="00EE0B97">
        <w:t>suppress violence within the member country</w:t>
      </w:r>
      <w:r w:rsidR="00666077" w:rsidRPr="00EE0B97">
        <w:t xml:space="preserve"> and prevent the country from disintegrating.</w:t>
      </w:r>
    </w:p>
    <w:p w:rsidR="004904FD" w:rsidRPr="00EE0B97" w:rsidRDefault="00665477" w:rsidP="00FF01EC">
      <w:pPr>
        <w:pStyle w:val="H3"/>
        <w:rPr>
          <w:rFonts w:asciiTheme="minorHAnsi" w:hAnsiTheme="minorHAnsi"/>
        </w:rPr>
      </w:pPr>
      <w:bookmarkStart w:id="425" w:name="Martial_Law"/>
      <w:bookmarkStart w:id="426" w:name="_Toc146732917"/>
      <w:bookmarkStart w:id="427" w:name="_Toc383697612"/>
      <w:r w:rsidRPr="00EE0B97">
        <w:rPr>
          <w:rFonts w:asciiTheme="minorHAnsi" w:hAnsiTheme="minorHAnsi"/>
        </w:rPr>
        <w:t>Martial Law</w:t>
      </w:r>
      <w:bookmarkEnd w:id="425"/>
      <w:bookmarkEnd w:id="426"/>
      <w:bookmarkEnd w:id="427"/>
    </w:p>
    <w:p w:rsidR="00FE44AF" w:rsidRPr="00EE0B97" w:rsidRDefault="00FE44A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There will no doubt be a time when </w:t>
      </w:r>
      <w:r w:rsidR="00B82E12" w:rsidRPr="00EE0B97">
        <w:rPr>
          <w:rFonts w:asciiTheme="minorHAnsi" w:hAnsiTheme="minorHAnsi"/>
        </w:rPr>
        <w:t xml:space="preserve">an emergency calls for </w:t>
      </w:r>
      <w:r w:rsidRPr="00EE0B97">
        <w:rPr>
          <w:rFonts w:asciiTheme="minorHAnsi" w:hAnsiTheme="minorHAnsi"/>
        </w:rPr>
        <w:t>martial law</w:t>
      </w:r>
      <w:r w:rsidR="00294312" w:rsidRPr="00EE0B97">
        <w:rPr>
          <w:rFonts w:asciiTheme="minorHAnsi" w:hAnsiTheme="minorHAnsi"/>
        </w:rPr>
        <w:t xml:space="preserve">. </w:t>
      </w:r>
      <w:r w:rsidR="00B82E12" w:rsidRPr="00EE0B97">
        <w:rPr>
          <w:rFonts w:asciiTheme="minorHAnsi" w:hAnsiTheme="minorHAnsi"/>
        </w:rPr>
        <w:t xml:space="preserve">The next laws exist to </w:t>
      </w:r>
      <w:r w:rsidRPr="00EE0B97">
        <w:rPr>
          <w:rFonts w:asciiTheme="minorHAnsi" w:hAnsiTheme="minorHAnsi"/>
        </w:rPr>
        <w:t xml:space="preserve">ensure that </w:t>
      </w:r>
      <w:r w:rsidR="007C2608" w:rsidRPr="00EE0B97">
        <w:rPr>
          <w:rFonts w:asciiTheme="minorHAnsi" w:hAnsiTheme="minorHAnsi"/>
        </w:rPr>
        <w:t xml:space="preserve">the military uses </w:t>
      </w:r>
      <w:r w:rsidRPr="00EE0B97">
        <w:rPr>
          <w:rFonts w:asciiTheme="minorHAnsi" w:hAnsiTheme="minorHAnsi"/>
        </w:rPr>
        <w:t>martial law as a last resort.</w:t>
      </w:r>
    </w:p>
    <w:p w:rsidR="004904FD" w:rsidRPr="00EE0B97" w:rsidRDefault="004904FD">
      <w:pPr>
        <w:rPr>
          <w:rFonts w:asciiTheme="minorHAnsi" w:hAnsiTheme="minorHAnsi"/>
        </w:rPr>
      </w:pPr>
    </w:p>
    <w:p w:rsidR="004904FD" w:rsidRPr="00EE0B97" w:rsidRDefault="00665477" w:rsidP="00CA0004">
      <w:pPr>
        <w:pStyle w:val="Laws"/>
      </w:pPr>
      <w:r w:rsidRPr="00EE0B97">
        <w:t>Law UM01:</w:t>
      </w:r>
      <w:r w:rsidR="00007111" w:rsidRPr="00EE0B97">
        <w:tab/>
      </w:r>
      <w:r w:rsidRPr="00EE0B97">
        <w:t>A state of emergency must not be allowed to last more than one standard year</w:t>
      </w:r>
      <w:r w:rsidR="00DB62A3" w:rsidRPr="00EE0B97">
        <w:t xml:space="preserve"> in a given area</w:t>
      </w:r>
      <w:r w:rsidRPr="00EE0B97">
        <w:t xml:space="preserve">. If it does, the person requesting the state of emergency must </w:t>
      </w:r>
      <w:r w:rsidR="002C38BC" w:rsidRPr="00EE0B97">
        <w:t>be executed.</w:t>
      </w:r>
      <w:r w:rsidRPr="00EE0B97">
        <w:br/>
        <w:t>At this point, a second person will be placed in the office of the executed person. The new person will have the choice of either continuing the sta</w:t>
      </w:r>
      <w:r w:rsidR="002C38BC" w:rsidRPr="00EE0B97">
        <w:t>te of emergency or stopping it.</w:t>
      </w:r>
      <w:r w:rsidRPr="00EE0B97">
        <w:br/>
        <w:t xml:space="preserve">If the choice is to continue, the state of emergency will extend </w:t>
      </w:r>
      <w:r w:rsidR="008B782C" w:rsidRPr="00EE0B97">
        <w:t>for</w:t>
      </w:r>
      <w:r w:rsidRPr="00EE0B97">
        <w:t xml:space="preserve"> another year.</w:t>
      </w:r>
    </w:p>
    <w:p w:rsidR="004904FD" w:rsidRPr="00EE0B97" w:rsidRDefault="004904FD">
      <w:pPr>
        <w:ind w:left="720" w:hanging="72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This may sound brutal but it is necessary. </w:t>
      </w:r>
      <w:r w:rsidR="00B67BD4" w:rsidRPr="00EE0B97">
        <w:rPr>
          <w:rFonts w:asciiTheme="minorHAnsi" w:hAnsiTheme="minorHAnsi"/>
        </w:rPr>
        <w:t>We can compare m</w:t>
      </w:r>
      <w:r w:rsidRPr="00EE0B97">
        <w:rPr>
          <w:rFonts w:asciiTheme="minorHAnsi" w:hAnsiTheme="minorHAnsi"/>
        </w:rPr>
        <w:t xml:space="preserve">artial law to a tourniquet. It can stop a patient from bleeding to death, but will lead to gangrene if tied too long. Martial law will cause </w:t>
      </w:r>
      <w:r w:rsidR="0090136F" w:rsidRPr="00EE0B97">
        <w:rPr>
          <w:rFonts w:asciiTheme="minorHAnsi" w:hAnsiTheme="minorHAnsi"/>
        </w:rPr>
        <w:t>serious</w:t>
      </w:r>
      <w:r w:rsidRPr="00EE0B97">
        <w:rPr>
          <w:rFonts w:asciiTheme="minorHAnsi" w:hAnsiTheme="minorHAnsi"/>
        </w:rPr>
        <w:t xml:space="preserve"> damage to a society if maintained too long.</w:t>
      </w:r>
    </w:p>
    <w:p w:rsidR="004904FD" w:rsidRPr="00EE0B97" w:rsidRDefault="004904FD">
      <w:pPr>
        <w:ind w:left="720" w:hanging="720"/>
        <w:rPr>
          <w:rFonts w:asciiTheme="minorHAnsi" w:hAnsiTheme="minorHAnsi"/>
        </w:rPr>
      </w:pPr>
    </w:p>
    <w:p w:rsidR="004904FD" w:rsidRPr="00EE0B97" w:rsidRDefault="00665477" w:rsidP="00CA0004">
      <w:pPr>
        <w:pStyle w:val="Laws"/>
      </w:pPr>
      <w:r w:rsidRPr="00CA0004">
        <w:rPr>
          <w:b/>
        </w:rPr>
        <w:t>Law UM02:</w:t>
      </w:r>
      <w:r w:rsidR="00007111" w:rsidRPr="00EE0B97">
        <w:tab/>
      </w:r>
      <w:r w:rsidRPr="00EE0B97">
        <w:t>The person, who fills the office that has the power to declare martial law, must do so freely.</w:t>
      </w:r>
    </w:p>
    <w:p w:rsidR="004904FD" w:rsidRPr="00EE0B97" w:rsidRDefault="004904FD">
      <w:pPr>
        <w:ind w:left="720" w:hanging="720"/>
        <w:rPr>
          <w:rFonts w:asciiTheme="minorHAnsi" w:hAnsiTheme="minorHAnsi"/>
        </w:rPr>
      </w:pPr>
    </w:p>
    <w:p w:rsidR="004904FD" w:rsidRPr="00CA0004" w:rsidRDefault="00665477" w:rsidP="00CA0004">
      <w:pPr>
        <w:pStyle w:val="Laws"/>
      </w:pPr>
      <w:r w:rsidRPr="00CA0004">
        <w:rPr>
          <w:b/>
        </w:rPr>
        <w:t>Law UM03:</w:t>
      </w:r>
      <w:r w:rsidR="00007111" w:rsidRPr="00EE0B97">
        <w:tab/>
      </w:r>
      <w:r w:rsidRPr="00CA0004">
        <w:t xml:space="preserve">A new state of emergency cannot be declared less than one standard year after a previous state of emergency was declared within a specified </w:t>
      </w:r>
      <w:r w:rsidR="00DB62A3" w:rsidRPr="00CA0004">
        <w:t>area</w:t>
      </w:r>
      <w:r w:rsidRPr="00CA0004">
        <w:t>.</w:t>
      </w:r>
    </w:p>
    <w:p w:rsidR="004904FD" w:rsidRPr="00EE0B97" w:rsidRDefault="00665477" w:rsidP="00FF01EC">
      <w:pPr>
        <w:pStyle w:val="H3"/>
        <w:rPr>
          <w:rFonts w:asciiTheme="minorHAnsi" w:hAnsiTheme="minorHAnsi"/>
        </w:rPr>
      </w:pPr>
      <w:bookmarkStart w:id="428" w:name="_Toc146732918"/>
      <w:bookmarkStart w:id="429" w:name="_Toc383697613"/>
      <w:r w:rsidRPr="00EE0B97">
        <w:rPr>
          <w:rFonts w:asciiTheme="minorHAnsi" w:hAnsiTheme="minorHAnsi"/>
        </w:rPr>
        <w:lastRenderedPageBreak/>
        <w:t>Military limits</w:t>
      </w:r>
      <w:bookmarkEnd w:id="428"/>
      <w:bookmarkEnd w:id="429"/>
    </w:p>
    <w:p w:rsidR="00FE44AF" w:rsidRPr="00EE0B97" w:rsidRDefault="00FE44A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Now the big question </w:t>
      </w:r>
      <w:r w:rsidR="0090136F" w:rsidRPr="00EE0B97">
        <w:rPr>
          <w:rFonts w:asciiTheme="minorHAnsi" w:hAnsiTheme="minorHAnsi"/>
        </w:rPr>
        <w:t>is</w:t>
      </w:r>
      <w:r w:rsidRPr="00EE0B97">
        <w:rPr>
          <w:rFonts w:asciiTheme="minorHAnsi" w:hAnsiTheme="minorHAnsi"/>
        </w:rPr>
        <w:t xml:space="preserve"> what’s to stop the UCOE military from causing trouble and taking over the world? The answer is these directives:</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w:t>
      </w:r>
      <w:r w:rsidR="00DB62A3" w:rsidRPr="00EE0B97">
        <w:rPr>
          <w:b/>
        </w:rPr>
        <w:t>3</w:t>
      </w:r>
      <w:r w:rsidRPr="00EE0B97">
        <w:rPr>
          <w:b/>
        </w:rPr>
        <w:t>:</w:t>
      </w:r>
      <w:r w:rsidR="00007111" w:rsidRPr="00EE0B97">
        <w:rPr>
          <w:b/>
        </w:rPr>
        <w:tab/>
      </w:r>
      <w:r w:rsidRPr="00EE0B97">
        <w:t>It is forbidden for the military to interfere with the internal affairs of a culture or society, unless deemed necessary to comply with Directives D01</w:t>
      </w:r>
      <w:r w:rsidR="00DB62A3" w:rsidRPr="00EE0B97">
        <w:t xml:space="preserve"> and</w:t>
      </w:r>
      <w:r w:rsidRPr="00EE0B97">
        <w:t xml:space="preserve"> D02.</w:t>
      </w:r>
    </w:p>
    <w:p w:rsidR="004904FD" w:rsidRPr="00EE0B97" w:rsidRDefault="004904FD">
      <w:pPr>
        <w:pStyle w:val="Header"/>
        <w:tabs>
          <w:tab w:val="clear" w:pos="4320"/>
          <w:tab w:val="clear" w:pos="8640"/>
        </w:tabs>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This directive allows non-member countries to self-rule without fear of retaliation or pre-emptive strikes. This includes developing </w:t>
      </w:r>
      <w:r w:rsidR="00B67BD4" w:rsidRPr="00EE0B97">
        <w:rPr>
          <w:rFonts w:asciiTheme="minorHAnsi" w:hAnsiTheme="minorHAnsi"/>
        </w:rPr>
        <w:t>nuclear, biological,</w:t>
      </w:r>
      <w:r w:rsidRPr="00EE0B97">
        <w:rPr>
          <w:rFonts w:asciiTheme="minorHAnsi" w:hAnsiTheme="minorHAnsi"/>
        </w:rPr>
        <w:t xml:space="preserve"> or any other kind of weapon. The directive simplifies the control of the military. When do you decide when military action is necessary? It only becomes necessary when a member country comes under attack, in which case retaliation is automatic.</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w:t>
      </w:r>
      <w:r w:rsidR="00CD724B" w:rsidRPr="00EE0B97">
        <w:rPr>
          <w:b/>
        </w:rPr>
        <w:t>4</w:t>
      </w:r>
      <w:r w:rsidRPr="00EE0B97">
        <w:rPr>
          <w:b/>
        </w:rPr>
        <w:t>:</w:t>
      </w:r>
      <w:r w:rsidR="00007111" w:rsidRPr="00EE0B97">
        <w:rPr>
          <w:b/>
        </w:rPr>
        <w:tab/>
      </w:r>
      <w:r w:rsidRPr="00EE0B97">
        <w:t xml:space="preserve">It is forbidden for the military to harm any intelligent life form, unless this is necessary in order to comply with Directives D01 </w:t>
      </w:r>
      <w:r w:rsidR="00CD724B" w:rsidRPr="00EE0B97">
        <w:t xml:space="preserve">and </w:t>
      </w:r>
      <w:r w:rsidRPr="00EE0B97">
        <w:t>D02.</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w:t>
      </w:r>
      <w:r w:rsidR="00CD724B" w:rsidRPr="00EE0B97">
        <w:rPr>
          <w:b/>
        </w:rPr>
        <w:t>5</w:t>
      </w:r>
      <w:r w:rsidRPr="00EE0B97">
        <w:rPr>
          <w:b/>
        </w:rPr>
        <w:t>:</w:t>
      </w:r>
      <w:r w:rsidR="00007111" w:rsidRPr="00EE0B97">
        <w:rPr>
          <w:b/>
        </w:rPr>
        <w:tab/>
      </w:r>
      <w:r w:rsidRPr="00EE0B97">
        <w:t>The military may not be used for political purposes for any reason whatsoever, no matter how great the perceived benefit.</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w:t>
      </w:r>
      <w:r w:rsidR="00CD724B" w:rsidRPr="00EE0B97">
        <w:rPr>
          <w:b/>
        </w:rPr>
        <w:t>6</w:t>
      </w:r>
      <w:r w:rsidRPr="00EE0B97">
        <w:rPr>
          <w:b/>
        </w:rPr>
        <w:t>:</w:t>
      </w:r>
      <w:r w:rsidR="00007111" w:rsidRPr="00EE0B97">
        <w:rPr>
          <w:b/>
        </w:rPr>
        <w:tab/>
      </w:r>
      <w:r w:rsidRPr="00EE0B97">
        <w:t>The military may only act within the jurisdiction of the UCOE.</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w:t>
      </w:r>
      <w:r w:rsidR="00CD724B" w:rsidRPr="00EE0B97">
        <w:rPr>
          <w:b/>
        </w:rPr>
        <w:t>7</w:t>
      </w:r>
      <w:r w:rsidRPr="00EE0B97">
        <w:rPr>
          <w:b/>
        </w:rPr>
        <w:t>:</w:t>
      </w:r>
      <w:r w:rsidR="00007111" w:rsidRPr="00EE0B97">
        <w:rPr>
          <w:b/>
        </w:rPr>
        <w:tab/>
      </w:r>
      <w:r w:rsidRPr="00EE0B97">
        <w:t>It is forbidden for the military to help non-member countries for any reason</w:t>
      </w:r>
      <w:r w:rsidR="00CE4BFD" w:rsidRPr="00EE0B97">
        <w:t xml:space="preserve"> </w:t>
      </w:r>
      <w:r w:rsidRPr="00EE0B97">
        <w:t>whatsoever.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Directive D0</w:t>
      </w:r>
      <w:r w:rsidR="00CD724B" w:rsidRPr="00EE0B97">
        <w:rPr>
          <w:rFonts w:asciiTheme="minorHAnsi" w:hAnsiTheme="minorHAnsi"/>
        </w:rPr>
        <w:t>7</w:t>
      </w:r>
      <w:r w:rsidRPr="00EE0B97">
        <w:rPr>
          <w:rFonts w:asciiTheme="minorHAnsi" w:hAnsiTheme="minorHAnsi"/>
        </w:rPr>
        <w:t xml:space="preserve"> prevents the military from helping non-member countries, even for humanitarian reasons. This may not seem fair but it was set up for two reasons. The first is to limit the powers of the military. The second is to give non-member countries incentive to join. Help becomes automatically available once a country joins the UCOE.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light of the above directives, it’s clear that the UCOE’s military poses no threat to any country. The military only has the power to defend member countries. It is incapable of launching an unprovoked attack on any country </w:t>
      </w:r>
      <w:r w:rsidRPr="00EE0B97">
        <w:rPr>
          <w:rFonts w:asciiTheme="minorHAnsi" w:hAnsiTheme="minorHAnsi"/>
        </w:rPr>
        <w:lastRenderedPageBreak/>
        <w:t>for any reason whatsoever. The military poses a threat only to attacking countries.</w:t>
      </w:r>
    </w:p>
    <w:p w:rsidR="004904FD" w:rsidRPr="00EE0B97" w:rsidRDefault="004904FD">
      <w:pPr>
        <w:rPr>
          <w:rFonts w:asciiTheme="minorHAnsi" w:hAnsiTheme="minorHAnsi"/>
        </w:rPr>
      </w:pPr>
    </w:p>
    <w:p w:rsidR="004904FD" w:rsidRPr="00EE0B97" w:rsidRDefault="00B67BD4" w:rsidP="00B67BD4">
      <w:pPr>
        <w:rPr>
          <w:rFonts w:asciiTheme="minorHAnsi" w:hAnsiTheme="minorHAnsi"/>
        </w:rPr>
      </w:pPr>
      <w:r w:rsidRPr="00EE0B97">
        <w:rPr>
          <w:rFonts w:asciiTheme="minorHAnsi" w:hAnsiTheme="minorHAnsi"/>
        </w:rPr>
        <w:t>The Cold War would never have taken place if these restrictions bound the militaries of either the US or the former USSR.</w:t>
      </w:r>
    </w:p>
    <w:p w:rsidR="004904FD" w:rsidRPr="00EE0B97" w:rsidRDefault="00665477" w:rsidP="00FF01EC">
      <w:pPr>
        <w:pStyle w:val="H3"/>
        <w:rPr>
          <w:rFonts w:asciiTheme="minorHAnsi" w:hAnsiTheme="minorHAnsi"/>
        </w:rPr>
      </w:pPr>
      <w:bookmarkStart w:id="430" w:name="_Toc146732919"/>
      <w:bookmarkStart w:id="431" w:name="_Toc383697614"/>
      <w:r w:rsidRPr="00EE0B97">
        <w:rPr>
          <w:rFonts w:asciiTheme="minorHAnsi" w:hAnsiTheme="minorHAnsi"/>
        </w:rPr>
        <w:t xml:space="preserve">Guarding </w:t>
      </w:r>
      <w:r w:rsidR="00FF1C21" w:rsidRPr="00EE0B97">
        <w:rPr>
          <w:rFonts w:asciiTheme="minorHAnsi" w:hAnsiTheme="minorHAnsi"/>
        </w:rPr>
        <w:t>the</w:t>
      </w:r>
      <w:r w:rsidRPr="00EE0B97">
        <w:rPr>
          <w:rFonts w:asciiTheme="minorHAnsi" w:hAnsiTheme="minorHAnsi"/>
        </w:rPr>
        <w:t xml:space="preserve"> Guards</w:t>
      </w:r>
      <w:bookmarkEnd w:id="430"/>
      <w:bookmarkEnd w:id="431"/>
    </w:p>
    <w:p w:rsidR="00FE44AF" w:rsidRPr="00EE0B97" w:rsidRDefault="00FE44A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Beyond all this</w:t>
      </w:r>
      <w:r w:rsidR="00B67BD4" w:rsidRPr="00EE0B97">
        <w:rPr>
          <w:rFonts w:asciiTheme="minorHAnsi" w:hAnsiTheme="minorHAnsi"/>
        </w:rPr>
        <w:t>,</w:t>
      </w:r>
      <w:r w:rsidRPr="00EE0B97">
        <w:rPr>
          <w:rFonts w:asciiTheme="minorHAnsi" w:hAnsiTheme="minorHAnsi"/>
        </w:rPr>
        <w:t xml:space="preserve"> there sits a watchdog organization (Military Watch) designed to make sure the military is accountable to the UCOE for all its actions, as well as its spending habits. Any soldier may report a problem to the Military Watch withou</w:t>
      </w:r>
      <w:r w:rsidR="00B67BD4" w:rsidRPr="00EE0B97">
        <w:rPr>
          <w:rFonts w:asciiTheme="minorHAnsi" w:hAnsiTheme="minorHAnsi"/>
        </w:rPr>
        <w:t>t fear of disciplinary actions.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order to perform their jobs, top-level members of Military Watch have full security clearance.</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This next directive control</w:t>
      </w:r>
      <w:r w:rsidR="00B67BD4" w:rsidRPr="00EE0B97">
        <w:rPr>
          <w:rFonts w:asciiTheme="minorHAnsi" w:hAnsiTheme="minorHAnsi"/>
        </w:rPr>
        <w:t>s</w:t>
      </w:r>
      <w:r w:rsidRPr="00EE0B97">
        <w:rPr>
          <w:rFonts w:asciiTheme="minorHAnsi" w:hAnsiTheme="minorHAnsi"/>
        </w:rPr>
        <w:t xml:space="preserve"> the military from within:</w:t>
      </w:r>
    </w:p>
    <w:p w:rsidR="004904FD" w:rsidRPr="00EE0B97" w:rsidRDefault="004904FD">
      <w:pPr>
        <w:rPr>
          <w:rFonts w:asciiTheme="minorHAnsi" w:hAnsiTheme="minorHAnsi"/>
        </w:rPr>
      </w:pPr>
    </w:p>
    <w:p w:rsidR="004904FD" w:rsidRPr="00EE0B97" w:rsidRDefault="00665477" w:rsidP="00007111">
      <w:pPr>
        <w:pStyle w:val="Directives"/>
        <w:rPr>
          <w:b/>
        </w:rPr>
      </w:pPr>
      <w:r w:rsidRPr="00EE0B97">
        <w:rPr>
          <w:b/>
        </w:rPr>
        <w:t>Directive D0</w:t>
      </w:r>
      <w:r w:rsidR="00CD724B" w:rsidRPr="00EE0B97">
        <w:rPr>
          <w:b/>
        </w:rPr>
        <w:t>8</w:t>
      </w:r>
      <w:r w:rsidRPr="00EE0B97">
        <w:rPr>
          <w:b/>
        </w:rPr>
        <w:t>:</w:t>
      </w:r>
      <w:r w:rsidR="00007111" w:rsidRPr="00EE0B97">
        <w:rPr>
          <w:b/>
        </w:rPr>
        <w:tab/>
      </w:r>
      <w:r w:rsidRPr="00EE0B97">
        <w:t xml:space="preserve">All military personal must obey their superior officers, unless the order is illegal. In this case the soldier shall refuse to follow the order and must report the incident to the appropriate authorities. </w:t>
      </w:r>
      <w:r w:rsidR="00D13E91" w:rsidRPr="00EE0B97">
        <w:t>Obeying an illegal order is a court-martial-able offence</w:t>
      </w:r>
      <w:r w:rsidR="00CE4BFD" w:rsidRPr="00EE0B97">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When the US went to war against Iraq to ‘liberate it’</w:t>
      </w:r>
      <w:r w:rsidR="00B014ED" w:rsidRPr="00EE0B97">
        <w:rPr>
          <w:rFonts w:asciiTheme="minorHAnsi" w:hAnsiTheme="minorHAnsi"/>
        </w:rPr>
        <w:t xml:space="preserve"> from Saddam Hussein</w:t>
      </w:r>
      <w:r w:rsidRPr="00EE0B97">
        <w:rPr>
          <w:rFonts w:asciiTheme="minorHAnsi" w:hAnsiTheme="minorHAnsi"/>
        </w:rPr>
        <w:t xml:space="preserve">, some American soldiers were accused of ill-treating prisoners in violation of the Geneva Convention. The soldiers claimed they were only following orders. Directive </w:t>
      </w:r>
      <w:r w:rsidR="00CD724B" w:rsidRPr="00EE0B97">
        <w:rPr>
          <w:rFonts w:asciiTheme="minorHAnsi" w:hAnsiTheme="minorHAnsi"/>
        </w:rPr>
        <w:t>8</w:t>
      </w:r>
      <w:r w:rsidRPr="00EE0B97">
        <w:rPr>
          <w:rFonts w:asciiTheme="minorHAnsi" w:hAnsiTheme="minorHAnsi"/>
        </w:rPr>
        <w:t xml:space="preserve"> clearly states what the soldiers should have done.</w:t>
      </w:r>
    </w:p>
    <w:p w:rsidR="00CD724B" w:rsidRPr="00EE0B97" w:rsidRDefault="00CD724B">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This next directive permits no excuses for failure to obey the directives described by the Geneva Convention.</w:t>
      </w:r>
    </w:p>
    <w:p w:rsidR="004904FD" w:rsidRPr="00EE0B97" w:rsidRDefault="004904FD">
      <w:pPr>
        <w:rPr>
          <w:rFonts w:asciiTheme="minorHAnsi" w:hAnsiTheme="minorHAnsi"/>
        </w:rPr>
      </w:pPr>
    </w:p>
    <w:p w:rsidR="00512E91" w:rsidRPr="00EE0B97" w:rsidRDefault="00512E91" w:rsidP="00007111">
      <w:pPr>
        <w:pStyle w:val="Directives"/>
      </w:pPr>
      <w:r w:rsidRPr="00EE0B97">
        <w:rPr>
          <w:b/>
        </w:rPr>
        <w:t>Directive D0</w:t>
      </w:r>
      <w:r w:rsidR="00CD724B" w:rsidRPr="00EE0B97">
        <w:rPr>
          <w:b/>
        </w:rPr>
        <w:t>9</w:t>
      </w:r>
      <w:r w:rsidRPr="00EE0B97">
        <w:rPr>
          <w:b/>
        </w:rPr>
        <w:t>:</w:t>
      </w:r>
      <w:r w:rsidR="00007111" w:rsidRPr="00EE0B97">
        <w:rPr>
          <w:b/>
        </w:rPr>
        <w:tab/>
      </w:r>
      <w:r w:rsidRPr="00EE0B97">
        <w:t>A person must understand and agree with all the military laws and directives before being allowed to become an active member of the military.</w:t>
      </w:r>
    </w:p>
    <w:p w:rsidR="00512E91" w:rsidRPr="00EE0B97" w:rsidRDefault="00512E91">
      <w:pPr>
        <w:rPr>
          <w:rFonts w:asciiTheme="minorHAnsi" w:hAnsiTheme="minorHAnsi"/>
        </w:rPr>
      </w:pPr>
    </w:p>
    <w:p w:rsidR="00760470" w:rsidRPr="00EE0B97" w:rsidRDefault="00760470">
      <w:pPr>
        <w:rPr>
          <w:rFonts w:asciiTheme="minorHAnsi" w:hAnsiTheme="minorHAnsi"/>
        </w:rPr>
      </w:pPr>
      <w:r w:rsidRPr="00EE0B97">
        <w:rPr>
          <w:rFonts w:asciiTheme="minorHAnsi" w:hAnsiTheme="minorHAnsi"/>
        </w:rPr>
        <w:t>All military personal get special training to ensure compliance with the above directive.</w:t>
      </w:r>
    </w:p>
    <w:p w:rsidR="004904FD" w:rsidRPr="00EE0B97" w:rsidRDefault="00665477" w:rsidP="00FF01EC">
      <w:pPr>
        <w:pStyle w:val="H3"/>
        <w:rPr>
          <w:rFonts w:asciiTheme="minorHAnsi" w:hAnsiTheme="minorHAnsi"/>
        </w:rPr>
      </w:pPr>
      <w:bookmarkStart w:id="432" w:name="_Toc146732920"/>
      <w:bookmarkStart w:id="433" w:name="_Toc383697615"/>
      <w:r w:rsidRPr="00EE0B97">
        <w:rPr>
          <w:rFonts w:asciiTheme="minorHAnsi" w:hAnsiTheme="minorHAnsi"/>
        </w:rPr>
        <w:lastRenderedPageBreak/>
        <w:t>Objecting to Immoral Wars</w:t>
      </w:r>
      <w:bookmarkEnd w:id="432"/>
      <w:bookmarkEnd w:id="433"/>
    </w:p>
    <w:p w:rsidR="00FE44AF" w:rsidRPr="00EE0B97" w:rsidRDefault="00FE44A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July 2006, a US soldier </w:t>
      </w:r>
      <w:r w:rsidR="00760470" w:rsidRPr="00EE0B97">
        <w:rPr>
          <w:rFonts w:asciiTheme="minorHAnsi" w:hAnsiTheme="minorHAnsi"/>
        </w:rPr>
        <w:t>refused to deploy</w:t>
      </w:r>
      <w:r w:rsidRPr="00EE0B97">
        <w:rPr>
          <w:rFonts w:asciiTheme="minorHAnsi" w:hAnsiTheme="minorHAnsi"/>
        </w:rPr>
        <w:t xml:space="preserve"> to Iraq because he believed the Iraq was unjustified. What he didn’t realize was that when he signed up, he gave up his right to decide whether or not a war is justified.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It is the duty of a soldier to fight and kill the enemy regardless of the reasons for fighting.</w:t>
      </w:r>
    </w:p>
    <w:p w:rsidR="004904FD" w:rsidRPr="00EE0B97" w:rsidRDefault="004904FD">
      <w:pPr>
        <w:rPr>
          <w:rFonts w:asciiTheme="minorHAnsi" w:hAnsiTheme="minorHAnsi"/>
        </w:rPr>
      </w:pPr>
    </w:p>
    <w:p w:rsidR="004904FD" w:rsidRPr="00EE0B97" w:rsidRDefault="00B014ED">
      <w:pPr>
        <w:rPr>
          <w:rFonts w:asciiTheme="minorHAnsi" w:hAnsiTheme="minorHAnsi"/>
        </w:rPr>
      </w:pPr>
      <w:r w:rsidRPr="00EE0B97">
        <w:rPr>
          <w:rFonts w:asciiTheme="minorHAnsi" w:hAnsiTheme="minorHAnsi"/>
        </w:rPr>
        <w:t xml:space="preserve">It would be a different story </w:t>
      </w:r>
      <w:r w:rsidR="00665477" w:rsidRPr="00EE0B97">
        <w:rPr>
          <w:rFonts w:asciiTheme="minorHAnsi" w:hAnsiTheme="minorHAnsi"/>
        </w:rPr>
        <w:t xml:space="preserve">if </w:t>
      </w:r>
      <w:r w:rsidRPr="00EE0B97">
        <w:rPr>
          <w:rFonts w:asciiTheme="minorHAnsi" w:hAnsiTheme="minorHAnsi"/>
        </w:rPr>
        <w:t xml:space="preserve">the military were attacking and killing </w:t>
      </w:r>
      <w:r w:rsidR="00665477" w:rsidRPr="00EE0B97">
        <w:rPr>
          <w:rFonts w:asciiTheme="minorHAnsi" w:hAnsiTheme="minorHAnsi"/>
        </w:rPr>
        <w:t xml:space="preserve">unarmed </w:t>
      </w:r>
      <w:r w:rsidRPr="00EE0B97">
        <w:rPr>
          <w:rFonts w:asciiTheme="minorHAnsi" w:hAnsiTheme="minorHAnsi"/>
        </w:rPr>
        <w:t>civilians</w:t>
      </w:r>
      <w:r w:rsidR="00665477" w:rsidRPr="00EE0B97">
        <w:rPr>
          <w:rFonts w:asciiTheme="minorHAnsi" w:hAnsiTheme="minorHAnsi"/>
        </w:rPr>
        <w:t>. It is of course illegal to harm civilians except in self-defense.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Directive 1 removes the issue of morality from the picture. It’s never wrong to defend a country from attack.</w:t>
      </w:r>
    </w:p>
    <w:p w:rsidR="004904FD" w:rsidRPr="00EE0B97" w:rsidRDefault="00665477" w:rsidP="00FF01EC">
      <w:pPr>
        <w:pStyle w:val="H3"/>
        <w:rPr>
          <w:rFonts w:asciiTheme="minorHAnsi" w:hAnsiTheme="minorHAnsi"/>
        </w:rPr>
      </w:pPr>
      <w:bookmarkStart w:id="434" w:name="_Toc146732921"/>
      <w:bookmarkStart w:id="435" w:name="_Toc383697616"/>
      <w:r w:rsidRPr="00EE0B97">
        <w:rPr>
          <w:rFonts w:asciiTheme="minorHAnsi" w:hAnsiTheme="minorHAnsi"/>
        </w:rPr>
        <w:t>Military Secrets</w:t>
      </w:r>
      <w:bookmarkEnd w:id="434"/>
      <w:bookmarkEnd w:id="435"/>
    </w:p>
    <w:p w:rsidR="00FE44AF" w:rsidRPr="00EE0B97" w:rsidRDefault="00FE44AF">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Everyone keeps secrets and the reasons for keeping these secrets are many. The reasons range from political to social to military to economic</w:t>
      </w:r>
      <w:r w:rsidR="00E71C13" w:rsidRPr="00EE0B97">
        <w:rPr>
          <w:rFonts w:asciiTheme="minorHAnsi" w:hAnsiTheme="minorHAnsi"/>
        </w:rPr>
        <w:t xml:space="preserve"> to personal</w:t>
      </w:r>
      <w:r w:rsidRPr="00EE0B97">
        <w:rPr>
          <w:rFonts w:asciiTheme="minorHAnsi" w:hAnsiTheme="minorHAnsi"/>
        </w:rPr>
        <w:t>. However</w:t>
      </w:r>
      <w:r w:rsidR="00E71C13" w:rsidRPr="00EE0B97">
        <w:rPr>
          <w:rFonts w:asciiTheme="minorHAnsi" w:hAnsiTheme="minorHAnsi"/>
        </w:rPr>
        <w:t>,</w:t>
      </w:r>
      <w:r w:rsidRPr="00EE0B97">
        <w:rPr>
          <w:rFonts w:asciiTheme="minorHAnsi" w:hAnsiTheme="minorHAnsi"/>
        </w:rPr>
        <w:t xml:space="preserve"> no matter what the secret is, there will eventually come a time when the reason for keeping the secret disappears. The problem is that when something becomes classified, it remains classified even when the reason for it remaining secret disappears.</w:t>
      </w:r>
    </w:p>
    <w:p w:rsidR="004904FD" w:rsidRPr="00EE0B97" w:rsidRDefault="004904FD">
      <w:pPr>
        <w:rPr>
          <w:rFonts w:asciiTheme="minorHAnsi" w:hAnsiTheme="minorHAnsi"/>
        </w:rPr>
      </w:pPr>
    </w:p>
    <w:p w:rsidR="004904FD" w:rsidRPr="00CA0004" w:rsidRDefault="00665477" w:rsidP="00CA0004">
      <w:pPr>
        <w:pStyle w:val="Laws"/>
      </w:pPr>
      <w:r w:rsidRPr="00EE0B97">
        <w:t>Law UM04:</w:t>
      </w:r>
      <w:r w:rsidR="00007111" w:rsidRPr="00EE0B97">
        <w:tab/>
      </w:r>
      <w:r w:rsidRPr="00CA0004">
        <w:t>All documents controlled by the UCOE or the UCOE military must be declassified after 50 years. If a party believes a document should remain classified, that party must justify keeping that document classified.</w:t>
      </w:r>
      <w:r w:rsidRPr="00CA0004">
        <w:br/>
        <w:t>A 50-year extension can be requested for the continued classification of a document. This extension must be justified in terms of public security. No more extensions may be made after this.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A similar secrecy law exists within the constitution of Aipotu.</w:t>
      </w:r>
    </w:p>
    <w:p w:rsidR="00964AFA" w:rsidRPr="00EE0B97" w:rsidRDefault="00964AFA">
      <w:pPr>
        <w:rPr>
          <w:rFonts w:asciiTheme="minorHAnsi" w:hAnsiTheme="minorHAnsi"/>
        </w:rPr>
        <w:sectPr w:rsidR="00964AFA" w:rsidRPr="00EE0B97" w:rsidSect="00493BD2">
          <w:headerReference w:type="default" r:id="rId146"/>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FF01EC">
      <w:pPr>
        <w:pStyle w:val="H2"/>
        <w:rPr>
          <w:rFonts w:asciiTheme="minorHAnsi" w:hAnsiTheme="minorHAnsi"/>
        </w:rPr>
      </w:pPr>
      <w:bookmarkStart w:id="436" w:name="Terrorism"/>
      <w:bookmarkStart w:id="437" w:name="_Toc146731535"/>
      <w:bookmarkStart w:id="438" w:name="_Toc146732922"/>
      <w:bookmarkStart w:id="439" w:name="_Toc149468268"/>
      <w:bookmarkStart w:id="440" w:name="_Toc149925640"/>
      <w:bookmarkStart w:id="441" w:name="_Toc290215064"/>
      <w:bookmarkStart w:id="442" w:name="_Toc383697617"/>
      <w:r w:rsidRPr="00EE0B97">
        <w:rPr>
          <w:rFonts w:asciiTheme="minorHAnsi" w:hAnsiTheme="minorHAnsi"/>
        </w:rPr>
        <w:lastRenderedPageBreak/>
        <w:t>Terrorism</w:t>
      </w:r>
      <w:bookmarkEnd w:id="436"/>
      <w:bookmarkEnd w:id="437"/>
      <w:bookmarkEnd w:id="438"/>
      <w:bookmarkEnd w:id="439"/>
      <w:bookmarkEnd w:id="440"/>
      <w:bookmarkEnd w:id="441"/>
      <w:bookmarkEnd w:id="442"/>
    </w:p>
    <w:p w:rsidR="004904FD" w:rsidRPr="00EE0B97" w:rsidRDefault="00665477">
      <w:pPr>
        <w:pStyle w:val="Quote1"/>
        <w:rPr>
          <w:rFonts w:asciiTheme="minorHAnsi" w:hAnsiTheme="minorHAnsi"/>
          <w:szCs w:val="24"/>
        </w:rPr>
      </w:pPr>
      <w:r w:rsidRPr="00EE0B97">
        <w:rPr>
          <w:rFonts w:asciiTheme="minorHAnsi" w:hAnsiTheme="minorHAnsi"/>
          <w:szCs w:val="24"/>
        </w:rPr>
        <w:t>Victory against terrorism will not take place in a single battle,</w:t>
      </w:r>
      <w:r w:rsidRPr="00EE0B97">
        <w:rPr>
          <w:rFonts w:asciiTheme="minorHAnsi" w:hAnsiTheme="minorHAnsi"/>
          <w:szCs w:val="24"/>
        </w:rPr>
        <w:br/>
        <w:t>but in a series of decisive actions against terrorist organizations and those who harbor and support them.</w:t>
      </w:r>
      <w:r w:rsidRPr="00EE0B97">
        <w:rPr>
          <w:rFonts w:asciiTheme="minorHAnsi" w:hAnsiTheme="minorHAnsi"/>
          <w:szCs w:val="24"/>
        </w:rPr>
        <w:br/>
        <w:t>-- George W. Bush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noProof w:val="0"/>
          <w:szCs w:val="24"/>
        </w:rPr>
      </w:pPr>
      <w:r w:rsidRPr="00EE0B97">
        <w:rPr>
          <w:rFonts w:asciiTheme="minorHAnsi" w:hAnsiTheme="minorHAnsi"/>
          <w:noProof w:val="0"/>
          <w:szCs w:val="24"/>
        </w:rPr>
        <w:t>Want to promote stable democracy in struggling nations?</w:t>
      </w:r>
      <w:r w:rsidRPr="00EE0B97">
        <w:rPr>
          <w:rFonts w:asciiTheme="minorHAnsi" w:hAnsiTheme="minorHAnsi"/>
          <w:noProof w:val="0"/>
          <w:szCs w:val="24"/>
        </w:rPr>
        <w:br/>
        <w:t>Send timely packages of food, seeds and medicine</w:t>
      </w:r>
      <w:r w:rsidRPr="00EE0B97">
        <w:rPr>
          <w:rFonts w:asciiTheme="minorHAnsi" w:hAnsiTheme="minorHAnsi"/>
          <w:noProof w:val="0"/>
          <w:szCs w:val="24"/>
        </w:rPr>
        <w:br/>
        <w:t>-- Jeffrey D. Sachs</w:t>
      </w:r>
      <w:r w:rsidRPr="00EE0B97">
        <w:rPr>
          <w:rStyle w:val="FootnoteReference"/>
          <w:rFonts w:asciiTheme="minorHAnsi" w:hAnsiTheme="minorHAnsi"/>
          <w:noProof w:val="0"/>
          <w:szCs w:val="24"/>
        </w:rPr>
        <w:footnoteReference w:id="96"/>
      </w:r>
      <w:r w:rsidRPr="00EE0B97">
        <w:rPr>
          <w:rFonts w:asciiTheme="minorHAnsi" w:hAnsiTheme="minorHAnsi"/>
          <w:noProof w:val="0"/>
          <w:szCs w:val="24"/>
        </w:rPr>
        <w:t xml:space="preserve"> --</w:t>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Don’t Panic</w:t>
      </w:r>
      <w:r w:rsidRPr="00EE0B97">
        <w:rPr>
          <w:rFonts w:asciiTheme="minorHAnsi" w:hAnsiTheme="minorHAnsi"/>
          <w:szCs w:val="24"/>
        </w:rPr>
        <w:br/>
        <w:t>-- Douglas Adams</w:t>
      </w:r>
      <w:r w:rsidRPr="00EE0B97">
        <w:rPr>
          <w:rStyle w:val="FootnoteReference"/>
          <w:rFonts w:asciiTheme="minorHAnsi" w:hAnsiTheme="minorHAnsi"/>
          <w:szCs w:val="24"/>
        </w:rPr>
        <w:footnoteReference w:id="97"/>
      </w:r>
      <w:r w:rsidRPr="00EE0B97">
        <w:rPr>
          <w:rFonts w:asciiTheme="minorHAnsi" w:hAnsiTheme="minorHAnsi"/>
          <w:szCs w:val="24"/>
        </w:rPr>
        <w:t xml:space="preserve"> --</w:t>
      </w:r>
    </w:p>
    <w:p w:rsidR="004904FD" w:rsidRPr="00EE0B97" w:rsidRDefault="004904FD">
      <w:pPr>
        <w:widowControl w:val="0"/>
        <w:rPr>
          <w:rFonts w:asciiTheme="minorHAnsi" w:hAnsiTheme="minorHAnsi"/>
        </w:rPr>
      </w:pPr>
    </w:p>
    <w:p w:rsidR="004904FD" w:rsidRPr="00EE0B97" w:rsidRDefault="00760470">
      <w:pPr>
        <w:widowControl w:val="0"/>
        <w:rPr>
          <w:rFonts w:asciiTheme="minorHAnsi" w:hAnsiTheme="minorHAnsi"/>
        </w:rPr>
      </w:pPr>
      <w:r w:rsidRPr="00EE0B97">
        <w:rPr>
          <w:rFonts w:asciiTheme="minorHAnsi" w:hAnsiTheme="minorHAnsi"/>
        </w:rPr>
        <w:t>It’s not possible to fight t</w:t>
      </w:r>
      <w:r w:rsidR="00665477" w:rsidRPr="00EE0B97">
        <w:rPr>
          <w:rFonts w:asciiTheme="minorHAnsi" w:hAnsiTheme="minorHAnsi"/>
        </w:rPr>
        <w:t xml:space="preserve">errorism </w:t>
      </w:r>
      <w:r w:rsidRPr="00EE0B97">
        <w:rPr>
          <w:rFonts w:asciiTheme="minorHAnsi" w:hAnsiTheme="minorHAnsi"/>
        </w:rPr>
        <w:t>using guns and bombs; it must be fought i</w:t>
      </w:r>
      <w:r w:rsidR="00665477" w:rsidRPr="00EE0B97">
        <w:rPr>
          <w:rFonts w:asciiTheme="minorHAnsi" w:hAnsiTheme="minorHAnsi"/>
        </w:rPr>
        <w:t>deologically.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So what’s terrorism? According to the constitution of the United Countries </w:t>
      </w:r>
      <w:r w:rsidR="00FF1C21" w:rsidRPr="00EE0B97">
        <w:rPr>
          <w:rFonts w:asciiTheme="minorHAnsi" w:hAnsiTheme="minorHAnsi"/>
        </w:rPr>
        <w:t>of</w:t>
      </w:r>
      <w:r w:rsidRPr="00EE0B97">
        <w:rPr>
          <w:rFonts w:asciiTheme="minorHAnsi" w:hAnsiTheme="minorHAnsi"/>
        </w:rPr>
        <w:t xml:space="preserve"> Earth, “terrorism is the intentional attack of civilians for political, social or religious reasons.” </w:t>
      </w:r>
      <w:r w:rsidR="00760470" w:rsidRPr="00EE0B97">
        <w:rPr>
          <w:rFonts w:asciiTheme="minorHAnsi" w:hAnsiTheme="minorHAnsi"/>
        </w:rPr>
        <w:t xml:space="preserve">We must </w:t>
      </w:r>
      <w:r w:rsidRPr="00EE0B97">
        <w:rPr>
          <w:rFonts w:asciiTheme="minorHAnsi" w:hAnsiTheme="minorHAnsi"/>
        </w:rPr>
        <w:t xml:space="preserve">distinguish </w:t>
      </w:r>
      <w:r w:rsidR="00760470" w:rsidRPr="00EE0B97">
        <w:rPr>
          <w:rFonts w:asciiTheme="minorHAnsi" w:hAnsiTheme="minorHAnsi"/>
        </w:rPr>
        <w:t xml:space="preserve">this </w:t>
      </w:r>
      <w:r w:rsidRPr="00EE0B97">
        <w:rPr>
          <w:rFonts w:asciiTheme="minorHAnsi" w:hAnsiTheme="minorHAnsi"/>
        </w:rPr>
        <w:t xml:space="preserve">from </w:t>
      </w:r>
      <w:r w:rsidR="00C07B75" w:rsidRPr="00EE0B97">
        <w:rPr>
          <w:rFonts w:asciiTheme="minorHAnsi" w:hAnsiTheme="minorHAnsi"/>
        </w:rPr>
        <w:t>guerilla</w:t>
      </w:r>
      <w:r w:rsidRPr="00EE0B97">
        <w:rPr>
          <w:rFonts w:asciiTheme="minorHAnsi" w:hAnsiTheme="minorHAnsi"/>
        </w:rPr>
        <w:t xml:space="preserve"> warfare, where the object of the attack is the military or the government. Members of the military, the police and political leaders are fair game for military action. Civil servants, fire fighters and other emergency aid workers </w:t>
      </w:r>
      <w:r w:rsidR="00C411DF" w:rsidRPr="00EE0B97">
        <w:rPr>
          <w:rFonts w:asciiTheme="minorHAnsi" w:hAnsiTheme="minorHAnsi"/>
        </w:rPr>
        <w:t xml:space="preserve">are not targets of military action since they </w:t>
      </w:r>
      <w:r w:rsidRPr="00EE0B97">
        <w:rPr>
          <w:rFonts w:asciiTheme="minorHAnsi" w:hAnsiTheme="minorHAnsi"/>
        </w:rPr>
        <w:t>are civilians.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Terrorism is a direct attack against civilization itself. </w:t>
      </w:r>
      <w:r w:rsidR="00C07B75" w:rsidRPr="00EE0B97">
        <w:rPr>
          <w:rFonts w:asciiTheme="minorHAnsi" w:hAnsiTheme="minorHAnsi"/>
        </w:rPr>
        <w:t>Therefore</w:t>
      </w:r>
      <w:r w:rsidRPr="00EE0B97">
        <w:rPr>
          <w:rFonts w:asciiTheme="minorHAnsi" w:hAnsiTheme="minorHAnsi"/>
        </w:rPr>
        <w:t>, terrorism is harshly punished.</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Because terrorists pose such a </w:t>
      </w:r>
      <w:r w:rsidR="00C07B75" w:rsidRPr="00EE0B97">
        <w:rPr>
          <w:rFonts w:asciiTheme="minorHAnsi" w:hAnsiTheme="minorHAnsi"/>
        </w:rPr>
        <w:t>great</w:t>
      </w:r>
      <w:r w:rsidRPr="00EE0B97">
        <w:rPr>
          <w:rFonts w:asciiTheme="minorHAnsi" w:hAnsiTheme="minorHAnsi"/>
        </w:rPr>
        <w:t xml:space="preserve"> threat to civilization, they’ve no rights under the law.</w:t>
      </w:r>
    </w:p>
    <w:p w:rsidR="004904FD" w:rsidRPr="00EE0B97" w:rsidRDefault="00665477" w:rsidP="00FF01EC">
      <w:pPr>
        <w:pStyle w:val="H3"/>
        <w:rPr>
          <w:rFonts w:asciiTheme="minorHAnsi" w:hAnsiTheme="minorHAnsi"/>
        </w:rPr>
      </w:pPr>
      <w:bookmarkStart w:id="443" w:name="_Toc146732923"/>
      <w:bookmarkStart w:id="444" w:name="_Toc383697618"/>
      <w:r w:rsidRPr="00EE0B97">
        <w:rPr>
          <w:rFonts w:asciiTheme="minorHAnsi" w:hAnsiTheme="minorHAnsi"/>
        </w:rPr>
        <w:t>Interrogation</w:t>
      </w:r>
      <w:bookmarkEnd w:id="443"/>
      <w:bookmarkEnd w:id="444"/>
    </w:p>
    <w:p w:rsidR="004904FD" w:rsidRPr="00EE0B97" w:rsidRDefault="00FE4705">
      <w:pPr>
        <w:widowControl w:val="0"/>
        <w:rPr>
          <w:rFonts w:asciiTheme="minorHAnsi" w:hAnsiTheme="minorHAnsi"/>
        </w:rPr>
      </w:pPr>
      <w:r w:rsidRPr="00FE4705">
        <w:rPr>
          <w:rFonts w:asciiTheme="minorHAnsi" w:hAnsiTheme="minorHAnsi"/>
          <w:noProof/>
          <w:sz w:val="20"/>
        </w:rPr>
        <w:pict>
          <v:line id="_x0000_s1039" style="position:absolute;left:0;text-align:left;flip:y;z-index:251664896" from="129.1pt,-88.2pt" to="171.1pt,-82.2pt" strokeweight="1pt">
            <w10:anchorlock/>
          </v:line>
        </w:pict>
      </w:r>
      <w:r w:rsidR="00665477" w:rsidRPr="00EE0B97">
        <w:rPr>
          <w:rFonts w:asciiTheme="minorHAnsi" w:hAnsiTheme="minorHAnsi"/>
        </w:rPr>
        <w:t>As long as terrorist organizations exist, there will be a need for intelligence. The quickest way of getting this information is by torturing questioning prisoners.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lastRenderedPageBreak/>
        <w:t>The problem is some countries get a little over-zealous when fighting terrorism. They punish anyone suspected of being a terrorist.</w:t>
      </w:r>
    </w:p>
    <w:p w:rsidR="004904FD" w:rsidRPr="00EE0B97" w:rsidRDefault="004904FD">
      <w:pPr>
        <w:widowControl w:val="0"/>
        <w:rPr>
          <w:rFonts w:asciiTheme="minorHAnsi" w:hAnsiTheme="minorHAnsi"/>
        </w:rPr>
      </w:pPr>
    </w:p>
    <w:p w:rsidR="004904FD" w:rsidRPr="00EE0B97" w:rsidRDefault="00C411DF">
      <w:pPr>
        <w:pStyle w:val="Header"/>
        <w:widowControl w:val="0"/>
        <w:tabs>
          <w:tab w:val="clear" w:pos="4320"/>
          <w:tab w:val="clear" w:pos="8640"/>
        </w:tabs>
        <w:rPr>
          <w:rFonts w:asciiTheme="minorHAnsi" w:hAnsiTheme="minorHAnsi"/>
        </w:rPr>
      </w:pPr>
      <w:r w:rsidRPr="00EE0B97">
        <w:rPr>
          <w:rFonts w:asciiTheme="minorHAnsi" w:hAnsiTheme="minorHAnsi"/>
        </w:rPr>
        <w:t>This law exists t</w:t>
      </w:r>
      <w:r w:rsidR="00665477" w:rsidRPr="00EE0B97">
        <w:rPr>
          <w:rFonts w:asciiTheme="minorHAnsi" w:hAnsiTheme="minorHAnsi"/>
        </w:rPr>
        <w:t xml:space="preserve">o ensure </w:t>
      </w:r>
      <w:r w:rsidRPr="00EE0B97">
        <w:rPr>
          <w:rFonts w:asciiTheme="minorHAnsi" w:hAnsiTheme="minorHAnsi"/>
        </w:rPr>
        <w:t xml:space="preserve">the safety of </w:t>
      </w:r>
      <w:r w:rsidR="00665477" w:rsidRPr="00EE0B97">
        <w:rPr>
          <w:rFonts w:asciiTheme="minorHAnsi" w:hAnsiTheme="minorHAnsi"/>
        </w:rPr>
        <w:t>innocents:</w:t>
      </w:r>
    </w:p>
    <w:p w:rsidR="004904FD" w:rsidRPr="00EE0B97" w:rsidRDefault="004904FD">
      <w:pPr>
        <w:widowControl w:val="0"/>
        <w:rPr>
          <w:rFonts w:asciiTheme="minorHAnsi" w:hAnsiTheme="minorHAnsi"/>
        </w:rPr>
      </w:pPr>
    </w:p>
    <w:p w:rsidR="004904FD" w:rsidRPr="00CA0004" w:rsidRDefault="00665477" w:rsidP="00CA0004">
      <w:pPr>
        <w:pStyle w:val="Laws"/>
      </w:pPr>
      <w:r w:rsidRPr="00EE0B97">
        <w:t>Law UT01:</w:t>
      </w:r>
      <w:r w:rsidR="00007111" w:rsidRPr="00EE0B97">
        <w:tab/>
      </w:r>
      <w:r w:rsidRPr="00CA0004">
        <w:t>Prisoners must be convicted of terrorism in a civil court of law before they can be treated as terrorists. They must receive a fair trial.</w:t>
      </w:r>
    </w:p>
    <w:p w:rsidR="004904FD" w:rsidRPr="00EE0B97" w:rsidRDefault="004904FD">
      <w:pPr>
        <w:widowControl w:val="0"/>
        <w:rPr>
          <w:rFonts w:asciiTheme="minorHAnsi" w:hAnsiTheme="minorHAnsi"/>
        </w:rPr>
      </w:pPr>
    </w:p>
    <w:p w:rsidR="00E71C13" w:rsidRPr="00EE0B97" w:rsidRDefault="00665477">
      <w:pPr>
        <w:widowControl w:val="0"/>
        <w:rPr>
          <w:rFonts w:asciiTheme="minorHAnsi" w:hAnsiTheme="minorHAnsi"/>
        </w:rPr>
      </w:pPr>
      <w:r w:rsidRPr="00EE0B97">
        <w:rPr>
          <w:rFonts w:asciiTheme="minorHAnsi" w:hAnsiTheme="minorHAnsi"/>
        </w:rPr>
        <w:t xml:space="preserve">Once </w:t>
      </w:r>
      <w:r w:rsidR="00C411DF" w:rsidRPr="00EE0B97">
        <w:rPr>
          <w:rFonts w:asciiTheme="minorHAnsi" w:hAnsiTheme="minorHAnsi"/>
        </w:rPr>
        <w:t xml:space="preserve">the courts convict </w:t>
      </w:r>
      <w:r w:rsidRPr="00EE0B97">
        <w:rPr>
          <w:rFonts w:asciiTheme="minorHAnsi" w:hAnsiTheme="minorHAnsi"/>
        </w:rPr>
        <w:t xml:space="preserve">a person of terrorism, the Anti-Terrorist Squad has the legal right to use any means </w:t>
      </w:r>
      <w:r w:rsidR="00B4210E" w:rsidRPr="00EE0B97">
        <w:rPr>
          <w:rFonts w:asciiTheme="minorHAnsi" w:hAnsiTheme="minorHAnsi"/>
        </w:rPr>
        <w:t xml:space="preserve">necessary </w:t>
      </w:r>
      <w:r w:rsidRPr="00EE0B97">
        <w:rPr>
          <w:rFonts w:asciiTheme="minorHAnsi" w:hAnsiTheme="minorHAnsi"/>
        </w:rPr>
        <w:t>to gain information, even if this re</w:t>
      </w:r>
      <w:r w:rsidR="00C411DF" w:rsidRPr="00EE0B97">
        <w:rPr>
          <w:rFonts w:asciiTheme="minorHAnsi" w:hAnsiTheme="minorHAnsi"/>
        </w:rPr>
        <w:t xml:space="preserve">sults in the terrorist’s death. </w:t>
      </w:r>
      <w:r w:rsidRPr="00EE0B97">
        <w:rPr>
          <w:rFonts w:asciiTheme="minorHAnsi" w:hAnsiTheme="minorHAnsi"/>
        </w:rPr>
        <w:t>The Anti-Terrorist Squad is the branch of the UCOE military created to deal with terrorism. Because of the nature of the work it does, various watchdog organizations keep track of how it does its work.</w:t>
      </w:r>
    </w:p>
    <w:p w:rsidR="004904FD" w:rsidRPr="00EE0B97" w:rsidRDefault="00665477" w:rsidP="00FF01EC">
      <w:pPr>
        <w:pStyle w:val="H3"/>
        <w:rPr>
          <w:rFonts w:asciiTheme="minorHAnsi" w:hAnsiTheme="minorHAnsi"/>
        </w:rPr>
      </w:pPr>
      <w:bookmarkStart w:id="445" w:name="_Toc146732924"/>
      <w:bookmarkStart w:id="446" w:name="_Toc383697619"/>
      <w:r w:rsidRPr="00EE0B97">
        <w:rPr>
          <w:rFonts w:asciiTheme="minorHAnsi" w:hAnsiTheme="minorHAnsi"/>
        </w:rPr>
        <w:t>The Real Culprit</w:t>
      </w:r>
      <w:bookmarkEnd w:id="445"/>
      <w:bookmarkEnd w:id="446"/>
    </w:p>
    <w:p w:rsidR="004904FD" w:rsidRPr="00EE0B97" w:rsidRDefault="00665477">
      <w:pPr>
        <w:widowControl w:val="0"/>
        <w:rPr>
          <w:rFonts w:asciiTheme="minorHAnsi" w:hAnsiTheme="minorHAnsi"/>
        </w:rPr>
      </w:pPr>
      <w:r w:rsidRPr="00EE0B97">
        <w:rPr>
          <w:rFonts w:asciiTheme="minorHAnsi" w:hAnsiTheme="minorHAnsi"/>
        </w:rPr>
        <w:t xml:space="preserve">A </w:t>
      </w:r>
      <w:r w:rsidR="00B4210E" w:rsidRPr="00EE0B97">
        <w:rPr>
          <w:rFonts w:asciiTheme="minorHAnsi" w:hAnsiTheme="minorHAnsi"/>
        </w:rPr>
        <w:t xml:space="preserve">good </w:t>
      </w:r>
      <w:r w:rsidRPr="00EE0B97">
        <w:rPr>
          <w:rFonts w:asciiTheme="minorHAnsi" w:hAnsiTheme="minorHAnsi"/>
        </w:rPr>
        <w:t>question</w:t>
      </w:r>
      <w:r w:rsidR="00B4210E" w:rsidRPr="00EE0B97">
        <w:rPr>
          <w:rFonts w:asciiTheme="minorHAnsi" w:hAnsiTheme="minorHAnsi"/>
        </w:rPr>
        <w:t xml:space="preserve"> is </w:t>
      </w:r>
      <w:r w:rsidR="00D40B29" w:rsidRPr="00EE0B97">
        <w:rPr>
          <w:rFonts w:asciiTheme="minorHAnsi" w:hAnsiTheme="minorHAnsi"/>
        </w:rPr>
        <w:t>who</w:t>
      </w:r>
      <w:r w:rsidR="00B4210E" w:rsidRPr="00EE0B97">
        <w:rPr>
          <w:rFonts w:asciiTheme="minorHAnsi" w:hAnsiTheme="minorHAnsi"/>
        </w:rPr>
        <w:t>’</w:t>
      </w:r>
      <w:r w:rsidR="00D40B29" w:rsidRPr="00EE0B97">
        <w:rPr>
          <w:rFonts w:asciiTheme="minorHAnsi" w:hAnsiTheme="minorHAnsi"/>
        </w:rPr>
        <w:t>s</w:t>
      </w:r>
      <w:r w:rsidRPr="00EE0B97">
        <w:rPr>
          <w:rFonts w:asciiTheme="minorHAnsi" w:hAnsiTheme="minorHAnsi"/>
        </w:rPr>
        <w:t xml:space="preserve"> </w:t>
      </w:r>
      <w:r w:rsidR="00B4210E" w:rsidRPr="00EE0B97">
        <w:rPr>
          <w:rFonts w:asciiTheme="minorHAnsi" w:hAnsiTheme="minorHAnsi"/>
        </w:rPr>
        <w:t>guiltier,</w:t>
      </w:r>
      <w:r w:rsidRPr="00EE0B97">
        <w:rPr>
          <w:rFonts w:asciiTheme="minorHAnsi" w:hAnsiTheme="minorHAnsi"/>
        </w:rPr>
        <w:t xml:space="preserve"> </w:t>
      </w:r>
      <w:r w:rsidR="00B4210E" w:rsidRPr="00EE0B97">
        <w:rPr>
          <w:rFonts w:asciiTheme="minorHAnsi" w:hAnsiTheme="minorHAnsi"/>
        </w:rPr>
        <w:t>t</w:t>
      </w:r>
      <w:r w:rsidRPr="00EE0B97">
        <w:rPr>
          <w:rFonts w:asciiTheme="minorHAnsi" w:hAnsiTheme="minorHAnsi"/>
        </w:rPr>
        <w:t>he suicide bomber</w:t>
      </w:r>
      <w:r w:rsidR="00B4210E" w:rsidRPr="00EE0B97">
        <w:rPr>
          <w:rFonts w:asciiTheme="minorHAnsi" w:hAnsiTheme="minorHAnsi"/>
        </w:rPr>
        <w:t xml:space="preserve"> who gets killed </w:t>
      </w:r>
      <w:r w:rsidRPr="00EE0B97">
        <w:rPr>
          <w:rFonts w:asciiTheme="minorHAnsi" w:hAnsiTheme="minorHAnsi"/>
        </w:rPr>
        <w:t>or the ringleaders who give the orders?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Most terrorists are brainwashed into </w:t>
      </w:r>
      <w:r w:rsidR="00B4210E" w:rsidRPr="00EE0B97">
        <w:rPr>
          <w:rFonts w:asciiTheme="minorHAnsi" w:hAnsiTheme="minorHAnsi"/>
        </w:rPr>
        <w:t>believing</w:t>
      </w:r>
      <w:r w:rsidRPr="00EE0B97">
        <w:rPr>
          <w:rFonts w:asciiTheme="minorHAnsi" w:hAnsiTheme="minorHAnsi"/>
        </w:rPr>
        <w:t xml:space="preserve"> they’re actions are just. Half the time they’re just kids who don’t understand what they’re doing.</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guilt must rest with the </w:t>
      </w:r>
      <w:r w:rsidR="00D80DF4" w:rsidRPr="00EE0B97">
        <w:rPr>
          <w:rFonts w:asciiTheme="minorHAnsi" w:hAnsiTheme="minorHAnsi"/>
        </w:rPr>
        <w:t>ring</w:t>
      </w:r>
      <w:r w:rsidRPr="00EE0B97">
        <w:rPr>
          <w:rFonts w:asciiTheme="minorHAnsi" w:hAnsiTheme="minorHAnsi"/>
        </w:rPr>
        <w:t>leaders. They’re the true enemies of civilization. People have suggested the death penalty for them</w:t>
      </w:r>
      <w:r w:rsidR="00D80DF4" w:rsidRPr="00EE0B97">
        <w:rPr>
          <w:rFonts w:asciiTheme="minorHAnsi" w:hAnsiTheme="minorHAnsi"/>
        </w:rPr>
        <w:t>. However</w:t>
      </w:r>
      <w:r w:rsidRPr="00EE0B97">
        <w:rPr>
          <w:rFonts w:asciiTheme="minorHAnsi" w:hAnsiTheme="minorHAnsi"/>
        </w:rPr>
        <w:t>, that would only make them martyrs. As the result, they always get life in prison.</w:t>
      </w:r>
    </w:p>
    <w:p w:rsidR="004904FD" w:rsidRPr="00EE0B97" w:rsidRDefault="00665477" w:rsidP="00FF01EC">
      <w:pPr>
        <w:pStyle w:val="H3"/>
        <w:rPr>
          <w:rFonts w:asciiTheme="minorHAnsi" w:hAnsiTheme="minorHAnsi"/>
        </w:rPr>
      </w:pPr>
      <w:bookmarkStart w:id="447" w:name="_Toc146732925"/>
      <w:bookmarkStart w:id="448" w:name="_Toc383697620"/>
      <w:r w:rsidRPr="00EE0B97">
        <w:rPr>
          <w:rFonts w:asciiTheme="minorHAnsi" w:hAnsiTheme="minorHAnsi"/>
        </w:rPr>
        <w:t>Preventing Terrorism</w:t>
      </w:r>
      <w:bookmarkEnd w:id="447"/>
      <w:bookmarkEnd w:id="448"/>
    </w:p>
    <w:p w:rsidR="004904FD" w:rsidRPr="00EE0B97" w:rsidRDefault="00665477">
      <w:pPr>
        <w:rPr>
          <w:rFonts w:asciiTheme="minorHAnsi" w:hAnsiTheme="minorHAnsi"/>
        </w:rPr>
      </w:pPr>
      <w:r w:rsidRPr="00EE0B97">
        <w:rPr>
          <w:rFonts w:asciiTheme="minorHAnsi" w:hAnsiTheme="minorHAnsi"/>
        </w:rPr>
        <w:t>Terrorism is an evil flower that needs bad soil to grow. Terrorism thrives on social and economic injustice. It feeds on human misery and fear.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way to defeat terrorism is by ensuring justice for all. Contented people</w:t>
      </w:r>
      <w:r w:rsidR="00D80DF4" w:rsidRPr="00EE0B97">
        <w:rPr>
          <w:rFonts w:asciiTheme="minorHAnsi" w:hAnsiTheme="minorHAnsi"/>
        </w:rPr>
        <w:t xml:space="preserve"> </w:t>
      </w:r>
      <w:r w:rsidRPr="00EE0B97">
        <w:rPr>
          <w:rFonts w:asciiTheme="minorHAnsi" w:hAnsiTheme="minorHAnsi"/>
        </w:rPr>
        <w:t>don’</w:t>
      </w:r>
      <w:r w:rsidR="00D80DF4" w:rsidRPr="00EE0B97">
        <w:rPr>
          <w:rFonts w:asciiTheme="minorHAnsi" w:hAnsiTheme="minorHAnsi"/>
        </w:rPr>
        <w:t>t</w:t>
      </w:r>
      <w:r w:rsidRPr="00EE0B97">
        <w:rPr>
          <w:rFonts w:asciiTheme="minorHAnsi" w:hAnsiTheme="minorHAnsi"/>
        </w:rPr>
        <w:t xml:space="preserve"> have a need to follow </w:t>
      </w:r>
      <w:r w:rsidR="00D80DF4" w:rsidRPr="00EE0B97">
        <w:rPr>
          <w:rFonts w:asciiTheme="minorHAnsi" w:hAnsiTheme="minorHAnsi"/>
        </w:rPr>
        <w:t xml:space="preserve">hate-mongers </w:t>
      </w:r>
      <w:r w:rsidRPr="00EE0B97">
        <w:rPr>
          <w:rFonts w:asciiTheme="minorHAnsi" w:hAnsiTheme="minorHAnsi"/>
        </w:rPr>
        <w:t>like Hitler or Osama bin Laden.</w:t>
      </w:r>
    </w:p>
    <w:p w:rsidR="00C411DF" w:rsidRPr="00EE0B97" w:rsidRDefault="00C411DF">
      <w:pPr>
        <w:rPr>
          <w:rFonts w:asciiTheme="minorHAnsi" w:hAnsiTheme="minorHAnsi"/>
        </w:rPr>
      </w:pPr>
    </w:p>
    <w:p w:rsidR="00C411DF" w:rsidRPr="00EE0B97" w:rsidRDefault="00C411DF">
      <w:pPr>
        <w:rPr>
          <w:rFonts w:asciiTheme="minorHAnsi" w:hAnsiTheme="minorHAnsi"/>
        </w:rPr>
      </w:pPr>
      <w:r w:rsidRPr="00EE0B97">
        <w:rPr>
          <w:rFonts w:asciiTheme="minorHAnsi" w:hAnsiTheme="minorHAnsi"/>
        </w:rPr>
        <w:t>Education is a powerful weapon against terrorism.</w:t>
      </w:r>
    </w:p>
    <w:p w:rsidR="004904FD" w:rsidRPr="00EE0B97" w:rsidRDefault="00665477" w:rsidP="00FF01EC">
      <w:pPr>
        <w:pStyle w:val="H3"/>
        <w:rPr>
          <w:rFonts w:asciiTheme="minorHAnsi" w:hAnsiTheme="minorHAnsi"/>
        </w:rPr>
      </w:pPr>
      <w:bookmarkStart w:id="449" w:name="_Toc383697621"/>
      <w:r w:rsidRPr="00EE0B97">
        <w:rPr>
          <w:rFonts w:asciiTheme="minorHAnsi" w:hAnsiTheme="minorHAnsi"/>
        </w:rPr>
        <w:lastRenderedPageBreak/>
        <w:t>Suicide bombers</w:t>
      </w:r>
      <w:bookmarkEnd w:id="449"/>
    </w:p>
    <w:p w:rsidR="004904FD" w:rsidRPr="00EE0B97" w:rsidRDefault="00665477">
      <w:pPr>
        <w:rPr>
          <w:rFonts w:asciiTheme="minorHAnsi" w:hAnsiTheme="minorHAnsi"/>
        </w:rPr>
      </w:pPr>
      <w:r w:rsidRPr="00EE0B97">
        <w:rPr>
          <w:rFonts w:asciiTheme="minorHAnsi" w:hAnsiTheme="minorHAnsi"/>
        </w:rPr>
        <w:t>Suicide bombers strike throughout the world. They strap dynamite to themselves and kill dozens of people along with themselves. They do this in the name of Jihad.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question that </w:t>
      </w:r>
      <w:r w:rsidR="00760470" w:rsidRPr="00EE0B97">
        <w:rPr>
          <w:rFonts w:asciiTheme="minorHAnsi" w:hAnsiTheme="minorHAnsi"/>
        </w:rPr>
        <w:t xml:space="preserve">we </w:t>
      </w:r>
      <w:r w:rsidRPr="00EE0B97">
        <w:rPr>
          <w:rFonts w:asciiTheme="minorHAnsi" w:hAnsiTheme="minorHAnsi"/>
        </w:rPr>
        <w:t>must ask is, “Why do they kill themselves?” It doesn’t make any sense. Normally when people fight for a cause, they try to stay alive. But suicide bombers intentionally get themselves killed.</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Could they be members of a cult?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the US, a suicide cult called Heaven's Gate</w:t>
      </w:r>
      <w:r w:rsidR="00322211" w:rsidRPr="00EE0B97">
        <w:rPr>
          <w:rFonts w:asciiTheme="minorHAnsi" w:hAnsiTheme="minorHAnsi"/>
        </w:rPr>
        <w:t xml:space="preserve"> existed</w:t>
      </w:r>
      <w:r w:rsidRPr="00EE0B97">
        <w:rPr>
          <w:rFonts w:asciiTheme="minorHAnsi" w:hAnsiTheme="minorHAnsi"/>
        </w:rPr>
        <w:t>. Their leader convinced them that if they killed themselves when Comet Hale-Bopp appeared, Aliens would take them to heaven.</w:t>
      </w:r>
    </w:p>
    <w:p w:rsidR="003260D9" w:rsidRPr="00EE0B97" w:rsidRDefault="003260D9" w:rsidP="00322211">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the same way, the bombers </w:t>
      </w:r>
      <w:r w:rsidR="00C91095" w:rsidRPr="00EE0B97">
        <w:rPr>
          <w:rFonts w:asciiTheme="minorHAnsi" w:hAnsiTheme="minorHAnsi"/>
        </w:rPr>
        <w:t>are</w:t>
      </w:r>
      <w:r w:rsidRPr="00EE0B97">
        <w:rPr>
          <w:rFonts w:asciiTheme="minorHAnsi" w:hAnsiTheme="minorHAnsi"/>
        </w:rPr>
        <w:t xml:space="preserve"> convinced that if they died in the name of Jihad, they would go to heaven.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But they aren’t dying in the name of God. Instead</w:t>
      </w:r>
      <w:r w:rsidR="00760470" w:rsidRPr="00EE0B97">
        <w:rPr>
          <w:rFonts w:asciiTheme="minorHAnsi" w:hAnsiTheme="minorHAnsi"/>
        </w:rPr>
        <w:t>,</w:t>
      </w:r>
      <w:r w:rsidRPr="00EE0B97">
        <w:rPr>
          <w:rFonts w:asciiTheme="minorHAnsi" w:hAnsiTheme="minorHAnsi"/>
        </w:rPr>
        <w:t xml:space="preserve"> they are dying for selfish </w:t>
      </w:r>
      <w:r w:rsidR="00B312E9" w:rsidRPr="00EE0B97">
        <w:rPr>
          <w:rFonts w:asciiTheme="minorHAnsi" w:hAnsiTheme="minorHAnsi"/>
        </w:rPr>
        <w:t>reasons, which render</w:t>
      </w:r>
      <w:r w:rsidRPr="00EE0B97">
        <w:rPr>
          <w:rFonts w:asciiTheme="minorHAnsi" w:hAnsiTheme="minorHAnsi"/>
        </w:rPr>
        <w:t xml:space="preserve"> their actions a waste of effort. The proof they are acting for self is that they intestinally kill themselves in the act of terrorism.</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Killing yourself in the name of Jihad is not something the bombers’ forefathers knew about. Who ever heard of killing yourselves as a means of fighting Jihad? In addition, committing suicide is a sin, which automatically bars you from heaven.</w:t>
      </w:r>
    </w:p>
    <w:p w:rsidR="00463363" w:rsidRPr="00EE0B97" w:rsidRDefault="00463363">
      <w:pPr>
        <w:rPr>
          <w:rFonts w:asciiTheme="minorHAnsi" w:hAnsiTheme="minorHAnsi"/>
        </w:rPr>
      </w:pPr>
    </w:p>
    <w:p w:rsidR="004904FD" w:rsidRPr="00EE0B97" w:rsidRDefault="00463363">
      <w:pPr>
        <w:rPr>
          <w:rFonts w:asciiTheme="minorHAnsi" w:hAnsiTheme="minorHAnsi"/>
        </w:rPr>
      </w:pPr>
      <w:r w:rsidRPr="00EE0B97">
        <w:rPr>
          <w:rFonts w:asciiTheme="minorHAnsi" w:hAnsiTheme="minorHAnsi"/>
        </w:rPr>
        <w:t>As a Jewish friend of mind commented, you should kill anyone who tries to take you away from the ways your forefathers knew about. The masterminds behind the terrorists are trying to take the bombers away from the ways of their forefathers. What the bombers should do is clear.</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headerReference w:type="default" r:id="rId147"/>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FF01EC">
      <w:pPr>
        <w:pStyle w:val="H2"/>
        <w:rPr>
          <w:rFonts w:asciiTheme="minorHAnsi" w:hAnsiTheme="minorHAnsi"/>
        </w:rPr>
      </w:pPr>
      <w:bookmarkStart w:id="450" w:name="_Toc290215065"/>
      <w:bookmarkStart w:id="451" w:name="_Toc383697622"/>
      <w:r w:rsidRPr="00EE0B97">
        <w:rPr>
          <w:rFonts w:asciiTheme="minorHAnsi" w:hAnsiTheme="minorHAnsi"/>
        </w:rPr>
        <w:lastRenderedPageBreak/>
        <w:t>The Fall Of Empires</w:t>
      </w:r>
      <w:bookmarkEnd w:id="450"/>
      <w:bookmarkEnd w:id="451"/>
    </w:p>
    <w:p w:rsidR="004904FD" w:rsidRPr="00EE0B97" w:rsidRDefault="00665477">
      <w:pPr>
        <w:pStyle w:val="Quote1"/>
        <w:rPr>
          <w:rFonts w:asciiTheme="minorHAnsi" w:hAnsiTheme="minorHAnsi"/>
          <w:szCs w:val="24"/>
        </w:rPr>
      </w:pPr>
      <w:r w:rsidRPr="00EE0B97">
        <w:rPr>
          <w:rFonts w:asciiTheme="minorHAnsi" w:hAnsiTheme="minorHAnsi"/>
          <w:szCs w:val="24"/>
        </w:rPr>
        <w:t>Little evil would be done in the world</w:t>
      </w:r>
      <w:r w:rsidRPr="00EE0B97">
        <w:rPr>
          <w:rFonts w:asciiTheme="minorHAnsi" w:hAnsiTheme="minorHAnsi"/>
          <w:szCs w:val="24"/>
        </w:rPr>
        <w:br/>
        <w:t xml:space="preserve"> if evil never could be done</w:t>
      </w:r>
      <w:r w:rsidRPr="00EE0B97">
        <w:rPr>
          <w:rFonts w:asciiTheme="minorHAnsi" w:hAnsiTheme="minorHAnsi"/>
          <w:szCs w:val="24"/>
        </w:rPr>
        <w:br/>
        <w:t xml:space="preserve"> in the name of good.</w:t>
      </w:r>
      <w:r w:rsidRPr="00EE0B97">
        <w:rPr>
          <w:rFonts w:asciiTheme="minorHAnsi" w:hAnsiTheme="minorHAnsi"/>
          <w:szCs w:val="24"/>
        </w:rPr>
        <w:br/>
        <w:t>-- Marie von Ebner Eschenbach --</w:t>
      </w:r>
    </w:p>
    <w:p w:rsidR="004904FD" w:rsidRPr="00EE0B97" w:rsidRDefault="00FE4705">
      <w:pPr>
        <w:rPr>
          <w:rFonts w:asciiTheme="minorHAnsi" w:hAnsiTheme="minorHAnsi"/>
        </w:rPr>
      </w:pPr>
      <w:r>
        <w:rPr>
          <w:rFonts w:asciiTheme="minorHAnsi" w:hAnsiTheme="minorHAnsi"/>
          <w:noProof/>
        </w:rPr>
        <w:pict>
          <v:shape id="_x0000_s3173" type="#_x0000_t202" style="position:absolute;left:0;text-align:left;margin-left:-15.2pt;margin-top:9pt;width:38.65pt;height:29.95pt;z-index:-251502080;mso-wrap-edited:f;mso-wrap-distance-left:0;mso-wrap-distance-right:0" wrapcoords="-1350 0 -1350 21600 22950 21600 22950 0 -1350 0" stroked="f">
            <v:textbox style="mso-next-textbox:#_x0000_s3173"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R</w:t>
                  </w:r>
                </w:p>
              </w:txbxContent>
            </v:textbox>
            <w10:wrap type="tight"/>
          </v:shape>
        </w:pict>
      </w:r>
    </w:p>
    <w:p w:rsidR="004904FD" w:rsidRPr="00EE0B97" w:rsidRDefault="00665477">
      <w:pPr>
        <w:rPr>
          <w:rFonts w:asciiTheme="minorHAnsi" w:hAnsiTheme="minorHAnsi"/>
        </w:rPr>
      </w:pPr>
      <w:proofErr w:type="spellStart"/>
      <w:r w:rsidRPr="00EE0B97">
        <w:rPr>
          <w:rFonts w:asciiTheme="minorHAnsi" w:hAnsiTheme="minorHAnsi"/>
        </w:rPr>
        <w:t>ome</w:t>
      </w:r>
      <w:proofErr w:type="spellEnd"/>
      <w:r w:rsidRPr="00EE0B97">
        <w:rPr>
          <w:rFonts w:asciiTheme="minorHAnsi" w:hAnsiTheme="minorHAnsi"/>
        </w:rPr>
        <w:t xml:space="preserve"> is a great example of what can go wrong when we</w:t>
      </w:r>
      <w:r w:rsidR="00B312E9" w:rsidRPr="00EE0B97">
        <w:rPr>
          <w:rFonts w:asciiTheme="minorHAnsi" w:hAnsiTheme="minorHAnsi"/>
        </w:rPr>
        <w:t xml:space="preserve"> fail to apply the Law </w:t>
      </w:r>
      <w:r w:rsidR="00FF1C21" w:rsidRPr="00EE0B97">
        <w:rPr>
          <w:rFonts w:asciiTheme="minorHAnsi" w:hAnsiTheme="minorHAnsi"/>
        </w:rPr>
        <w:t>of</w:t>
      </w:r>
      <w:r w:rsidR="00B312E9" w:rsidRPr="00EE0B97">
        <w:rPr>
          <w:rFonts w:asciiTheme="minorHAnsi" w:hAnsiTheme="minorHAnsi"/>
        </w:rPr>
        <w:t xml:space="preserve"> Balance</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Rome was a great political, economic and military power. Its civilization stood second to none, its </w:t>
      </w:r>
      <w:r w:rsidR="00B312E9" w:rsidRPr="00EE0B97">
        <w:rPr>
          <w:rFonts w:asciiTheme="minorHAnsi" w:hAnsiTheme="minorHAnsi"/>
        </w:rPr>
        <w:t>knowledge</w:t>
      </w:r>
      <w:r w:rsidRPr="00EE0B97">
        <w:rPr>
          <w:rFonts w:asciiTheme="minorHAnsi" w:hAnsiTheme="minorHAnsi"/>
        </w:rPr>
        <w:t>, power and civilization feared and coveted</w:t>
      </w:r>
      <w:r w:rsidR="003963CE" w:rsidRPr="00EE0B97">
        <w:rPr>
          <w:rFonts w:asciiTheme="minorHAnsi" w:hAnsiTheme="minorHAnsi"/>
        </w:rPr>
        <w:t xml:space="preserve"> by all</w:t>
      </w:r>
      <w:r w:rsidRPr="00EE0B97">
        <w:rPr>
          <w:rFonts w:asciiTheme="minorHAnsi" w:hAnsiTheme="minorHAnsi"/>
        </w:rPr>
        <w:t>.</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It held the potential to improve the lives of the people in the rest of the world. Unfortunately</w:t>
      </w:r>
      <w:r w:rsidR="00760470" w:rsidRPr="00EE0B97">
        <w:rPr>
          <w:rFonts w:asciiTheme="minorHAnsi" w:hAnsiTheme="minorHAnsi"/>
        </w:rPr>
        <w:t>,</w:t>
      </w:r>
      <w:r w:rsidRPr="00EE0B97">
        <w:rPr>
          <w:rFonts w:asciiTheme="minorHAnsi" w:hAnsiTheme="minorHAnsi"/>
        </w:rPr>
        <w:t xml:space="preserve"> the Romans hoarded their power and became corrupt and lazy. The barbarian horde swarmed them and the rest is history.</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Like the Romans, the ancient Chinese created a great civilization. They tried to protect their civilization with a giant wall. Guess what, it didn’t work.</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History is </w:t>
      </w:r>
      <w:r w:rsidR="00C91095" w:rsidRPr="00EE0B97">
        <w:rPr>
          <w:rFonts w:asciiTheme="minorHAnsi" w:hAnsiTheme="minorHAnsi"/>
        </w:rPr>
        <w:t>full</w:t>
      </w:r>
      <w:r w:rsidRPr="00EE0B97">
        <w:rPr>
          <w:rFonts w:asciiTheme="minorHAnsi" w:hAnsiTheme="minorHAnsi"/>
        </w:rPr>
        <w:t xml:space="preserve"> </w:t>
      </w:r>
      <w:r w:rsidR="00C91095" w:rsidRPr="00EE0B97">
        <w:rPr>
          <w:rFonts w:asciiTheme="minorHAnsi" w:hAnsiTheme="minorHAnsi"/>
        </w:rPr>
        <w:t>of</w:t>
      </w:r>
      <w:r w:rsidRPr="00EE0B97">
        <w:rPr>
          <w:rFonts w:asciiTheme="minorHAnsi" w:hAnsiTheme="minorHAnsi"/>
        </w:rPr>
        <w:t xml:space="preserve"> examples of the results of an imbalance of wealth and power. The Haves hoard their wealth. The Have-nots yearn for some of it. </w:t>
      </w:r>
      <w:r w:rsidR="003963CE" w:rsidRPr="00EE0B97">
        <w:rPr>
          <w:rFonts w:asciiTheme="minorHAnsi" w:hAnsiTheme="minorHAnsi"/>
        </w:rPr>
        <w:t xml:space="preserve">The </w:t>
      </w:r>
      <w:r w:rsidRPr="00EE0B97">
        <w:rPr>
          <w:rFonts w:asciiTheme="minorHAnsi" w:hAnsiTheme="minorHAnsi"/>
        </w:rPr>
        <w:t xml:space="preserve">Have-nots always outnumber the Haves. If </w:t>
      </w:r>
      <w:r w:rsidR="00C91095" w:rsidRPr="00EE0B97">
        <w:rPr>
          <w:rFonts w:asciiTheme="minorHAnsi" w:hAnsiTheme="minorHAnsi"/>
        </w:rPr>
        <w:t>the Haves do nothing</w:t>
      </w:r>
      <w:r w:rsidRPr="00EE0B97">
        <w:rPr>
          <w:rFonts w:asciiTheme="minorHAnsi" w:hAnsiTheme="minorHAnsi"/>
        </w:rPr>
        <w:t xml:space="preserve"> to level the imbalance</w:t>
      </w:r>
      <w:r w:rsidR="00097954" w:rsidRPr="00EE0B97">
        <w:rPr>
          <w:rFonts w:asciiTheme="minorHAnsi" w:hAnsiTheme="minorHAnsi"/>
        </w:rPr>
        <w:t>,</w:t>
      </w:r>
      <w:r w:rsidRPr="00EE0B97">
        <w:rPr>
          <w:rFonts w:asciiTheme="minorHAnsi" w:hAnsiTheme="minorHAnsi"/>
        </w:rPr>
        <w:t xml:space="preserve"> war or revolution breaks out.</w:t>
      </w:r>
    </w:p>
    <w:p w:rsidR="004904FD" w:rsidRPr="00EE0B97" w:rsidRDefault="004904FD">
      <w:pPr>
        <w:widowControl w:val="0"/>
        <w:rPr>
          <w:rFonts w:asciiTheme="minorHAnsi" w:hAnsiTheme="minorHAnsi"/>
        </w:rPr>
      </w:pPr>
    </w:p>
    <w:p w:rsidR="004904FD" w:rsidRPr="00EE0B97" w:rsidRDefault="00C91095">
      <w:pPr>
        <w:rPr>
          <w:rFonts w:asciiTheme="minorHAnsi" w:hAnsiTheme="minorHAnsi"/>
        </w:rPr>
      </w:pPr>
      <w:r w:rsidRPr="00EE0B97">
        <w:rPr>
          <w:rFonts w:asciiTheme="minorHAnsi" w:hAnsiTheme="minorHAnsi"/>
        </w:rPr>
        <w:t xml:space="preserve">This axiom </w:t>
      </w:r>
      <w:r w:rsidR="00665477" w:rsidRPr="00EE0B97">
        <w:rPr>
          <w:rFonts w:asciiTheme="minorHAnsi" w:hAnsiTheme="minorHAnsi"/>
        </w:rPr>
        <w:t>expresse</w:t>
      </w:r>
      <w:r w:rsidRPr="00EE0B97">
        <w:rPr>
          <w:rFonts w:asciiTheme="minorHAnsi" w:hAnsiTheme="minorHAnsi"/>
        </w:rPr>
        <w:t>s</w:t>
      </w:r>
      <w:r w:rsidR="00665477" w:rsidRPr="00EE0B97">
        <w:rPr>
          <w:rFonts w:asciiTheme="minorHAnsi" w:hAnsiTheme="minorHAnsi"/>
        </w:rPr>
        <w:t xml:space="preserve"> </w:t>
      </w:r>
      <w:r w:rsidRPr="00EE0B97">
        <w:rPr>
          <w:rFonts w:asciiTheme="minorHAnsi" w:hAnsiTheme="minorHAnsi"/>
        </w:rPr>
        <w:t>this danger</w:t>
      </w:r>
      <w:r w:rsidR="00665477" w:rsidRPr="00EE0B97">
        <w:rPr>
          <w:rFonts w:asciiTheme="minorHAnsi" w:hAnsiTheme="minorHAnsi"/>
        </w:rPr>
        <w:t>:</w:t>
      </w:r>
    </w:p>
    <w:p w:rsidR="004904FD" w:rsidRPr="00EE0B97" w:rsidRDefault="004904FD">
      <w:pPr>
        <w:rPr>
          <w:rFonts w:asciiTheme="minorHAnsi" w:hAnsiTheme="minorHAnsi"/>
        </w:rPr>
      </w:pPr>
    </w:p>
    <w:p w:rsidR="004904FD" w:rsidRPr="00CA0004" w:rsidRDefault="00665477" w:rsidP="00CA0004">
      <w:pPr>
        <w:pStyle w:val="Laws"/>
      </w:pPr>
      <w:r w:rsidRPr="00EE0B97">
        <w:t>Axiom A7:</w:t>
      </w:r>
      <w:r w:rsidR="00007111" w:rsidRPr="00EE0B97">
        <w:tab/>
      </w:r>
      <w:r w:rsidRPr="00CA0004">
        <w:t>Beware the barbarians howling at your gate. Share with them the bounty the bounty of the land or be destroyed by them.</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This expresses the view that any time you shun a segment of society, you run the risk of it coming back and bighting you in the butt.</w:t>
      </w:r>
    </w:p>
    <w:p w:rsidR="004904FD" w:rsidRDefault="00665477" w:rsidP="00FF01EC">
      <w:pPr>
        <w:pStyle w:val="H3"/>
        <w:rPr>
          <w:rFonts w:asciiTheme="minorHAnsi" w:hAnsiTheme="minorHAnsi"/>
        </w:rPr>
      </w:pPr>
      <w:bookmarkStart w:id="452" w:name="_Toc383697623"/>
      <w:r w:rsidRPr="00EE0B97">
        <w:rPr>
          <w:rFonts w:asciiTheme="minorHAnsi" w:hAnsiTheme="minorHAnsi"/>
        </w:rPr>
        <w:t>Sanctions</w:t>
      </w:r>
      <w:bookmarkEnd w:id="452"/>
    </w:p>
    <w:p w:rsidR="00CA0004" w:rsidRPr="00CA0004" w:rsidRDefault="00CA0004" w:rsidP="00CA0004">
      <w:pPr>
        <w:pStyle w:val="Quote1"/>
      </w:pPr>
    </w:p>
    <w:p w:rsidR="004904FD" w:rsidRPr="00EE0B97" w:rsidRDefault="00665477">
      <w:pPr>
        <w:rPr>
          <w:rFonts w:asciiTheme="minorHAnsi" w:hAnsiTheme="minorHAnsi"/>
        </w:rPr>
      </w:pPr>
      <w:r w:rsidRPr="00EE0B97">
        <w:rPr>
          <w:rFonts w:asciiTheme="minorHAnsi" w:hAnsiTheme="minorHAnsi"/>
        </w:rPr>
        <w:t xml:space="preserve">Nations of the world use sanctions and embargos to punish erring nations. But sanctions don’t work because they misjudge human nature. When </w:t>
      </w:r>
      <w:r w:rsidR="00CE25CA" w:rsidRPr="00EE0B97">
        <w:rPr>
          <w:rFonts w:asciiTheme="minorHAnsi" w:hAnsiTheme="minorHAnsi"/>
        </w:rPr>
        <w:t xml:space="preserve">attacked, people </w:t>
      </w:r>
      <w:r w:rsidRPr="00EE0B97">
        <w:rPr>
          <w:rFonts w:asciiTheme="minorHAnsi" w:hAnsiTheme="minorHAnsi"/>
        </w:rPr>
        <w:t>respond by fighting back</w:t>
      </w:r>
      <w:r w:rsidR="00CE25CA" w:rsidRPr="00EE0B97">
        <w:rPr>
          <w:rFonts w:asciiTheme="minorHAnsi" w:hAnsiTheme="minorHAnsi"/>
        </w:rPr>
        <w:t>. They respond by being stubborn. Y</w:t>
      </w:r>
      <w:r w:rsidRPr="00EE0B97">
        <w:rPr>
          <w:rFonts w:asciiTheme="minorHAnsi" w:hAnsiTheme="minorHAnsi"/>
        </w:rPr>
        <w:t xml:space="preserve">ou’ve got to practically destroy a country before it complies. Most of the </w:t>
      </w:r>
      <w:r w:rsidRPr="00EE0B97">
        <w:rPr>
          <w:rFonts w:asciiTheme="minorHAnsi" w:hAnsiTheme="minorHAnsi"/>
        </w:rPr>
        <w:lastRenderedPageBreak/>
        <w:t>time</w:t>
      </w:r>
      <w:r w:rsidR="00712C3D" w:rsidRPr="00EE0B97">
        <w:rPr>
          <w:rFonts w:asciiTheme="minorHAnsi" w:hAnsiTheme="minorHAnsi"/>
        </w:rPr>
        <w:t>,</w:t>
      </w:r>
      <w:r w:rsidRPr="00EE0B97">
        <w:rPr>
          <w:rFonts w:asciiTheme="minorHAnsi" w:hAnsiTheme="minorHAnsi"/>
        </w:rPr>
        <w:t xml:space="preserve"> it’s the innocent who suffer. This is why the United Countries </w:t>
      </w:r>
      <w:r w:rsidR="00FF1C21" w:rsidRPr="00EE0B97">
        <w:rPr>
          <w:rFonts w:asciiTheme="minorHAnsi" w:hAnsiTheme="minorHAnsi"/>
        </w:rPr>
        <w:t>of</w:t>
      </w:r>
      <w:r w:rsidRPr="00EE0B97">
        <w:rPr>
          <w:rFonts w:asciiTheme="minorHAnsi" w:hAnsiTheme="minorHAnsi"/>
        </w:rPr>
        <w:t xml:space="preserve"> Earth forbids interference in the internal affairs of member countries.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best </w:t>
      </w:r>
      <w:r w:rsidR="00712C3D" w:rsidRPr="00EE0B97">
        <w:rPr>
          <w:rFonts w:asciiTheme="minorHAnsi" w:hAnsiTheme="minorHAnsi"/>
        </w:rPr>
        <w:t>tools to deal with countries are</w:t>
      </w:r>
      <w:r w:rsidRPr="00EE0B97">
        <w:rPr>
          <w:rFonts w:asciiTheme="minorHAnsi" w:hAnsiTheme="minorHAnsi"/>
        </w:rPr>
        <w:t xml:space="preserve"> diplomacy and psychology. You must work within a society, and understand its customs and culture in order to win a people to your way of thinking. Of course</w:t>
      </w:r>
      <w:r w:rsidR="00760470" w:rsidRPr="00EE0B97">
        <w:rPr>
          <w:rFonts w:asciiTheme="minorHAnsi" w:hAnsiTheme="minorHAnsi"/>
        </w:rPr>
        <w:t>,</w:t>
      </w:r>
      <w:r w:rsidRPr="00EE0B97">
        <w:rPr>
          <w:rFonts w:asciiTheme="minorHAnsi" w:hAnsiTheme="minorHAnsi"/>
        </w:rPr>
        <w:t xml:space="preserve"> it helps that what you want is justice for all</w:t>
      </w:r>
      <w:r w:rsidR="00C91095" w:rsidRPr="00EE0B97">
        <w:rPr>
          <w:rFonts w:asciiTheme="minorHAnsi" w:hAnsiTheme="minorHAnsi"/>
        </w:rPr>
        <w:t xml:space="preserve"> and it that obeys the laws of government</w:t>
      </w:r>
      <w:r w:rsidRPr="00EE0B97">
        <w:rPr>
          <w:rFonts w:asciiTheme="minorHAnsi" w:hAnsiTheme="minorHAnsi"/>
        </w:rPr>
        <w:t>.</w:t>
      </w:r>
    </w:p>
    <w:p w:rsidR="004904FD" w:rsidRDefault="00665477" w:rsidP="00FF01EC">
      <w:pPr>
        <w:pStyle w:val="H3"/>
        <w:rPr>
          <w:rFonts w:asciiTheme="minorHAnsi" w:hAnsiTheme="minorHAnsi"/>
        </w:rPr>
      </w:pPr>
      <w:bookmarkStart w:id="453" w:name="_Toc383697624"/>
      <w:r w:rsidRPr="00EE0B97">
        <w:rPr>
          <w:rFonts w:asciiTheme="minorHAnsi" w:hAnsiTheme="minorHAnsi"/>
        </w:rPr>
        <w:t>Nuclear Powder Keg</w:t>
      </w:r>
      <w:bookmarkEnd w:id="453"/>
    </w:p>
    <w:p w:rsidR="00CA0004" w:rsidRPr="00CA0004" w:rsidRDefault="00CA0004" w:rsidP="00CA0004">
      <w:pPr>
        <w:pStyle w:val="Quote1"/>
      </w:pPr>
    </w:p>
    <w:p w:rsidR="004904FD" w:rsidRPr="00EE0B97" w:rsidRDefault="00712C3D">
      <w:pPr>
        <w:rPr>
          <w:rFonts w:asciiTheme="minorHAnsi" w:hAnsiTheme="minorHAnsi"/>
        </w:rPr>
      </w:pPr>
      <w:r w:rsidRPr="00EE0B97">
        <w:rPr>
          <w:rFonts w:asciiTheme="minorHAnsi" w:hAnsiTheme="minorHAnsi"/>
        </w:rPr>
        <w:t>I</w:t>
      </w:r>
      <w:r w:rsidR="00665477" w:rsidRPr="00EE0B97">
        <w:rPr>
          <w:rFonts w:asciiTheme="minorHAnsi" w:hAnsiTheme="minorHAnsi"/>
        </w:rPr>
        <w:t>t’s hypocritical to ask countr</w:t>
      </w:r>
      <w:r w:rsidR="00322211" w:rsidRPr="00EE0B97">
        <w:rPr>
          <w:rFonts w:asciiTheme="minorHAnsi" w:hAnsiTheme="minorHAnsi"/>
        </w:rPr>
        <w:t>ies</w:t>
      </w:r>
      <w:r w:rsidR="00665477" w:rsidRPr="00EE0B97">
        <w:rPr>
          <w:rFonts w:asciiTheme="minorHAnsi" w:hAnsiTheme="minorHAnsi"/>
        </w:rPr>
        <w:t xml:space="preserve"> such as North Korea to stop developing nuclear weapons</w:t>
      </w:r>
      <w:r w:rsidR="00665477" w:rsidRPr="00EE0B97">
        <w:rPr>
          <w:rStyle w:val="FootnoteReference"/>
          <w:rFonts w:asciiTheme="minorHAnsi" w:hAnsiTheme="minorHAnsi"/>
        </w:rPr>
        <w:footnoteReference w:id="98"/>
      </w:r>
      <w:r w:rsidR="00665477" w:rsidRPr="00EE0B97">
        <w:rPr>
          <w:rFonts w:asciiTheme="minorHAnsi" w:hAnsiTheme="minorHAnsi"/>
        </w:rPr>
        <w:t xml:space="preserve"> when other countries have them. The last I checked (2006)</w:t>
      </w:r>
      <w:r w:rsidRPr="00EE0B97">
        <w:rPr>
          <w:rFonts w:asciiTheme="minorHAnsi" w:hAnsiTheme="minorHAnsi"/>
        </w:rPr>
        <w:t>;</w:t>
      </w:r>
      <w:r w:rsidR="00665477" w:rsidRPr="00EE0B97">
        <w:rPr>
          <w:rFonts w:asciiTheme="minorHAnsi" w:hAnsiTheme="minorHAnsi"/>
        </w:rPr>
        <w:t xml:space="preserve"> the cold war between Russia and the US is still going on. Each is ready to attack the other with nuclear weapons at the drop of a hat. Only when both Russia and the US stand down from Mutually Assured Destruction will they have the moral authority to criticize another country about their desire for nuclear weapons.</w:t>
      </w:r>
    </w:p>
    <w:p w:rsidR="004904FD" w:rsidRDefault="00665477" w:rsidP="00FF01EC">
      <w:pPr>
        <w:pStyle w:val="H3"/>
        <w:rPr>
          <w:rFonts w:asciiTheme="minorHAnsi" w:hAnsiTheme="minorHAnsi"/>
        </w:rPr>
      </w:pPr>
      <w:bookmarkStart w:id="454" w:name="_Toc383697625"/>
      <w:r w:rsidRPr="00EE0B97">
        <w:rPr>
          <w:rFonts w:asciiTheme="minorHAnsi" w:hAnsiTheme="minorHAnsi"/>
        </w:rPr>
        <w:t>Iraq War</w:t>
      </w:r>
      <w:bookmarkEnd w:id="454"/>
    </w:p>
    <w:p w:rsidR="00CA0004" w:rsidRPr="00CA0004" w:rsidRDefault="00CA0004" w:rsidP="00CA0004">
      <w:pPr>
        <w:pStyle w:val="Quote1"/>
      </w:pPr>
    </w:p>
    <w:p w:rsidR="004904FD" w:rsidRPr="00EE0B97" w:rsidRDefault="00665477">
      <w:pPr>
        <w:rPr>
          <w:rFonts w:asciiTheme="minorHAnsi" w:hAnsiTheme="minorHAnsi"/>
        </w:rPr>
      </w:pPr>
      <w:r w:rsidRPr="00EE0B97">
        <w:rPr>
          <w:rFonts w:asciiTheme="minorHAnsi" w:hAnsiTheme="minorHAnsi"/>
        </w:rPr>
        <w:t>Iraq is a good example of what happens when you take the attitude of “my way or the highway” with other countries. President George Bush decreed that Saddam Hussein was an evil man who must be taken down. Bush then set on this righteous crusade, and took down Saddam Hussein. In the process</w:t>
      </w:r>
      <w:r w:rsidR="00760470" w:rsidRPr="00EE0B97">
        <w:rPr>
          <w:rFonts w:asciiTheme="minorHAnsi" w:hAnsiTheme="minorHAnsi"/>
        </w:rPr>
        <w:t>,</w:t>
      </w:r>
      <w:r w:rsidRPr="00EE0B97">
        <w:rPr>
          <w:rFonts w:asciiTheme="minorHAnsi" w:hAnsiTheme="minorHAnsi"/>
        </w:rPr>
        <w:t xml:space="preserve"> he destroyed Iraq.</w:t>
      </w:r>
    </w:p>
    <w:p w:rsidR="004904FD" w:rsidRPr="00EE0B97" w:rsidRDefault="004904FD">
      <w:pPr>
        <w:rPr>
          <w:rFonts w:asciiTheme="minorHAnsi" w:hAnsiTheme="minorHAnsi"/>
        </w:rPr>
      </w:pPr>
    </w:p>
    <w:p w:rsidR="004904FD" w:rsidRPr="00EE0B97" w:rsidRDefault="000D1539">
      <w:pPr>
        <w:rPr>
          <w:rFonts w:asciiTheme="minorHAnsi" w:hAnsiTheme="minorHAnsi"/>
        </w:rPr>
      </w:pPr>
      <w:r w:rsidRPr="00EE0B97">
        <w:rPr>
          <w:rFonts w:asciiTheme="minorHAnsi" w:hAnsiTheme="minorHAnsi"/>
        </w:rPr>
        <w:t>As</w:t>
      </w:r>
      <w:r w:rsidR="00665477" w:rsidRPr="00EE0B97">
        <w:rPr>
          <w:rFonts w:asciiTheme="minorHAnsi" w:hAnsiTheme="minorHAnsi"/>
        </w:rPr>
        <w:t xml:space="preserve"> the ancient warrior philosopher Sun Tzu</w:t>
      </w:r>
      <w:r w:rsidRPr="00EE0B97">
        <w:rPr>
          <w:rFonts w:asciiTheme="minorHAnsi" w:hAnsiTheme="minorHAnsi"/>
        </w:rPr>
        <w:t xml:space="preserve"> once said</w:t>
      </w:r>
      <w:r w:rsidR="001E6D97" w:rsidRPr="00EE0B97">
        <w:rPr>
          <w:rFonts w:asciiTheme="minorHAnsi" w:hAnsiTheme="minorHAnsi"/>
        </w:rPr>
        <w:t>,</w:t>
      </w:r>
      <w:r w:rsidR="00665477" w:rsidRPr="00EE0B97">
        <w:rPr>
          <w:rFonts w:asciiTheme="minorHAnsi" w:hAnsiTheme="minorHAnsi"/>
        </w:rPr>
        <w:t xml:space="preserve"> “When fighting another country it</w:t>
      </w:r>
      <w:r w:rsidR="003D415A" w:rsidRPr="00EE0B97">
        <w:rPr>
          <w:rFonts w:asciiTheme="minorHAnsi" w:hAnsiTheme="minorHAnsi"/>
        </w:rPr>
        <w:t xml:space="preserve"> i</w:t>
      </w:r>
      <w:r w:rsidR="00665477" w:rsidRPr="00EE0B97">
        <w:rPr>
          <w:rFonts w:asciiTheme="minorHAnsi" w:hAnsiTheme="minorHAnsi"/>
        </w:rPr>
        <w:t>s best not to destroy it in the process”. In hindsight</w:t>
      </w:r>
      <w:r w:rsidR="00760470" w:rsidRPr="00EE0B97">
        <w:rPr>
          <w:rFonts w:asciiTheme="minorHAnsi" w:hAnsiTheme="minorHAnsi"/>
        </w:rPr>
        <w:t>,</w:t>
      </w:r>
      <w:r w:rsidR="00665477" w:rsidRPr="00EE0B97">
        <w:rPr>
          <w:rFonts w:asciiTheme="minorHAnsi" w:hAnsiTheme="minorHAnsi"/>
        </w:rPr>
        <w:t xml:space="preserve"> we can see why. The destruction of the government and much of the country’s infrastructure caused the death of countless Iraqi civilians</w:t>
      </w:r>
      <w:r w:rsidR="001E6D97" w:rsidRPr="00EE0B97">
        <w:rPr>
          <w:rFonts w:asciiTheme="minorHAnsi" w:hAnsiTheme="minorHAnsi"/>
        </w:rPr>
        <w:t xml:space="preserve"> </w:t>
      </w:r>
      <w:r w:rsidR="00665477" w:rsidRPr="00EE0B97">
        <w:rPr>
          <w:rFonts w:asciiTheme="minorHAnsi" w:hAnsiTheme="minorHAnsi"/>
        </w:rPr>
        <w:t>in sectarian violence. The US too paid a heavy price in both lives and resources.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As I stated in Ruling </w:t>
      </w:r>
      <w:r w:rsidR="00FF1C21" w:rsidRPr="00EE0B97">
        <w:rPr>
          <w:rFonts w:asciiTheme="minorHAnsi" w:hAnsiTheme="minorHAnsi"/>
        </w:rPr>
        <w:t>of a</w:t>
      </w:r>
      <w:r w:rsidRPr="00EE0B97">
        <w:rPr>
          <w:rFonts w:asciiTheme="minorHAnsi" w:hAnsiTheme="minorHAnsi"/>
        </w:rPr>
        <w:t xml:space="preserve"> Nation (P. </w:t>
      </w:r>
      <w:fldSimple w:instr=" PAGEREF Ruling_Of_A_Nation  \* MERGEFORMAT ">
        <w:r w:rsidR="00DA37AD" w:rsidRPr="00EE0B97">
          <w:rPr>
            <w:rFonts w:asciiTheme="minorHAnsi" w:hAnsiTheme="minorHAnsi"/>
            <w:noProof/>
          </w:rPr>
          <w:t>7</w:t>
        </w:r>
      </w:fldSimple>
      <w:r w:rsidRPr="00EE0B97">
        <w:rPr>
          <w:rFonts w:asciiTheme="minorHAnsi" w:hAnsiTheme="minorHAnsi"/>
        </w:rPr>
        <w:t xml:space="preserve">), a government stands or fall by the will of the people. The only way to transform a country is from within. You must </w:t>
      </w:r>
      <w:r w:rsidRPr="00EE0B97">
        <w:rPr>
          <w:rFonts w:asciiTheme="minorHAnsi" w:hAnsiTheme="minorHAnsi"/>
        </w:rPr>
        <w:lastRenderedPageBreak/>
        <w:t xml:space="preserve">convince the people that your way is best. You must </w:t>
      </w:r>
      <w:r w:rsidR="00700EAA" w:rsidRPr="00EE0B97">
        <w:rPr>
          <w:rFonts w:asciiTheme="minorHAnsi" w:hAnsiTheme="minorHAnsi"/>
        </w:rPr>
        <w:t>show them how they will benefit by following your way.</w:t>
      </w:r>
    </w:p>
    <w:p w:rsidR="004904FD" w:rsidRDefault="00665477" w:rsidP="00FF01EC">
      <w:pPr>
        <w:pStyle w:val="H3"/>
        <w:rPr>
          <w:rFonts w:asciiTheme="minorHAnsi" w:hAnsiTheme="minorHAnsi"/>
        </w:rPr>
      </w:pPr>
      <w:bookmarkStart w:id="455" w:name="_Toc383697626"/>
      <w:r w:rsidRPr="00EE0B97">
        <w:rPr>
          <w:rFonts w:asciiTheme="minorHAnsi" w:hAnsiTheme="minorHAnsi"/>
        </w:rPr>
        <w:t xml:space="preserve">Evolution </w:t>
      </w:r>
      <w:r w:rsidR="00FF1C21" w:rsidRPr="00EE0B97">
        <w:rPr>
          <w:rFonts w:asciiTheme="minorHAnsi" w:hAnsiTheme="minorHAnsi"/>
        </w:rPr>
        <w:t>and</w:t>
      </w:r>
      <w:r w:rsidRPr="00EE0B97">
        <w:rPr>
          <w:rFonts w:asciiTheme="minorHAnsi" w:hAnsiTheme="minorHAnsi"/>
        </w:rPr>
        <w:t xml:space="preserve"> Revolution</w:t>
      </w:r>
      <w:bookmarkEnd w:id="455"/>
    </w:p>
    <w:p w:rsidR="00CA0004" w:rsidRPr="00CA0004" w:rsidRDefault="00CA0004" w:rsidP="00CA0004">
      <w:pPr>
        <w:pStyle w:val="Quote1"/>
      </w:pPr>
    </w:p>
    <w:p w:rsidR="004904FD" w:rsidRPr="00EE0B97" w:rsidRDefault="00665477">
      <w:pPr>
        <w:rPr>
          <w:rFonts w:asciiTheme="minorHAnsi" w:hAnsiTheme="minorHAnsi"/>
        </w:rPr>
      </w:pPr>
      <w:r w:rsidRPr="00EE0B97">
        <w:rPr>
          <w:rFonts w:asciiTheme="minorHAnsi" w:hAnsiTheme="minorHAnsi"/>
        </w:rPr>
        <w:t xml:space="preserve">I consider the war with the former Saddam Hussein government anti-democratic. As I said in Ruling </w:t>
      </w:r>
      <w:r w:rsidR="00FF1C21" w:rsidRPr="00EE0B97">
        <w:rPr>
          <w:rFonts w:asciiTheme="minorHAnsi" w:hAnsiTheme="minorHAnsi"/>
        </w:rPr>
        <w:t>of a</w:t>
      </w:r>
      <w:r w:rsidRPr="00EE0B97">
        <w:rPr>
          <w:rFonts w:asciiTheme="minorHAnsi" w:hAnsiTheme="minorHAnsi"/>
        </w:rPr>
        <w:t xml:space="preserve"> Nation (P. </w:t>
      </w:r>
      <w:fldSimple w:instr=" PAGEREF Ruling_Of_A_Nation  \* MERGEFORMAT ">
        <w:r w:rsidR="00DA37AD" w:rsidRPr="00EE0B97">
          <w:rPr>
            <w:rFonts w:asciiTheme="minorHAnsi" w:hAnsiTheme="minorHAnsi"/>
            <w:noProof/>
          </w:rPr>
          <w:t>7</w:t>
        </w:r>
      </w:fldSimple>
      <w:r w:rsidRPr="00EE0B97">
        <w:rPr>
          <w:rFonts w:asciiTheme="minorHAnsi" w:hAnsiTheme="minorHAnsi"/>
        </w:rPr>
        <w:t xml:space="preserve">), </w:t>
      </w:r>
      <w:r w:rsidR="00FF1C21" w:rsidRPr="00EE0B97">
        <w:rPr>
          <w:rFonts w:asciiTheme="minorHAnsi" w:hAnsiTheme="minorHAnsi"/>
        </w:rPr>
        <w:t>all</w:t>
      </w:r>
      <w:r w:rsidRPr="00EE0B97">
        <w:rPr>
          <w:rFonts w:asciiTheme="minorHAnsi" w:hAnsiTheme="minorHAnsi"/>
        </w:rPr>
        <w:t xml:space="preserve"> governments stay in power because of the will of the people.</w:t>
      </w:r>
    </w:p>
    <w:p w:rsidR="004904FD" w:rsidRPr="00EE0B97" w:rsidRDefault="004904FD">
      <w:pPr>
        <w:rPr>
          <w:rFonts w:asciiTheme="minorHAnsi" w:hAnsiTheme="minorHAnsi"/>
        </w:rPr>
      </w:pPr>
    </w:p>
    <w:p w:rsidR="000D1539" w:rsidRPr="00EE0B97" w:rsidRDefault="00665477">
      <w:pPr>
        <w:rPr>
          <w:rFonts w:asciiTheme="minorHAnsi" w:hAnsiTheme="minorHAnsi"/>
        </w:rPr>
      </w:pPr>
      <w:r w:rsidRPr="00EE0B97">
        <w:rPr>
          <w:rFonts w:asciiTheme="minorHAnsi" w:hAnsiTheme="minorHAnsi"/>
        </w:rPr>
        <w:t>Many Iraqis didn</w:t>
      </w:r>
      <w:r w:rsidR="001E6D97" w:rsidRPr="00EE0B97">
        <w:rPr>
          <w:rFonts w:asciiTheme="minorHAnsi" w:hAnsiTheme="minorHAnsi"/>
        </w:rPr>
        <w:t>’</w:t>
      </w:r>
      <w:r w:rsidRPr="00EE0B97">
        <w:rPr>
          <w:rFonts w:asciiTheme="minorHAnsi" w:hAnsiTheme="minorHAnsi"/>
        </w:rPr>
        <w:t xml:space="preserve">t like the oppressive Saddam Hussein government. But the reason the Saddam government was stable was because Iraqi culture demanded a strong government. The rule of law is absolutely essential </w:t>
      </w:r>
      <w:r w:rsidR="001E6D97" w:rsidRPr="00EE0B97">
        <w:rPr>
          <w:rFonts w:asciiTheme="minorHAnsi" w:hAnsiTheme="minorHAnsi"/>
        </w:rPr>
        <w:t>in</w:t>
      </w:r>
      <w:r w:rsidRPr="00EE0B97">
        <w:rPr>
          <w:rFonts w:asciiTheme="minorHAnsi" w:hAnsiTheme="minorHAnsi"/>
        </w:rPr>
        <w:t xml:space="preserve"> Muslim culture. Absolute law requires absolute punishment, which Saddam supplied in great abundance. Absolute law comes from absolute authority. Absolute authority comes from God and those who interpret God’s laws. As a result, the foundation for a democracy did</w:t>
      </w:r>
      <w:r w:rsidR="001E6D97" w:rsidRPr="00EE0B97">
        <w:rPr>
          <w:rFonts w:asciiTheme="minorHAnsi" w:hAnsiTheme="minorHAnsi"/>
        </w:rPr>
        <w:t>n</w:t>
      </w:r>
      <w:r w:rsidRPr="00EE0B97">
        <w:rPr>
          <w:rFonts w:asciiTheme="minorHAnsi" w:hAnsiTheme="minorHAnsi"/>
        </w:rPr>
        <w:t>’t exist, and couldn’t exist and cannot exist. The concept of electing a ruler is idiotic from a divine point of view. The only people fit to rule are those who understand Divine Law and who are strong enough to maintain Divine Law.</w:t>
      </w:r>
    </w:p>
    <w:p w:rsidR="000D1539" w:rsidRPr="00EE0B97" w:rsidRDefault="000D1539">
      <w:pPr>
        <w:rPr>
          <w:rFonts w:asciiTheme="minorHAnsi" w:hAnsiTheme="minorHAnsi"/>
        </w:rPr>
      </w:pPr>
    </w:p>
    <w:p w:rsidR="004904FD" w:rsidRPr="00EE0B97" w:rsidRDefault="001E6D97">
      <w:pPr>
        <w:rPr>
          <w:rFonts w:asciiTheme="minorHAnsi" w:hAnsiTheme="minorHAnsi"/>
        </w:rPr>
      </w:pPr>
      <w:r w:rsidRPr="00EE0B97">
        <w:rPr>
          <w:rFonts w:asciiTheme="minorHAnsi" w:hAnsiTheme="minorHAnsi"/>
        </w:rPr>
        <w:t>Only a change in culture will allow democracy to appear</w:t>
      </w:r>
      <w:r w:rsidR="000D1539" w:rsidRPr="00EE0B97">
        <w:rPr>
          <w:rFonts w:asciiTheme="minorHAnsi" w:hAnsiTheme="minorHAnsi"/>
        </w:rPr>
        <w:t xml:space="preserve"> in countries such as Iraq</w:t>
      </w:r>
      <w:r w:rsidRPr="00EE0B97">
        <w:rPr>
          <w:rFonts w:asciiTheme="minorHAnsi" w:hAnsiTheme="minorHAnsi"/>
        </w:rPr>
        <w:t xml:space="preserve">. </w:t>
      </w:r>
      <w:r w:rsidR="002160E4" w:rsidRPr="00EE0B97">
        <w:rPr>
          <w:rFonts w:asciiTheme="minorHAnsi" w:hAnsiTheme="minorHAnsi"/>
        </w:rPr>
        <w:t xml:space="preserve">The only way to bring democracy to a country is to </w:t>
      </w:r>
      <w:r w:rsidRPr="00EE0B97">
        <w:rPr>
          <w:rFonts w:asciiTheme="minorHAnsi" w:hAnsiTheme="minorHAnsi"/>
        </w:rPr>
        <w:t>convin</w:t>
      </w:r>
      <w:r w:rsidR="00866AB2" w:rsidRPr="00EE0B97">
        <w:rPr>
          <w:rFonts w:asciiTheme="minorHAnsi" w:hAnsiTheme="minorHAnsi"/>
        </w:rPr>
        <w:t>ce the people that democracy is in God’s great plan.</w:t>
      </w:r>
      <w:r w:rsidR="000D1539" w:rsidRPr="00EE0B97">
        <w:rPr>
          <w:rFonts w:asciiTheme="minorHAnsi" w:hAnsiTheme="minorHAnsi"/>
        </w:rPr>
        <w:t xml:space="preserve"> You must convince them that self-rule and personal responsibility is what God wants.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reason the American Revolution was so successful was because the people desired it and were willing to fight for it. The American people believed in their hearts they had both the ability and the right to </w:t>
      </w:r>
      <w:r w:rsidR="00866AB2" w:rsidRPr="00EE0B97">
        <w:rPr>
          <w:rFonts w:asciiTheme="minorHAnsi" w:hAnsiTheme="minorHAnsi"/>
        </w:rPr>
        <w:t>self-rule</w:t>
      </w:r>
      <w:r w:rsidRPr="00EE0B97">
        <w:rPr>
          <w:rFonts w:asciiTheme="minorHAnsi" w:hAnsiTheme="minorHAnsi"/>
        </w:rPr>
        <w:t>. This proved that</w:t>
      </w:r>
      <w:r w:rsidR="002160E4" w:rsidRPr="00EE0B97">
        <w:rPr>
          <w:rFonts w:asciiTheme="minorHAnsi" w:hAnsiTheme="minorHAnsi"/>
        </w:rPr>
        <w:t xml:space="preserve"> they were ready for democracy.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Only way to grow a democracy is to plant the ideas of democracy in the culture. This desire MUST spark a grassroots event. When enough people desire it, democracy will come about peacefully and naturally. This process cannot come about through external force or coercion. Such force can only r</w:t>
      </w:r>
      <w:r w:rsidR="002160E4" w:rsidRPr="00EE0B97">
        <w:rPr>
          <w:rFonts w:asciiTheme="minorHAnsi" w:hAnsiTheme="minorHAnsi"/>
        </w:rPr>
        <w:t>esult in failure and suffering.</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Recall Law U001 (P. </w:t>
      </w:r>
      <w:fldSimple w:instr=" PAGEREF Law_U001  \* MERGEFORMAT ">
        <w:r w:rsidR="00DA37AD" w:rsidRPr="00EE0B97">
          <w:rPr>
            <w:rFonts w:asciiTheme="minorHAnsi" w:hAnsiTheme="minorHAnsi"/>
            <w:noProof/>
          </w:rPr>
          <w:t>167</w:t>
        </w:r>
      </w:fldSimple>
      <w:r w:rsidRPr="00EE0B97">
        <w:rPr>
          <w:rFonts w:asciiTheme="minorHAnsi" w:hAnsiTheme="minorHAnsi"/>
        </w:rPr>
        <w:t>), It’s forbidden for the UCOE or member countries to use political, economic or military pressure to interfere with the internal affairs of a member country, except when invited to do so by the member country, and only for as long as the member country wants them to.</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This law forbids either the UCOE or member</w:t>
      </w:r>
      <w:r w:rsidR="002067C3" w:rsidRPr="00EE0B97">
        <w:rPr>
          <w:rFonts w:asciiTheme="minorHAnsi" w:hAnsiTheme="minorHAnsi"/>
        </w:rPr>
        <w:t>-</w:t>
      </w:r>
      <w:r w:rsidRPr="00EE0B97">
        <w:rPr>
          <w:rFonts w:asciiTheme="minorHAnsi" w:hAnsiTheme="minorHAnsi"/>
        </w:rPr>
        <w:t>countries from supplying money or weapons to political groups within a country because that would cause the balance of power to change within the country.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Law U001 doesn’t forbid the </w:t>
      </w:r>
      <w:r w:rsidR="002067C3" w:rsidRPr="00EE0B97">
        <w:rPr>
          <w:rFonts w:asciiTheme="minorHAnsi" w:hAnsiTheme="minorHAnsi"/>
        </w:rPr>
        <w:t xml:space="preserve">UCOE or member-countries from </w:t>
      </w:r>
      <w:r w:rsidRPr="00EE0B97">
        <w:rPr>
          <w:rFonts w:asciiTheme="minorHAnsi" w:hAnsiTheme="minorHAnsi"/>
        </w:rPr>
        <w:t>us</w:t>
      </w:r>
      <w:r w:rsidR="002067C3" w:rsidRPr="00EE0B97">
        <w:rPr>
          <w:rFonts w:asciiTheme="minorHAnsi" w:hAnsiTheme="minorHAnsi"/>
        </w:rPr>
        <w:t>ing</w:t>
      </w:r>
      <w:r w:rsidRPr="00EE0B97">
        <w:rPr>
          <w:rFonts w:asciiTheme="minorHAnsi" w:hAnsiTheme="minorHAnsi"/>
        </w:rPr>
        <w:t xml:space="preserve"> ideas to change a culture</w:t>
      </w:r>
      <w:r w:rsidR="002067C3" w:rsidRPr="00EE0B97">
        <w:rPr>
          <w:rFonts w:asciiTheme="minorHAnsi" w:hAnsiTheme="minorHAnsi"/>
        </w:rPr>
        <w:t xml:space="preserve"> from within</w:t>
      </w:r>
      <w:r w:rsidR="00CD1E38" w:rsidRPr="00EE0B97">
        <w:rPr>
          <w:rFonts w:asciiTheme="minorHAnsi" w:hAnsiTheme="minorHAnsi"/>
        </w:rPr>
        <w:t>. However</w:t>
      </w:r>
      <w:r w:rsidR="00EB3F2F" w:rsidRPr="00EE0B97">
        <w:rPr>
          <w:rFonts w:asciiTheme="minorHAnsi" w:hAnsiTheme="minorHAnsi"/>
        </w:rPr>
        <w:t>,</w:t>
      </w:r>
      <w:r w:rsidR="00CD1E38" w:rsidRPr="00EE0B97">
        <w:rPr>
          <w:rFonts w:asciiTheme="minorHAnsi" w:hAnsiTheme="minorHAnsi"/>
        </w:rPr>
        <w:t xml:space="preserve"> the messages must be overt. The reason is because people can either accept or reject an idea as they choose. By working within the framework of a culture, you can gradually introduce ideas </w:t>
      </w:r>
      <w:r w:rsidR="002160E4" w:rsidRPr="00EE0B97">
        <w:rPr>
          <w:rFonts w:asciiTheme="minorHAnsi" w:hAnsiTheme="minorHAnsi"/>
        </w:rPr>
        <w:t xml:space="preserve">that </w:t>
      </w:r>
      <w:r w:rsidR="00CD1E38" w:rsidRPr="00EE0B97">
        <w:rPr>
          <w:rFonts w:asciiTheme="minorHAnsi" w:hAnsiTheme="minorHAnsi"/>
        </w:rPr>
        <w:t xml:space="preserve">can change the world. </w:t>
      </w:r>
      <w:r w:rsidRPr="00EE0B97">
        <w:rPr>
          <w:rFonts w:asciiTheme="minorHAnsi" w:hAnsiTheme="minorHAnsi"/>
        </w:rPr>
        <w:t xml:space="preserve">Only through </w:t>
      </w:r>
      <w:r w:rsidR="00CD1E38" w:rsidRPr="00EE0B97">
        <w:rPr>
          <w:rFonts w:asciiTheme="minorHAnsi" w:hAnsiTheme="minorHAnsi"/>
        </w:rPr>
        <w:t>mutual</w:t>
      </w:r>
      <w:r w:rsidRPr="00EE0B97">
        <w:rPr>
          <w:rFonts w:asciiTheme="minorHAnsi" w:hAnsiTheme="minorHAnsi"/>
        </w:rPr>
        <w:t xml:space="preserve"> respect and </w:t>
      </w:r>
      <w:r w:rsidR="00CD1E38" w:rsidRPr="00EE0B97">
        <w:rPr>
          <w:rFonts w:asciiTheme="minorHAnsi" w:hAnsiTheme="minorHAnsi"/>
        </w:rPr>
        <w:t xml:space="preserve">the </w:t>
      </w:r>
      <w:r w:rsidRPr="00EE0B97">
        <w:rPr>
          <w:rFonts w:asciiTheme="minorHAnsi" w:hAnsiTheme="minorHAnsi"/>
        </w:rPr>
        <w:t xml:space="preserve">consideration of others can </w:t>
      </w:r>
      <w:r w:rsidR="00EB3F2F" w:rsidRPr="00EE0B97">
        <w:rPr>
          <w:rFonts w:asciiTheme="minorHAnsi" w:hAnsiTheme="minorHAnsi"/>
        </w:rPr>
        <w:t xml:space="preserve">we forge </w:t>
      </w:r>
      <w:r w:rsidRPr="00EE0B97">
        <w:rPr>
          <w:rFonts w:asciiTheme="minorHAnsi" w:hAnsiTheme="minorHAnsi"/>
        </w:rPr>
        <w:t>a better world.</w:t>
      </w:r>
    </w:p>
    <w:p w:rsidR="004904FD" w:rsidRPr="00EE0B97" w:rsidRDefault="00665477" w:rsidP="00FF01EC">
      <w:pPr>
        <w:pStyle w:val="H3"/>
        <w:rPr>
          <w:rFonts w:asciiTheme="minorHAnsi" w:hAnsiTheme="minorHAnsi"/>
        </w:rPr>
      </w:pPr>
      <w:bookmarkStart w:id="456" w:name="_Toc383697627"/>
      <w:r w:rsidRPr="00EE0B97">
        <w:rPr>
          <w:rFonts w:asciiTheme="minorHAnsi" w:hAnsiTheme="minorHAnsi"/>
        </w:rPr>
        <w:t>Timely delivery of food and medicine</w:t>
      </w:r>
      <w:bookmarkEnd w:id="456"/>
    </w:p>
    <w:p w:rsidR="004904FD" w:rsidRPr="00EE0B97" w:rsidRDefault="00665477">
      <w:pPr>
        <w:rPr>
          <w:rFonts w:asciiTheme="minorHAnsi" w:hAnsiTheme="minorHAnsi"/>
        </w:rPr>
      </w:pPr>
      <w:r w:rsidRPr="00EE0B97">
        <w:rPr>
          <w:rFonts w:asciiTheme="minorHAnsi" w:hAnsiTheme="minorHAnsi"/>
        </w:rPr>
        <w:t xml:space="preserve"> To stabilize a region one must satisfy the needs of the people. An article in </w:t>
      </w:r>
      <w:r w:rsidRPr="00EE0B97">
        <w:rPr>
          <w:rFonts w:asciiTheme="minorHAnsi" w:hAnsiTheme="minorHAnsi"/>
          <w:i/>
        </w:rPr>
        <w:t>Scientific American</w:t>
      </w:r>
      <w:r w:rsidRPr="00EE0B97">
        <w:rPr>
          <w:rFonts w:asciiTheme="minorHAnsi" w:hAnsiTheme="minorHAnsi"/>
        </w:rPr>
        <w:t xml:space="preserve"> best addresses this issue:</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“If U.S. leaders better understood the politics of impoverished and crisis-ridden countries, they would more efficiently protect American national security by advancing the causes of economic development and democracy…Timely development assistance to places hovering between democracy and disarray can yield enormous benefits…</w:t>
      </w:r>
    </w:p>
    <w:p w:rsidR="004904FD" w:rsidRPr="00EE0B97" w:rsidRDefault="00665477">
      <w:pPr>
        <w:pStyle w:val="quote2"/>
        <w:rPr>
          <w:rFonts w:asciiTheme="minorHAnsi" w:hAnsiTheme="minorHAnsi"/>
          <w:szCs w:val="24"/>
        </w:rPr>
      </w:pPr>
      <w:r w:rsidRPr="00EE0B97">
        <w:rPr>
          <w:rFonts w:asciiTheme="minorHAnsi" w:hAnsiTheme="minorHAnsi"/>
          <w:szCs w:val="24"/>
        </w:rPr>
        <w:t>“When a public thinks that a newly elected national government will succeed, local leaders throw their support behind it. Expectations of the government’s longevity rise. Individuals and companies become much more likely to pay their taxes, because the government will have the police power to enforce the tax laws.”</w:t>
      </w:r>
      <w:r w:rsidRPr="00EE0B97">
        <w:rPr>
          <w:rStyle w:val="FootnoteReference"/>
          <w:rFonts w:asciiTheme="minorHAnsi" w:hAnsiTheme="minorHAnsi"/>
          <w:szCs w:val="24"/>
        </w:rPr>
        <w:footnoteReference w:id="99"/>
      </w:r>
    </w:p>
    <w:p w:rsidR="004904FD" w:rsidRPr="00EE0B97" w:rsidRDefault="00665477">
      <w:pPr>
        <w:rPr>
          <w:rFonts w:asciiTheme="minorHAnsi" w:hAnsiTheme="minorHAnsi"/>
        </w:rPr>
      </w:pPr>
      <w:r w:rsidRPr="00EE0B97">
        <w:rPr>
          <w:rFonts w:asciiTheme="minorHAnsi" w:hAnsiTheme="minorHAnsi"/>
        </w:rPr>
        <w:t>Success builds on success and before you know it, the country becomes a nice place to live in.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 Non-profit organizations have begun offering micro-loans. This allows the very poor to start businesses and improve their lives.</w:t>
      </w:r>
    </w:p>
    <w:p w:rsidR="004904FD" w:rsidRPr="00EE0B97" w:rsidRDefault="004904FD">
      <w:pPr>
        <w:rPr>
          <w:rFonts w:asciiTheme="minorHAnsi" w:hAnsiTheme="minorHAnsi"/>
        </w:rPr>
      </w:pPr>
    </w:p>
    <w:p w:rsidR="004904FD" w:rsidRPr="00EE0B97" w:rsidRDefault="00665477">
      <w:pPr>
        <w:pStyle w:val="quote2"/>
        <w:rPr>
          <w:rFonts w:asciiTheme="minorHAnsi" w:hAnsiTheme="minorHAnsi"/>
          <w:szCs w:val="24"/>
        </w:rPr>
      </w:pPr>
      <w:r w:rsidRPr="00EE0B97">
        <w:rPr>
          <w:rFonts w:asciiTheme="minorHAnsi" w:hAnsiTheme="minorHAnsi"/>
          <w:szCs w:val="24"/>
        </w:rPr>
        <w:t xml:space="preserve">“Anyone who scoffs at the value of 62 cents should talk to Muhammad Yunus. In 1976, the Bangladeshi economics professor tried an experiment. From his pocket, he lent the equivalent of $26 to a group of 42 workers. With that 62 cents per person, they bought the materials for a day’s work weaving chairs or making pots. At the end of their first day as independent </w:t>
      </w:r>
      <w:r w:rsidRPr="00EE0B97">
        <w:rPr>
          <w:rFonts w:asciiTheme="minorHAnsi" w:hAnsiTheme="minorHAnsi"/>
          <w:szCs w:val="24"/>
        </w:rPr>
        <w:lastRenderedPageBreak/>
        <w:t>business owners, they sold their work and soon paid back loan… Microcredit goes directly to poor people. It creates jobs in villages. It helps women develop confidence and independence. Microcredit can win new political backing for anti-poverty programs abroad that the poor still desperately need.</w:t>
      </w:r>
      <w:r w:rsidRPr="00EE0B97">
        <w:rPr>
          <w:rStyle w:val="FootnoteReference"/>
          <w:rFonts w:asciiTheme="minorHAnsi" w:hAnsiTheme="minorHAnsi"/>
          <w:szCs w:val="24"/>
        </w:rPr>
        <w:footnoteReference w:id="100"/>
      </w:r>
    </w:p>
    <w:p w:rsidR="004904FD" w:rsidRPr="00EE0B97" w:rsidRDefault="00665477">
      <w:pPr>
        <w:rPr>
          <w:rFonts w:asciiTheme="minorHAnsi" w:hAnsiTheme="minorHAnsi"/>
        </w:rPr>
      </w:pPr>
      <w:r w:rsidRPr="00EE0B97">
        <w:rPr>
          <w:rFonts w:asciiTheme="minorHAnsi" w:hAnsiTheme="minorHAnsi"/>
        </w:rPr>
        <w:t>All this makes sense, doesn’t it? After all, desperate people do desperate things. When given the tools needed to help themselves, their lives improve and the world becomes a better place.</w:t>
      </w:r>
    </w:p>
    <w:p w:rsidR="004904FD" w:rsidRPr="00EE0B97" w:rsidRDefault="004904FD">
      <w:pPr>
        <w:pStyle w:val="Header"/>
        <w:widowControl w:val="0"/>
        <w:tabs>
          <w:tab w:val="clear" w:pos="4320"/>
          <w:tab w:val="clear" w:pos="8640"/>
        </w:tabs>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rPr>
          <w:rFonts w:asciiTheme="minorHAnsi" w:hAnsiTheme="minorHAnsi"/>
        </w:rPr>
      </w:pPr>
    </w:p>
    <w:p w:rsidR="00D40A84" w:rsidRPr="00EE0B97" w:rsidRDefault="00D40A84" w:rsidP="00D40A84">
      <w:pPr>
        <w:rPr>
          <w:rFonts w:asciiTheme="minorHAnsi" w:hAnsiTheme="minorHAnsi"/>
        </w:rPr>
      </w:pPr>
    </w:p>
    <w:p w:rsidR="00D40A84" w:rsidRPr="00EE0B97" w:rsidRDefault="00D40A84" w:rsidP="00D40A84">
      <w:pPr>
        <w:rPr>
          <w:rFonts w:asciiTheme="minorHAnsi" w:hAnsiTheme="minorHAnsi"/>
        </w:rPr>
        <w:sectPr w:rsidR="00D40A84" w:rsidRPr="00EE0B97" w:rsidSect="00493BD2">
          <w:headerReference w:type="default" r:id="rId148"/>
          <w:type w:val="continuous"/>
          <w:pgSz w:w="8640" w:h="12960" w:code="1"/>
          <w:pgMar w:top="720" w:right="720" w:bottom="720" w:left="720" w:header="288" w:footer="288" w:gutter="360"/>
          <w:cols w:space="709"/>
          <w:noEndnote/>
          <w:titlePg/>
          <w:docGrid w:linePitch="326"/>
        </w:sectPr>
      </w:pPr>
    </w:p>
    <w:p w:rsidR="009A5200" w:rsidRPr="00EE0B97" w:rsidRDefault="009A5200">
      <w:pPr>
        <w:autoSpaceDE/>
        <w:autoSpaceDN/>
        <w:jc w:val="left"/>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115587" w:rsidRPr="00EE0B97" w:rsidRDefault="00115587">
      <w:pPr>
        <w:autoSpaceDE/>
        <w:autoSpaceDN/>
        <w:jc w:val="left"/>
        <w:rPr>
          <w:rFonts w:asciiTheme="minorHAnsi" w:hAnsiTheme="minorHAnsi"/>
        </w:rPr>
      </w:pPr>
      <w:r w:rsidRPr="00EE0B97">
        <w:rPr>
          <w:rFonts w:asciiTheme="minorHAnsi" w:hAnsiTheme="minorHAnsi"/>
        </w:rPr>
        <w:br w:type="page"/>
      </w: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D40A84" w:rsidRPr="00EE0B97" w:rsidRDefault="00D40A84">
      <w:pPr>
        <w:rPr>
          <w:rFonts w:asciiTheme="minorHAnsi" w:hAnsiTheme="minorHAnsi"/>
        </w:rPr>
      </w:pPr>
    </w:p>
    <w:p w:rsidR="001A51F8" w:rsidRPr="00EE0B97" w:rsidRDefault="001A51F8">
      <w:pPr>
        <w:rPr>
          <w:rFonts w:asciiTheme="minorHAnsi" w:hAnsiTheme="minorHAnsi"/>
        </w:rPr>
      </w:pPr>
    </w:p>
    <w:p w:rsidR="00732413" w:rsidRPr="00EE0B97" w:rsidRDefault="00732413">
      <w:pPr>
        <w:rPr>
          <w:rFonts w:asciiTheme="minorHAnsi" w:hAnsiTheme="minorHAnsi"/>
        </w:rPr>
      </w:pPr>
    </w:p>
    <w:p w:rsidR="00732413" w:rsidRPr="00EE0B97" w:rsidRDefault="00732413">
      <w:pPr>
        <w:rPr>
          <w:rFonts w:asciiTheme="minorHAnsi" w:hAnsiTheme="minorHAnsi"/>
        </w:rPr>
      </w:pPr>
    </w:p>
    <w:p w:rsidR="001A51F8" w:rsidRPr="00EE0B97" w:rsidRDefault="001A51F8">
      <w:pPr>
        <w:rPr>
          <w:rFonts w:asciiTheme="minorHAnsi" w:hAnsiTheme="minorHAnsi"/>
        </w:rPr>
      </w:pPr>
    </w:p>
    <w:p w:rsidR="001A51F8" w:rsidRPr="00EE0B97" w:rsidRDefault="001A51F8">
      <w:pPr>
        <w:rPr>
          <w:rFonts w:asciiTheme="minorHAnsi" w:hAnsiTheme="minorHAnsi"/>
        </w:rPr>
      </w:pPr>
    </w:p>
    <w:p w:rsidR="001A51F8" w:rsidRPr="00EE0B97" w:rsidRDefault="001A51F8">
      <w:pPr>
        <w:rPr>
          <w:rFonts w:asciiTheme="minorHAnsi" w:hAnsiTheme="minorHAnsi"/>
        </w:rPr>
      </w:pPr>
    </w:p>
    <w:p w:rsidR="001A51F8" w:rsidRPr="00EE0B97" w:rsidRDefault="001A51F8">
      <w:pPr>
        <w:rPr>
          <w:rFonts w:asciiTheme="minorHAnsi" w:hAnsiTheme="minorHAnsi"/>
        </w:rPr>
      </w:pPr>
    </w:p>
    <w:p w:rsidR="00D40A84" w:rsidRPr="00EE0B97" w:rsidRDefault="00D40A84" w:rsidP="00351D7F">
      <w:pPr>
        <w:pStyle w:val="H1"/>
        <w:rPr>
          <w:rFonts w:asciiTheme="minorHAnsi" w:hAnsiTheme="minorHAnsi"/>
        </w:rPr>
      </w:pPr>
      <w:bookmarkStart w:id="457" w:name="_Toc290215066"/>
      <w:bookmarkStart w:id="458" w:name="_Toc383697628"/>
      <w:r w:rsidRPr="00EE0B97">
        <w:rPr>
          <w:rFonts w:asciiTheme="minorHAnsi" w:hAnsiTheme="minorHAnsi"/>
        </w:rPr>
        <w:t xml:space="preserve">PART </w:t>
      </w:r>
      <w:r w:rsidR="00FF01EC" w:rsidRPr="00EE0B97">
        <w:rPr>
          <w:rFonts w:asciiTheme="minorHAnsi" w:hAnsiTheme="minorHAnsi"/>
        </w:rPr>
        <w:t>3</w:t>
      </w:r>
      <w:bookmarkEnd w:id="457"/>
      <w:bookmarkEnd w:id="458"/>
    </w:p>
    <w:p w:rsidR="00D40A84" w:rsidRPr="00EE0B97" w:rsidRDefault="00D40A84">
      <w:pPr>
        <w:rPr>
          <w:rFonts w:asciiTheme="minorHAnsi" w:hAnsiTheme="minorHAnsi"/>
        </w:rPr>
      </w:pPr>
    </w:p>
    <w:p w:rsidR="00D40A84" w:rsidRPr="00EE0B97" w:rsidRDefault="00967CD6" w:rsidP="00FC591D">
      <w:pPr>
        <w:jc w:val="center"/>
        <w:rPr>
          <w:rFonts w:asciiTheme="minorHAnsi" w:hAnsiTheme="minorHAnsi"/>
        </w:rPr>
      </w:pPr>
      <w:r w:rsidRPr="00EE0B97">
        <w:rPr>
          <w:rFonts w:asciiTheme="minorHAnsi" w:hAnsiTheme="minorHAnsi"/>
        </w:rPr>
        <w:t>Give me an army of Teachers and I will</w:t>
      </w:r>
      <w:r w:rsidRPr="00EE0B97">
        <w:rPr>
          <w:rFonts w:asciiTheme="minorHAnsi" w:hAnsiTheme="minorHAnsi"/>
        </w:rPr>
        <w:br/>
        <w:t>change the world</w:t>
      </w:r>
    </w:p>
    <w:p w:rsidR="00A262C7" w:rsidRPr="00EE0B97" w:rsidRDefault="00A262C7">
      <w:pPr>
        <w:rPr>
          <w:rFonts w:asciiTheme="minorHAnsi" w:hAnsiTheme="minorHAnsi"/>
        </w:rPr>
      </w:pPr>
    </w:p>
    <w:p w:rsidR="00A262C7" w:rsidRPr="00EE0B97" w:rsidRDefault="00A262C7" w:rsidP="00A262C7">
      <w:pPr>
        <w:jc w:val="center"/>
        <w:rPr>
          <w:rFonts w:asciiTheme="minorHAnsi" w:hAnsiTheme="minorHAnsi"/>
          <w:sz w:val="144"/>
          <w:szCs w:val="144"/>
        </w:rPr>
      </w:pPr>
      <w:r w:rsidRPr="00EE0B97">
        <w:rPr>
          <w:rFonts w:asciiTheme="minorHAnsi" w:hAnsiTheme="minorHAnsi"/>
          <w:sz w:val="144"/>
          <w:szCs w:val="144"/>
        </w:rPr>
        <w:t>Φ</w:t>
      </w:r>
    </w:p>
    <w:p w:rsidR="001A51F8" w:rsidRPr="00EE0B97" w:rsidRDefault="001A51F8">
      <w:pPr>
        <w:rPr>
          <w:rFonts w:asciiTheme="minorHAnsi" w:hAnsiTheme="minorHAnsi"/>
        </w:rPr>
      </w:pPr>
    </w:p>
    <w:p w:rsidR="001A51F8" w:rsidRPr="00EE0B97" w:rsidRDefault="001A51F8">
      <w:pPr>
        <w:rPr>
          <w:rFonts w:asciiTheme="minorHAnsi" w:hAnsiTheme="minorHAnsi"/>
        </w:rPr>
      </w:pPr>
    </w:p>
    <w:p w:rsidR="001A51F8" w:rsidRPr="00EE0B97" w:rsidRDefault="001A51F8">
      <w:pPr>
        <w:autoSpaceDE/>
        <w:autoSpaceDN/>
        <w:jc w:val="left"/>
        <w:rPr>
          <w:rFonts w:asciiTheme="minorHAnsi" w:hAnsiTheme="minorHAnsi"/>
        </w:rPr>
      </w:pPr>
      <w:r w:rsidRPr="00EE0B97">
        <w:rPr>
          <w:rFonts w:asciiTheme="minorHAnsi" w:hAnsiTheme="minorHAnsi"/>
        </w:rPr>
        <w:br w:type="page"/>
      </w:r>
    </w:p>
    <w:p w:rsidR="001A51F8" w:rsidRPr="00EE0B97" w:rsidRDefault="001A51F8">
      <w:pPr>
        <w:rPr>
          <w:rFonts w:asciiTheme="minorHAnsi" w:hAnsiTheme="minorHAnsi"/>
        </w:rPr>
      </w:pPr>
    </w:p>
    <w:p w:rsidR="00D40A84" w:rsidRPr="00EE0B97" w:rsidRDefault="00D40A84">
      <w:pPr>
        <w:rPr>
          <w:rFonts w:asciiTheme="minorHAnsi" w:hAnsiTheme="minorHAnsi"/>
        </w:rPr>
      </w:pPr>
    </w:p>
    <w:p w:rsidR="004904FD" w:rsidRPr="00EE0B97" w:rsidRDefault="004904FD">
      <w:pPr>
        <w:rPr>
          <w:rFonts w:asciiTheme="minorHAnsi" w:hAnsiTheme="minorHAnsi"/>
        </w:rPr>
        <w:sectPr w:rsidR="004904FD" w:rsidRPr="00EE0B97" w:rsidSect="00493BD2">
          <w:headerReference w:type="even" r:id="rId149"/>
          <w:headerReference w:type="default" r:id="rId150"/>
          <w:footerReference w:type="even" r:id="rId151"/>
          <w:footerReference w:type="default" r:id="rId152"/>
          <w:headerReference w:type="first" r:id="rId153"/>
          <w:footerReference w:type="first" r:id="rId154"/>
          <w:type w:val="continuous"/>
          <w:pgSz w:w="8640" w:h="12960" w:code="1"/>
          <w:pgMar w:top="720" w:right="720" w:bottom="720" w:left="720" w:header="288" w:footer="288" w:gutter="360"/>
          <w:cols w:space="709"/>
          <w:noEndnote/>
          <w:titlePg/>
          <w:docGrid w:linePitch="326"/>
        </w:sectPr>
      </w:pPr>
    </w:p>
    <w:p w:rsidR="004904FD" w:rsidRPr="00EE0B97" w:rsidRDefault="00665477">
      <w:pPr>
        <w:pStyle w:val="H2"/>
        <w:rPr>
          <w:rFonts w:asciiTheme="minorHAnsi" w:hAnsiTheme="minorHAnsi"/>
          <w:bCs w:val="0"/>
          <w:szCs w:val="24"/>
        </w:rPr>
      </w:pPr>
      <w:bookmarkStart w:id="459" w:name="_Toc146731263"/>
      <w:bookmarkStart w:id="460" w:name="_Toc146731355"/>
      <w:bookmarkStart w:id="461" w:name="_Toc146731537"/>
      <w:bookmarkStart w:id="462" w:name="_Toc146732929"/>
      <w:bookmarkStart w:id="463" w:name="_Toc290215067"/>
      <w:bookmarkStart w:id="464" w:name="_Toc383697629"/>
      <w:r w:rsidRPr="00EE0B97">
        <w:rPr>
          <w:rFonts w:asciiTheme="minorHAnsi" w:hAnsiTheme="minorHAnsi"/>
          <w:bCs w:val="0"/>
          <w:szCs w:val="24"/>
        </w:rPr>
        <w:lastRenderedPageBreak/>
        <w:t>United Federation Of Planets</w:t>
      </w:r>
      <w:bookmarkEnd w:id="459"/>
      <w:bookmarkEnd w:id="460"/>
      <w:bookmarkEnd w:id="461"/>
      <w:bookmarkEnd w:id="462"/>
      <w:bookmarkEnd w:id="463"/>
      <w:bookmarkEnd w:id="464"/>
    </w:p>
    <w:p w:rsidR="004904FD" w:rsidRPr="00EE0B97" w:rsidRDefault="00665477">
      <w:pPr>
        <w:pStyle w:val="Quote1"/>
        <w:rPr>
          <w:rFonts w:asciiTheme="minorHAnsi" w:hAnsiTheme="minorHAnsi"/>
          <w:szCs w:val="24"/>
        </w:rPr>
      </w:pPr>
      <w:r w:rsidRPr="00EE0B97">
        <w:rPr>
          <w:rFonts w:asciiTheme="minorHAnsi" w:hAnsiTheme="minorHAnsi"/>
          <w:szCs w:val="24"/>
        </w:rPr>
        <w:t>To boldly go</w:t>
      </w:r>
      <w:r w:rsidRPr="00EE0B97">
        <w:rPr>
          <w:rFonts w:asciiTheme="minorHAnsi" w:hAnsiTheme="minorHAnsi"/>
          <w:szCs w:val="24"/>
        </w:rPr>
        <w:br/>
        <w:t>where no one has gone before</w:t>
      </w:r>
      <w:r w:rsidRPr="00EE0B97">
        <w:rPr>
          <w:rFonts w:asciiTheme="minorHAnsi" w:hAnsiTheme="minorHAnsi"/>
          <w:szCs w:val="24"/>
        </w:rPr>
        <w:br/>
        <w:t>-- Star Trek --</w:t>
      </w:r>
    </w:p>
    <w:p w:rsidR="004904FD" w:rsidRPr="00EE0B97" w:rsidRDefault="00FE4705">
      <w:pPr>
        <w:widowControl w:val="0"/>
        <w:rPr>
          <w:rFonts w:asciiTheme="minorHAnsi" w:hAnsiTheme="minorHAnsi"/>
        </w:rPr>
      </w:pPr>
      <w:r>
        <w:rPr>
          <w:rFonts w:asciiTheme="minorHAnsi" w:hAnsiTheme="minorHAnsi"/>
          <w:noProof/>
        </w:rPr>
        <w:pict>
          <v:shape id="_x0000_s3174" type="#_x0000_t202" style="position:absolute;left:0;text-align:left;margin-left:-11.7pt;margin-top:10.05pt;width:38.65pt;height:29.95pt;z-index:-251501056;mso-wrap-edited:f;mso-wrap-distance-left:0;mso-wrap-distance-right:0" wrapcoords="-1350 0 -1350 21600 22950 21600 22950 0 -1350 0" stroked="f">
            <v:textbox style="mso-next-textbox:#_x0000_s3174"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A</w:t>
                  </w:r>
                </w:p>
              </w:txbxContent>
            </v:textbox>
            <w10:wrap type="tight"/>
          </v:shape>
        </w:pict>
      </w:r>
    </w:p>
    <w:p w:rsidR="00853840" w:rsidRPr="00EE0B97" w:rsidRDefault="00665477">
      <w:pPr>
        <w:widowControl w:val="0"/>
        <w:rPr>
          <w:rFonts w:asciiTheme="minorHAnsi" w:hAnsiTheme="minorHAnsi"/>
        </w:rPr>
      </w:pPr>
      <w:r w:rsidRPr="00EE0B97">
        <w:rPr>
          <w:rFonts w:asciiTheme="minorHAnsi" w:hAnsiTheme="minorHAnsi"/>
          <w:noProof/>
        </w:rPr>
        <w:t>fter</w:t>
      </w:r>
      <w:r w:rsidRPr="00EE0B97">
        <w:rPr>
          <w:rFonts w:asciiTheme="minorHAnsi" w:hAnsiTheme="minorHAnsi"/>
        </w:rPr>
        <w:t xml:space="preserve"> centuries of effort, humanity has finally spread across the solar system. </w:t>
      </w:r>
      <w:r w:rsidR="00853840" w:rsidRPr="00EE0B97">
        <w:rPr>
          <w:rFonts w:asciiTheme="minorHAnsi" w:hAnsiTheme="minorHAnsi"/>
        </w:rPr>
        <w:t>The key to opening up space for colonization was cheap space travel and the ability to mine the asteroids.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Mars now has 27 countries</w:t>
      </w:r>
      <w:r w:rsidR="00004148" w:rsidRPr="00EE0B97">
        <w:rPr>
          <w:rFonts w:asciiTheme="minorHAnsi" w:hAnsiTheme="minorHAnsi"/>
        </w:rPr>
        <w:t>,</w:t>
      </w:r>
      <w:r w:rsidRPr="00EE0B97">
        <w:rPr>
          <w:rFonts w:asciiTheme="minorHAnsi" w:hAnsiTheme="minorHAnsi"/>
        </w:rPr>
        <w:t xml:space="preserve"> with millions of people in each country. Mars also has a world government. This is </w:t>
      </w:r>
      <w:r w:rsidR="001C741A" w:rsidRPr="00EE0B97">
        <w:rPr>
          <w:rFonts w:asciiTheme="minorHAnsi" w:hAnsiTheme="minorHAnsi"/>
        </w:rPr>
        <w:t>an</w:t>
      </w:r>
      <w:r w:rsidRPr="00EE0B97">
        <w:rPr>
          <w:rFonts w:asciiTheme="minorHAnsi" w:hAnsiTheme="minorHAnsi"/>
        </w:rPr>
        <w:t xml:space="preserve"> entrance requirement to join the United Federation </w:t>
      </w:r>
      <w:r w:rsidR="00FF1C21" w:rsidRPr="00EE0B97">
        <w:rPr>
          <w:rFonts w:asciiTheme="minorHAnsi" w:hAnsiTheme="minorHAnsi"/>
        </w:rPr>
        <w:t>of</w:t>
      </w:r>
      <w:r w:rsidRPr="00EE0B97">
        <w:rPr>
          <w:rFonts w:asciiTheme="minorHAnsi" w:hAnsiTheme="minorHAnsi"/>
        </w:rPr>
        <w:t xml:space="preserve"> Planets.</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United Federation </w:t>
      </w:r>
      <w:r w:rsidR="00FF1C21" w:rsidRPr="00EE0B97">
        <w:rPr>
          <w:rFonts w:asciiTheme="minorHAnsi" w:hAnsiTheme="minorHAnsi"/>
        </w:rPr>
        <w:t>of</w:t>
      </w:r>
      <w:r w:rsidRPr="00EE0B97">
        <w:rPr>
          <w:rFonts w:asciiTheme="minorHAnsi" w:hAnsiTheme="minorHAnsi"/>
        </w:rPr>
        <w:t xml:space="preserve"> Planets was created to ensure the peaceful co-existence of all planets, and was based on the United Countries </w:t>
      </w:r>
      <w:r w:rsidR="00FF1C21" w:rsidRPr="00EE0B97">
        <w:rPr>
          <w:rFonts w:asciiTheme="minorHAnsi" w:hAnsiTheme="minorHAnsi"/>
        </w:rPr>
        <w:t>of</w:t>
      </w:r>
      <w:r w:rsidRPr="00EE0B97">
        <w:rPr>
          <w:rFonts w:asciiTheme="minorHAnsi" w:hAnsiTheme="minorHAnsi"/>
        </w:rPr>
        <w:t xml:space="preserve"> Earth.</w:t>
      </w:r>
    </w:p>
    <w:p w:rsidR="004904FD" w:rsidRPr="00EE0B97" w:rsidRDefault="004904FD">
      <w:pPr>
        <w:widowControl w:val="0"/>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primary function of the Federation is to deal with issues such as disputes between planets, trade issues, human rights issues, and so on.</w:t>
      </w:r>
    </w:p>
    <w:p w:rsidR="004904FD" w:rsidRPr="00EE0B97" w:rsidRDefault="004904FD">
      <w:pPr>
        <w:widowControl w:val="0"/>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The secondary function of the Federation is to ensure that member planets are safe from threats from outer space. Starfleet </w:t>
      </w:r>
      <w:r w:rsidR="00004148" w:rsidRPr="00EE0B97">
        <w:rPr>
          <w:rFonts w:asciiTheme="minorHAnsi" w:hAnsiTheme="minorHAnsi"/>
        </w:rPr>
        <w:t>exists</w:t>
      </w:r>
      <w:r w:rsidRPr="00EE0B97">
        <w:rPr>
          <w:rFonts w:asciiTheme="minorHAnsi" w:hAnsiTheme="minorHAnsi"/>
        </w:rPr>
        <w:t xml:space="preserve"> to serve this function. Starfleet is also responsible for space explorations.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A council, consisting of representatives of all member planets, controls the Federation. Each member planet supplies a councilor to represent its interests. The councilor stays on the council as long as their member planet chooses. Each councilor has one vote on the council and no one has veto power. </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president of the council acts as a moderator on all council meetings. The president has no vote but can break a tie if needed</w:t>
      </w:r>
      <w:r w:rsidR="0065067E" w:rsidRPr="00EE0B97">
        <w:rPr>
          <w:rFonts w:asciiTheme="minorHAnsi" w:hAnsiTheme="minorHAnsi"/>
        </w:rPr>
        <w:t xml:space="preserve">. </w:t>
      </w:r>
      <w:r w:rsidRPr="00EE0B97">
        <w:rPr>
          <w:rFonts w:asciiTheme="minorHAnsi" w:hAnsiTheme="minorHAnsi"/>
        </w:rPr>
        <w:t>The president acts as the representative for the Federation</w:t>
      </w:r>
      <w:r w:rsidR="0065067E" w:rsidRPr="00EE0B97">
        <w:rPr>
          <w:rFonts w:asciiTheme="minorHAnsi" w:hAnsiTheme="minorHAnsi"/>
        </w:rPr>
        <w:t>.</w:t>
      </w:r>
      <w:r w:rsidRPr="00EE0B97">
        <w:rPr>
          <w:rFonts w:asciiTheme="minorHAnsi" w:hAnsiTheme="minorHAnsi"/>
        </w:rPr>
        <w:t xml:space="preserve"> The council elects the president from candidates chosen from member planets. Presidency is for life </w:t>
      </w:r>
      <w:r w:rsidR="004B44ED" w:rsidRPr="00EE0B97">
        <w:rPr>
          <w:rFonts w:asciiTheme="minorHAnsi" w:hAnsiTheme="minorHAnsi"/>
        </w:rPr>
        <w:t xml:space="preserve">or </w:t>
      </w:r>
      <w:r w:rsidRPr="00EE0B97">
        <w:rPr>
          <w:rFonts w:asciiTheme="minorHAnsi" w:hAnsiTheme="minorHAnsi"/>
        </w:rPr>
        <w:t>unless   proven unsuitable for the job</w:t>
      </w:r>
      <w:r w:rsidR="0065067E"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president and councilors</w:t>
      </w:r>
      <w:r w:rsidR="00887863" w:rsidRPr="00EE0B97">
        <w:rPr>
          <w:rFonts w:asciiTheme="minorHAnsi" w:hAnsiTheme="minorHAnsi"/>
        </w:rPr>
        <w:t>, as well as their immediate families,</w:t>
      </w:r>
      <w:r w:rsidRPr="00EE0B97">
        <w:rPr>
          <w:rFonts w:asciiTheme="minorHAnsi" w:hAnsiTheme="minorHAnsi"/>
        </w:rPr>
        <w:t xml:space="preserve"> </w:t>
      </w:r>
      <w:r w:rsidR="00004148" w:rsidRPr="00EE0B97">
        <w:rPr>
          <w:rFonts w:asciiTheme="minorHAnsi" w:hAnsiTheme="minorHAnsi"/>
        </w:rPr>
        <w:t xml:space="preserve">become </w:t>
      </w:r>
      <w:r w:rsidRPr="00EE0B97">
        <w:rPr>
          <w:rFonts w:asciiTheme="minorHAnsi" w:hAnsiTheme="minorHAnsi"/>
        </w:rPr>
        <w:t xml:space="preserve">full citizens of all member planets. This citizenship is for life. </w:t>
      </w:r>
      <w:r w:rsidR="004B44ED" w:rsidRPr="00EE0B97">
        <w:rPr>
          <w:rFonts w:asciiTheme="minorHAnsi" w:hAnsiTheme="minorHAnsi"/>
        </w:rPr>
        <w:t>T</w:t>
      </w:r>
      <w:r w:rsidRPr="00EE0B97">
        <w:rPr>
          <w:rFonts w:asciiTheme="minorHAnsi" w:hAnsiTheme="minorHAnsi"/>
        </w:rPr>
        <w:t xml:space="preserve">his </w:t>
      </w:r>
      <w:r w:rsidR="004B44ED" w:rsidRPr="00EE0B97">
        <w:rPr>
          <w:rFonts w:asciiTheme="minorHAnsi" w:hAnsiTheme="minorHAnsi"/>
        </w:rPr>
        <w:t xml:space="preserve">tries to </w:t>
      </w:r>
      <w:r w:rsidRPr="00EE0B97">
        <w:rPr>
          <w:rFonts w:asciiTheme="minorHAnsi" w:hAnsiTheme="minorHAnsi"/>
        </w:rPr>
        <w:t>ensure that the leaders have no ties to any specific planet.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order to ensure that the Federation does not grow too big for its britches, this law appears in the constitution of the Federation.</w:t>
      </w:r>
    </w:p>
    <w:p w:rsidR="004904FD" w:rsidRPr="00EE0B97" w:rsidRDefault="004904FD">
      <w:pPr>
        <w:rPr>
          <w:rFonts w:asciiTheme="minorHAnsi" w:hAnsiTheme="minorHAnsi"/>
        </w:rPr>
      </w:pPr>
    </w:p>
    <w:p w:rsidR="004904FD" w:rsidRPr="00EE0B97" w:rsidRDefault="00665477" w:rsidP="00CA0004">
      <w:pPr>
        <w:pStyle w:val="Laws"/>
      </w:pPr>
      <w:r w:rsidRPr="00EE0B97">
        <w:rPr>
          <w:b/>
        </w:rPr>
        <w:t>Law F001:</w:t>
      </w:r>
      <w:r w:rsidR="00007111" w:rsidRPr="00EE0B97">
        <w:rPr>
          <w:b/>
        </w:rPr>
        <w:tab/>
      </w:r>
      <w:r w:rsidRPr="00EE0B97">
        <w:t>It is forbidden for the Federation, member planets or Starfleet to use political, economic or military pressure to interfere with the internal affairs of any culture or society, except when invited to do so by the culture or society, and only for as long as the culture or society wants them to.</w:t>
      </w:r>
    </w:p>
    <w:p w:rsidR="004904FD" w:rsidRPr="00EE0B97" w:rsidRDefault="004904FD">
      <w:pPr>
        <w:rPr>
          <w:rFonts w:asciiTheme="minorHAnsi" w:hAnsiTheme="minorHAnsi"/>
        </w:rPr>
      </w:pPr>
    </w:p>
    <w:p w:rsidR="004904FD" w:rsidRPr="00EE0B97" w:rsidRDefault="00665477">
      <w:pPr>
        <w:widowControl w:val="0"/>
        <w:rPr>
          <w:rFonts w:asciiTheme="minorHAnsi" w:hAnsiTheme="minorHAnsi"/>
        </w:rPr>
      </w:pPr>
      <w:r w:rsidRPr="00EE0B97">
        <w:rPr>
          <w:rFonts w:asciiTheme="minorHAnsi" w:hAnsiTheme="minorHAnsi"/>
        </w:rPr>
        <w:t xml:space="preserve">In addition to this, the </w:t>
      </w:r>
      <w:r w:rsidR="00D332A8" w:rsidRPr="00EE0B97">
        <w:rPr>
          <w:rFonts w:asciiTheme="minorHAnsi" w:hAnsiTheme="minorHAnsi"/>
        </w:rPr>
        <w:t xml:space="preserve">three laws of government (P. </w:t>
      </w:r>
      <w:fldSimple w:instr=" PAGEREF Laws_Of_Government  \* MERGEFORMAT ">
        <w:r w:rsidR="00DA37AD" w:rsidRPr="00EE0B97">
          <w:rPr>
            <w:rFonts w:asciiTheme="minorHAnsi" w:hAnsiTheme="minorHAnsi"/>
            <w:noProof/>
          </w:rPr>
          <w:t>20</w:t>
        </w:r>
      </w:fldSimple>
      <w:r w:rsidR="00D332A8" w:rsidRPr="00EE0B97">
        <w:rPr>
          <w:rFonts w:asciiTheme="minorHAnsi" w:hAnsiTheme="minorHAnsi"/>
        </w:rPr>
        <w:t xml:space="preserve">) bind the </w:t>
      </w:r>
      <w:r w:rsidRPr="00EE0B97">
        <w:rPr>
          <w:rFonts w:asciiTheme="minorHAnsi" w:hAnsiTheme="minorHAnsi"/>
        </w:rPr>
        <w:t xml:space="preserve">Federation and </w:t>
      </w:r>
      <w:r w:rsidR="003E551E" w:rsidRPr="00EE0B97">
        <w:rPr>
          <w:rFonts w:asciiTheme="minorHAnsi" w:hAnsiTheme="minorHAnsi"/>
        </w:rPr>
        <w:t xml:space="preserve">all </w:t>
      </w:r>
      <w:r w:rsidRPr="00EE0B97">
        <w:rPr>
          <w:rFonts w:asciiTheme="minorHAnsi" w:hAnsiTheme="minorHAnsi"/>
        </w:rPr>
        <w:t>member planets.</w:t>
      </w:r>
    </w:p>
    <w:p w:rsidR="00964AFA" w:rsidRPr="00EE0B97" w:rsidRDefault="00964AFA">
      <w:pPr>
        <w:widowControl w:val="0"/>
        <w:rPr>
          <w:rFonts w:asciiTheme="minorHAnsi" w:hAnsiTheme="minorHAnsi"/>
        </w:rPr>
      </w:pPr>
    </w:p>
    <w:p w:rsidR="00964AFA" w:rsidRPr="00EE0B97" w:rsidRDefault="00964AFA">
      <w:pPr>
        <w:widowControl w:val="0"/>
        <w:rPr>
          <w:rFonts w:asciiTheme="minorHAnsi" w:hAnsiTheme="minorHAnsi"/>
        </w:rPr>
        <w:sectPr w:rsidR="00964AFA" w:rsidRPr="00EE0B97" w:rsidSect="00493BD2">
          <w:headerReference w:type="even" r:id="rId155"/>
          <w:headerReference w:type="default" r:id="rId156"/>
          <w:footerReference w:type="even" r:id="rId157"/>
          <w:footerReference w:type="default" r:id="rId158"/>
          <w:headerReference w:type="first" r:id="rId159"/>
          <w:footerReference w:type="first" r:id="rId160"/>
          <w:type w:val="continuous"/>
          <w:pgSz w:w="8640" w:h="12960" w:code="1"/>
          <w:pgMar w:top="720" w:right="720" w:bottom="720" w:left="720" w:header="288" w:footer="288" w:gutter="360"/>
          <w:cols w:space="709"/>
          <w:noEndnote/>
          <w:titlePg/>
          <w:docGrid w:linePitch="326"/>
        </w:sectPr>
      </w:pPr>
    </w:p>
    <w:p w:rsidR="00964AFA" w:rsidRPr="00EE0B97" w:rsidRDefault="00964AFA">
      <w:pPr>
        <w:widowControl w:val="0"/>
        <w:rPr>
          <w:rFonts w:asciiTheme="minorHAnsi" w:hAnsiTheme="minorHAnsi"/>
        </w:rPr>
      </w:pPr>
    </w:p>
    <w:p w:rsidR="004904FD" w:rsidRPr="00EE0B97" w:rsidRDefault="00665477" w:rsidP="00941E4F">
      <w:pPr>
        <w:pStyle w:val="H2"/>
        <w:rPr>
          <w:rFonts w:asciiTheme="minorHAnsi" w:hAnsiTheme="minorHAnsi"/>
        </w:rPr>
      </w:pPr>
      <w:bookmarkStart w:id="465" w:name="_Toc146731538"/>
      <w:bookmarkStart w:id="466" w:name="_Toc146732930"/>
      <w:bookmarkStart w:id="467" w:name="_Toc290215068"/>
      <w:bookmarkStart w:id="468" w:name="_Toc383697630"/>
      <w:r w:rsidRPr="00EE0B97">
        <w:rPr>
          <w:rFonts w:asciiTheme="minorHAnsi" w:hAnsiTheme="minorHAnsi"/>
        </w:rPr>
        <w:lastRenderedPageBreak/>
        <w:t>Taxation And Finance</w:t>
      </w:r>
      <w:bookmarkEnd w:id="465"/>
      <w:bookmarkEnd w:id="466"/>
      <w:bookmarkEnd w:id="467"/>
      <w:bookmarkEnd w:id="468"/>
    </w:p>
    <w:p w:rsidR="004904FD" w:rsidRPr="00EE0B97" w:rsidRDefault="00665477">
      <w:pPr>
        <w:pStyle w:val="Quote1"/>
        <w:rPr>
          <w:rFonts w:asciiTheme="minorHAnsi" w:hAnsiTheme="minorHAnsi"/>
          <w:szCs w:val="24"/>
        </w:rPr>
      </w:pPr>
      <w:r w:rsidRPr="00EE0B97">
        <w:rPr>
          <w:rFonts w:asciiTheme="minorHAnsi" w:hAnsiTheme="minorHAnsi"/>
          <w:szCs w:val="24"/>
        </w:rPr>
        <w:t>Death and taxes may be certain,</w:t>
      </w:r>
      <w:r w:rsidRPr="00EE0B97">
        <w:rPr>
          <w:rFonts w:asciiTheme="minorHAnsi" w:hAnsiTheme="minorHAnsi"/>
          <w:szCs w:val="24"/>
        </w:rPr>
        <w:br/>
        <w:t>but we don't have to die every year.</w:t>
      </w:r>
      <w:r w:rsidRPr="00EE0B97">
        <w:rPr>
          <w:rFonts w:asciiTheme="minorHAnsi" w:hAnsiTheme="minorHAnsi"/>
          <w:szCs w:val="24"/>
        </w:rPr>
        <w:br/>
        <w:t>-- Unknown --</w:t>
      </w:r>
    </w:p>
    <w:p w:rsidR="004904FD" w:rsidRPr="00EE0B97" w:rsidRDefault="00FE4705">
      <w:pPr>
        <w:widowControl w:val="0"/>
        <w:rPr>
          <w:rFonts w:asciiTheme="minorHAnsi" w:hAnsiTheme="minorHAnsi"/>
        </w:rPr>
      </w:pPr>
      <w:r>
        <w:rPr>
          <w:rFonts w:asciiTheme="minorHAnsi" w:hAnsiTheme="minorHAnsi"/>
          <w:noProof/>
        </w:rPr>
        <w:pict>
          <v:shape id="_x0000_s3175" type="#_x0000_t202" style="position:absolute;left:0;text-align:left;margin-left:-22.6pt;margin-top:9.7pt;width:38.65pt;height:29.95pt;z-index:-251500032;mso-wrap-edited:f;mso-wrap-distance-left:0;mso-wrap-distance-right:0" wrapcoords="-1350 0 -1350 21600 22950 21600 22950 0 -1350 0" stroked="f">
            <v:textbox style="mso-next-textbox:#_x0000_s3175"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T</w:t>
                  </w:r>
                </w:p>
              </w:txbxContent>
            </v:textbox>
            <w10:wrap type="tight"/>
          </v:shape>
        </w:pict>
      </w:r>
    </w:p>
    <w:p w:rsidR="004904FD" w:rsidRPr="00EE0B97" w:rsidRDefault="00665477">
      <w:pPr>
        <w:widowControl w:val="0"/>
        <w:rPr>
          <w:rFonts w:asciiTheme="minorHAnsi" w:hAnsiTheme="minorHAnsi"/>
        </w:rPr>
      </w:pPr>
      <w:proofErr w:type="gramStart"/>
      <w:r w:rsidRPr="00EE0B97">
        <w:rPr>
          <w:rFonts w:asciiTheme="minorHAnsi" w:hAnsiTheme="minorHAnsi"/>
        </w:rPr>
        <w:t>he</w:t>
      </w:r>
      <w:proofErr w:type="gramEnd"/>
      <w:r w:rsidRPr="00EE0B97">
        <w:rPr>
          <w:rFonts w:asciiTheme="minorHAnsi" w:hAnsiTheme="minorHAnsi"/>
        </w:rPr>
        <w:t xml:space="preserve"> Federation has the right to tax the Gross National Product of member planets. It also has the right to fine member planets for breaking inter-planetary laws.</w:t>
      </w:r>
    </w:p>
    <w:p w:rsidR="004904FD" w:rsidRPr="00EE0B97" w:rsidRDefault="004904FD">
      <w:pPr>
        <w:widowControl w:val="0"/>
        <w:rPr>
          <w:rFonts w:asciiTheme="minorHAnsi" w:hAnsiTheme="minorHAnsi"/>
        </w:rPr>
      </w:pPr>
    </w:p>
    <w:p w:rsidR="002E305C" w:rsidRPr="00EE0B97" w:rsidRDefault="00665477">
      <w:pPr>
        <w:widowControl w:val="0"/>
        <w:rPr>
          <w:rFonts w:asciiTheme="minorHAnsi" w:hAnsiTheme="minorHAnsi"/>
        </w:rPr>
      </w:pPr>
      <w:r w:rsidRPr="00EE0B97">
        <w:rPr>
          <w:rFonts w:asciiTheme="minorHAnsi" w:hAnsiTheme="minorHAnsi"/>
        </w:rPr>
        <w:t>The Planetary Tax finance</w:t>
      </w:r>
      <w:r w:rsidR="009E6A8B" w:rsidRPr="00EE0B97">
        <w:rPr>
          <w:rFonts w:asciiTheme="minorHAnsi" w:hAnsiTheme="minorHAnsi"/>
        </w:rPr>
        <w:t>s</w:t>
      </w:r>
      <w:r w:rsidRPr="00EE0B97">
        <w:rPr>
          <w:rFonts w:asciiTheme="minorHAnsi" w:hAnsiTheme="minorHAnsi"/>
        </w:rPr>
        <w:t xml:space="preserve"> the running of the Federation. The Planetary Tax </w:t>
      </w:r>
      <w:r w:rsidR="009E6A8B" w:rsidRPr="00EE0B97">
        <w:rPr>
          <w:rFonts w:asciiTheme="minorHAnsi" w:hAnsiTheme="minorHAnsi"/>
        </w:rPr>
        <w:t>has t</w:t>
      </w:r>
      <w:r w:rsidRPr="00EE0B97">
        <w:rPr>
          <w:rFonts w:asciiTheme="minorHAnsi" w:hAnsiTheme="minorHAnsi"/>
        </w:rPr>
        <w:t>wo parts. The first part finance</w:t>
      </w:r>
      <w:r w:rsidR="009E6A8B" w:rsidRPr="00EE0B97">
        <w:rPr>
          <w:rFonts w:asciiTheme="minorHAnsi" w:hAnsiTheme="minorHAnsi"/>
        </w:rPr>
        <w:t>s</w:t>
      </w:r>
      <w:r w:rsidRPr="00EE0B97">
        <w:rPr>
          <w:rFonts w:asciiTheme="minorHAnsi" w:hAnsiTheme="minorHAnsi"/>
        </w:rPr>
        <w:t xml:space="preserve"> Starfleet. The second part </w:t>
      </w:r>
      <w:r w:rsidR="009E6A8B" w:rsidRPr="00EE0B97">
        <w:rPr>
          <w:rFonts w:asciiTheme="minorHAnsi" w:hAnsiTheme="minorHAnsi"/>
        </w:rPr>
        <w:t xml:space="preserve">finances </w:t>
      </w:r>
      <w:r w:rsidRPr="00EE0B97">
        <w:rPr>
          <w:rFonts w:asciiTheme="minorHAnsi" w:hAnsiTheme="minorHAnsi"/>
        </w:rPr>
        <w:t>all other activities of the Federation.</w:t>
      </w:r>
    </w:p>
    <w:p w:rsidR="00964AFA" w:rsidRPr="00EE0B97" w:rsidRDefault="00964AFA">
      <w:pPr>
        <w:widowControl w:val="0"/>
        <w:rPr>
          <w:rFonts w:asciiTheme="minorHAnsi" w:hAnsiTheme="minorHAnsi"/>
        </w:rPr>
      </w:pPr>
    </w:p>
    <w:p w:rsidR="00964AFA" w:rsidRPr="00EE0B97" w:rsidRDefault="00964AFA">
      <w:pPr>
        <w:widowControl w:val="0"/>
        <w:rPr>
          <w:rFonts w:asciiTheme="minorHAnsi" w:hAnsiTheme="minorHAnsi"/>
        </w:rPr>
        <w:sectPr w:rsidR="00964AFA" w:rsidRPr="00EE0B97" w:rsidSect="00493BD2">
          <w:type w:val="continuous"/>
          <w:pgSz w:w="8640" w:h="12960" w:code="1"/>
          <w:pgMar w:top="720" w:right="720" w:bottom="720" w:left="720" w:header="288" w:footer="288" w:gutter="360"/>
          <w:cols w:space="709"/>
          <w:noEndnote/>
          <w:titlePg/>
          <w:docGrid w:linePitch="326"/>
        </w:sectPr>
      </w:pPr>
    </w:p>
    <w:p w:rsidR="00964AFA" w:rsidRPr="00EE0B97" w:rsidRDefault="00964AFA">
      <w:pPr>
        <w:widowControl w:val="0"/>
        <w:rPr>
          <w:rFonts w:asciiTheme="minorHAnsi" w:hAnsiTheme="minorHAnsi"/>
        </w:rPr>
      </w:pPr>
    </w:p>
    <w:p w:rsidR="002E305C" w:rsidRPr="00EE0B97" w:rsidRDefault="002E305C" w:rsidP="002E305C">
      <w:pPr>
        <w:pStyle w:val="H2"/>
        <w:rPr>
          <w:rFonts w:asciiTheme="minorHAnsi" w:hAnsiTheme="minorHAnsi"/>
        </w:rPr>
      </w:pPr>
      <w:bookmarkStart w:id="469" w:name="_Toc290215069"/>
      <w:bookmarkStart w:id="470" w:name="_Toc383697631"/>
      <w:r w:rsidRPr="00EE0B97">
        <w:rPr>
          <w:rFonts w:asciiTheme="minorHAnsi" w:hAnsiTheme="minorHAnsi"/>
        </w:rPr>
        <w:lastRenderedPageBreak/>
        <w:t>Stellar Economics</w:t>
      </w:r>
      <w:bookmarkEnd w:id="469"/>
      <w:bookmarkEnd w:id="470"/>
    </w:p>
    <w:p w:rsidR="00EE0A80" w:rsidRPr="00EE0B97" w:rsidRDefault="005315F2" w:rsidP="00EE0A80">
      <w:pPr>
        <w:pStyle w:val="Quote1"/>
        <w:rPr>
          <w:rFonts w:asciiTheme="minorHAnsi" w:hAnsiTheme="minorHAnsi"/>
        </w:rPr>
      </w:pPr>
      <w:r w:rsidRPr="00EE0B97">
        <w:rPr>
          <w:rFonts w:asciiTheme="minorHAnsi" w:hAnsiTheme="minorHAnsi"/>
        </w:rPr>
        <w:t xml:space="preserve">Quark: I wonder who came up with the idea of </w:t>
      </w:r>
    </w:p>
    <w:p w:rsidR="005315F2" w:rsidRPr="00EE0B97" w:rsidRDefault="005315F2" w:rsidP="00EE0A80">
      <w:pPr>
        <w:pStyle w:val="Quote1"/>
        <w:rPr>
          <w:rFonts w:asciiTheme="minorHAnsi" w:hAnsiTheme="minorHAnsi"/>
        </w:rPr>
      </w:pPr>
      <w:r w:rsidRPr="00EE0B97">
        <w:rPr>
          <w:rFonts w:asciiTheme="minorHAnsi" w:hAnsiTheme="minorHAnsi"/>
        </w:rPr>
        <w:t xml:space="preserve">suspending liquid latinum inside worthless bits of gold. </w:t>
      </w:r>
    </w:p>
    <w:p w:rsidR="00EE0A80" w:rsidRPr="00EE0B97" w:rsidRDefault="005315F2" w:rsidP="00EE0A80">
      <w:pPr>
        <w:pStyle w:val="Quote1"/>
        <w:rPr>
          <w:rFonts w:asciiTheme="minorHAnsi" w:hAnsiTheme="minorHAnsi"/>
        </w:rPr>
      </w:pPr>
      <w:r w:rsidRPr="00EE0B97">
        <w:rPr>
          <w:rFonts w:asciiTheme="minorHAnsi" w:hAnsiTheme="minorHAnsi"/>
        </w:rPr>
        <w:t xml:space="preserve">Lt. Commander Jadzia Dax: Probably someone who </w:t>
      </w:r>
    </w:p>
    <w:p w:rsidR="005315F2" w:rsidRPr="00EE0B97" w:rsidRDefault="005315F2" w:rsidP="00EE0A80">
      <w:pPr>
        <w:pStyle w:val="Quote1"/>
        <w:rPr>
          <w:rFonts w:asciiTheme="minorHAnsi" w:hAnsiTheme="minorHAnsi"/>
        </w:rPr>
      </w:pPr>
      <w:r w:rsidRPr="00EE0B97">
        <w:rPr>
          <w:rFonts w:asciiTheme="minorHAnsi" w:hAnsiTheme="minorHAnsi"/>
        </w:rPr>
        <w:t>got tired of making change with an eyedropper</w:t>
      </w:r>
    </w:p>
    <w:p w:rsidR="002E305C" w:rsidRPr="00EE0B97" w:rsidRDefault="00EE0A80" w:rsidP="00EE0A80">
      <w:pPr>
        <w:pStyle w:val="Quote1"/>
        <w:rPr>
          <w:rFonts w:asciiTheme="minorHAnsi" w:hAnsiTheme="minorHAnsi"/>
        </w:rPr>
      </w:pPr>
      <w:r w:rsidRPr="00EE0B97">
        <w:rPr>
          <w:rFonts w:asciiTheme="minorHAnsi" w:hAnsiTheme="minorHAnsi"/>
        </w:rPr>
        <w:t xml:space="preserve">-- </w:t>
      </w:r>
      <w:r w:rsidR="005315F2" w:rsidRPr="00EE0B97">
        <w:rPr>
          <w:rFonts w:asciiTheme="minorHAnsi" w:hAnsiTheme="minorHAnsi"/>
        </w:rPr>
        <w:t>Star Trek: Deep Space Nine</w:t>
      </w:r>
      <w:r w:rsidRPr="00EE0B97">
        <w:rPr>
          <w:rFonts w:asciiTheme="minorHAnsi" w:hAnsiTheme="minorHAnsi"/>
        </w:rPr>
        <w:t>,</w:t>
      </w:r>
      <w:r w:rsidR="005315F2" w:rsidRPr="00EE0B97">
        <w:rPr>
          <w:rFonts w:asciiTheme="minorHAnsi" w:hAnsiTheme="minorHAnsi"/>
        </w:rPr>
        <w:t xml:space="preserve"> Who Mourns for Morn?</w:t>
      </w:r>
      <w:r w:rsidRPr="00EE0B97">
        <w:rPr>
          <w:rFonts w:asciiTheme="minorHAnsi" w:hAnsiTheme="minorHAnsi"/>
        </w:rPr>
        <w:t xml:space="preserve"> --</w:t>
      </w:r>
    </w:p>
    <w:p w:rsidR="005315F2" w:rsidRPr="00EE0B97" w:rsidRDefault="005315F2" w:rsidP="002E305C">
      <w:pPr>
        <w:rPr>
          <w:rFonts w:asciiTheme="minorHAnsi" w:hAnsiTheme="minorHAnsi"/>
        </w:rPr>
      </w:pPr>
    </w:p>
    <w:p w:rsidR="002E305C" w:rsidRPr="00EE0B97" w:rsidRDefault="002E305C" w:rsidP="002E305C">
      <w:pPr>
        <w:rPr>
          <w:rFonts w:asciiTheme="minorHAnsi" w:hAnsiTheme="minorHAnsi"/>
        </w:rPr>
      </w:pPr>
      <w:proofErr w:type="spellStart"/>
      <w:r w:rsidRPr="00EE0B97">
        <w:rPr>
          <w:rFonts w:asciiTheme="minorHAnsi" w:hAnsiTheme="minorHAnsi"/>
        </w:rPr>
        <w:t>conomics</w:t>
      </w:r>
      <w:proofErr w:type="spellEnd"/>
      <w:r w:rsidRPr="00EE0B97">
        <w:rPr>
          <w:rFonts w:asciiTheme="minorHAnsi" w:hAnsiTheme="minorHAnsi"/>
        </w:rPr>
        <w:t xml:space="preserve"> is a concern for everyone. Even the Federation has to deal with this. </w:t>
      </w:r>
      <w:r w:rsidR="003F1418" w:rsidRPr="00EE0B97">
        <w:rPr>
          <w:rFonts w:asciiTheme="minorHAnsi" w:hAnsiTheme="minorHAnsi"/>
        </w:rPr>
        <w:t>As a result, the Federation has its own monetary system, as well as an organization for dealing with all inter-planetary trade.</w:t>
      </w:r>
    </w:p>
    <w:p w:rsidR="002E305C" w:rsidRPr="00EE0B97" w:rsidRDefault="002E305C" w:rsidP="002E305C">
      <w:pPr>
        <w:rPr>
          <w:rFonts w:asciiTheme="minorHAnsi" w:hAnsiTheme="minorHAnsi"/>
        </w:rPr>
      </w:pPr>
    </w:p>
    <w:p w:rsidR="002E305C" w:rsidRPr="00EE0B97" w:rsidRDefault="003F1418" w:rsidP="003F1418">
      <w:pPr>
        <w:pStyle w:val="H4"/>
        <w:rPr>
          <w:rFonts w:asciiTheme="minorHAnsi" w:hAnsiTheme="minorHAnsi"/>
        </w:rPr>
      </w:pPr>
      <w:r w:rsidRPr="00EE0B97">
        <w:rPr>
          <w:rFonts w:asciiTheme="minorHAnsi" w:hAnsiTheme="minorHAnsi"/>
        </w:rPr>
        <w:t>The Bank</w:t>
      </w:r>
    </w:p>
    <w:p w:rsidR="002E305C" w:rsidRPr="00EE0B97" w:rsidRDefault="003F1418" w:rsidP="002E305C">
      <w:pPr>
        <w:rPr>
          <w:rFonts w:asciiTheme="minorHAnsi" w:hAnsiTheme="minorHAnsi"/>
        </w:rPr>
      </w:pPr>
      <w:r w:rsidRPr="00EE0B97">
        <w:rPr>
          <w:rFonts w:asciiTheme="minorHAnsi" w:hAnsiTheme="minorHAnsi"/>
        </w:rPr>
        <w:t>The Federation Bank is similar to the World Bank of the UCOE. As with the World Bank, the Federation Bank is responsible for maintaining a monetary system for the normal operation of business.</w:t>
      </w:r>
      <w:r w:rsidR="006556A0" w:rsidRPr="00EE0B97">
        <w:rPr>
          <w:rFonts w:asciiTheme="minorHAnsi" w:hAnsiTheme="minorHAnsi"/>
        </w:rPr>
        <w:t xml:space="preserve"> The difference is that Federation currency is only required for inter-planetary commerce. Each planet may use whatever currency it wants for internal commerce.</w:t>
      </w:r>
    </w:p>
    <w:p w:rsidR="002E305C" w:rsidRPr="00EE0B97" w:rsidRDefault="003F1418" w:rsidP="003F1418">
      <w:pPr>
        <w:pStyle w:val="H4"/>
        <w:rPr>
          <w:rFonts w:asciiTheme="minorHAnsi" w:hAnsiTheme="minorHAnsi"/>
        </w:rPr>
      </w:pPr>
      <w:r w:rsidRPr="00EE0B97">
        <w:rPr>
          <w:rFonts w:asciiTheme="minorHAnsi" w:hAnsiTheme="minorHAnsi"/>
        </w:rPr>
        <w:t>Federal Business Bureau</w:t>
      </w:r>
    </w:p>
    <w:p w:rsidR="002E305C" w:rsidRPr="00EE0B97" w:rsidRDefault="006556A0" w:rsidP="006556A0">
      <w:pPr>
        <w:rPr>
          <w:rFonts w:asciiTheme="minorHAnsi" w:hAnsiTheme="minorHAnsi"/>
        </w:rPr>
      </w:pPr>
      <w:r w:rsidRPr="00EE0B97">
        <w:rPr>
          <w:rFonts w:asciiTheme="minorHAnsi" w:hAnsiTheme="minorHAnsi"/>
        </w:rPr>
        <w:t>The Federal Business Bureau is responsible for managing inter-planetary business. The Federal Business Bureau operates under similar rules as the Global Business Bureau.</w:t>
      </w:r>
    </w:p>
    <w:p w:rsidR="00964AFA" w:rsidRPr="00EE0B97" w:rsidRDefault="00964AFA" w:rsidP="006556A0">
      <w:pPr>
        <w:rPr>
          <w:rFonts w:asciiTheme="minorHAnsi" w:hAnsiTheme="minorHAnsi"/>
        </w:rPr>
      </w:pPr>
    </w:p>
    <w:p w:rsidR="00964AFA" w:rsidRPr="00EE0B97" w:rsidRDefault="00964AFA" w:rsidP="006556A0">
      <w:pPr>
        <w:rPr>
          <w:rFonts w:asciiTheme="minorHAnsi" w:hAnsiTheme="minorHAnsi"/>
        </w:rPr>
        <w:sectPr w:rsidR="00964AFA" w:rsidRPr="00EE0B97" w:rsidSect="00493BD2">
          <w:headerReference w:type="default" r:id="rId161"/>
          <w:type w:val="continuous"/>
          <w:pgSz w:w="8640" w:h="12960" w:code="1"/>
          <w:pgMar w:top="720" w:right="720" w:bottom="720" w:left="720" w:header="288" w:footer="288" w:gutter="360"/>
          <w:cols w:space="709"/>
          <w:noEndnote/>
          <w:titlePg/>
          <w:docGrid w:linePitch="326"/>
        </w:sectPr>
      </w:pPr>
    </w:p>
    <w:p w:rsidR="00964AFA" w:rsidRPr="00EE0B97" w:rsidRDefault="00964AFA" w:rsidP="006556A0">
      <w:pPr>
        <w:rPr>
          <w:rFonts w:asciiTheme="minorHAnsi" w:hAnsiTheme="minorHAnsi"/>
        </w:rPr>
      </w:pPr>
    </w:p>
    <w:p w:rsidR="004904FD" w:rsidRPr="00EE0B97" w:rsidRDefault="00665477" w:rsidP="00941E4F">
      <w:pPr>
        <w:pStyle w:val="H2"/>
        <w:rPr>
          <w:rFonts w:asciiTheme="minorHAnsi" w:hAnsiTheme="minorHAnsi"/>
        </w:rPr>
      </w:pPr>
      <w:bookmarkStart w:id="471" w:name="_Toc146731539"/>
      <w:bookmarkStart w:id="472" w:name="_Toc146732931"/>
      <w:bookmarkStart w:id="473" w:name="_Toc290215070"/>
      <w:bookmarkStart w:id="474" w:name="_Toc383697632"/>
      <w:r w:rsidRPr="00EE0B97">
        <w:rPr>
          <w:rFonts w:asciiTheme="minorHAnsi" w:hAnsiTheme="minorHAnsi"/>
        </w:rPr>
        <w:lastRenderedPageBreak/>
        <w:t>Joining The Federation</w:t>
      </w:r>
      <w:bookmarkEnd w:id="471"/>
      <w:bookmarkEnd w:id="472"/>
      <w:bookmarkEnd w:id="473"/>
      <w:bookmarkEnd w:id="474"/>
    </w:p>
    <w:p w:rsidR="004904FD" w:rsidRPr="00EE0B97" w:rsidRDefault="00665477">
      <w:pPr>
        <w:pStyle w:val="Quote1"/>
        <w:rPr>
          <w:rFonts w:asciiTheme="minorHAnsi" w:hAnsiTheme="minorHAnsi"/>
          <w:szCs w:val="24"/>
        </w:rPr>
      </w:pPr>
      <w:r w:rsidRPr="00EE0B97">
        <w:rPr>
          <w:rFonts w:asciiTheme="minorHAnsi" w:hAnsiTheme="minorHAnsi"/>
          <w:szCs w:val="24"/>
        </w:rPr>
        <w:t>You can learn new things at any time in your life</w:t>
      </w:r>
      <w:r w:rsidRPr="00EE0B97">
        <w:rPr>
          <w:rFonts w:asciiTheme="minorHAnsi" w:hAnsiTheme="minorHAnsi"/>
          <w:szCs w:val="24"/>
        </w:rPr>
        <w:br/>
        <w:t>if you're willing to be a beginner.</w:t>
      </w:r>
      <w:r w:rsidRPr="00EE0B97">
        <w:rPr>
          <w:rFonts w:asciiTheme="minorHAnsi" w:hAnsiTheme="minorHAnsi"/>
          <w:szCs w:val="24"/>
        </w:rPr>
        <w:br/>
        <w:t>If you actually learn to like being a beginner,</w:t>
      </w:r>
      <w:r w:rsidRPr="00EE0B97">
        <w:rPr>
          <w:rFonts w:asciiTheme="minorHAnsi" w:hAnsiTheme="minorHAnsi"/>
          <w:szCs w:val="24"/>
        </w:rPr>
        <w:br/>
        <w:t>the whole world opens up to you.</w:t>
      </w:r>
      <w:r w:rsidRPr="00EE0B97">
        <w:rPr>
          <w:rFonts w:asciiTheme="minorHAnsi" w:hAnsiTheme="minorHAnsi"/>
          <w:szCs w:val="24"/>
        </w:rPr>
        <w:br/>
        <w:t>-- Barabra Sher --</w:t>
      </w:r>
    </w:p>
    <w:p w:rsidR="004904FD" w:rsidRPr="00EE0B97" w:rsidRDefault="00FE4705">
      <w:pPr>
        <w:rPr>
          <w:rFonts w:asciiTheme="minorHAnsi" w:hAnsiTheme="minorHAnsi"/>
        </w:rPr>
      </w:pPr>
      <w:r>
        <w:rPr>
          <w:rFonts w:asciiTheme="minorHAnsi" w:hAnsiTheme="minorHAnsi"/>
          <w:noProof/>
        </w:rPr>
        <w:pict>
          <v:shape id="_x0000_s3176" type="#_x0000_t202" style="position:absolute;left:0;text-align:left;margin-left:-24.35pt;margin-top:10.05pt;width:38.65pt;height:29.95pt;z-index:-251499008;mso-wrap-edited:f;mso-wrap-distance-left:0;mso-wrap-distance-right:0" wrapcoords="-1350 0 -1350 21600 22950 21600 22950 0 -1350 0" stroked="f">
            <v:textbox style="mso-next-textbox:#_x0000_s3176"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T</w:t>
                  </w:r>
                </w:p>
              </w:txbxContent>
            </v:textbox>
            <w10:wrap type="tight"/>
          </v:shape>
        </w:pict>
      </w:r>
    </w:p>
    <w:p w:rsidR="004904FD" w:rsidRPr="00EE0B97" w:rsidRDefault="00665477">
      <w:pPr>
        <w:rPr>
          <w:rFonts w:asciiTheme="minorHAnsi" w:hAnsiTheme="minorHAnsi"/>
        </w:rPr>
      </w:pPr>
      <w:proofErr w:type="gramStart"/>
      <w:r w:rsidRPr="00EE0B97">
        <w:rPr>
          <w:rFonts w:asciiTheme="minorHAnsi" w:hAnsiTheme="minorHAnsi"/>
        </w:rPr>
        <w:t>o</w:t>
      </w:r>
      <w:proofErr w:type="gramEnd"/>
      <w:r w:rsidRPr="00EE0B97">
        <w:rPr>
          <w:rFonts w:asciiTheme="minorHAnsi" w:hAnsiTheme="minorHAnsi"/>
        </w:rPr>
        <w:t xml:space="preserve"> join the Federation, a planet must have one unified government and must agree to the rules and regulations of the Federation.</w:t>
      </w:r>
    </w:p>
    <w:p w:rsidR="004904FD" w:rsidRPr="00EE0B97" w:rsidRDefault="004904FD">
      <w:pPr>
        <w:rPr>
          <w:rFonts w:asciiTheme="minorHAnsi" w:hAnsiTheme="minorHAnsi"/>
        </w:rPr>
      </w:pPr>
    </w:p>
    <w:p w:rsidR="004904FD" w:rsidRPr="00EE0B97" w:rsidRDefault="000A0E18">
      <w:pPr>
        <w:rPr>
          <w:rFonts w:asciiTheme="minorHAnsi" w:hAnsiTheme="minorHAnsi"/>
        </w:rPr>
      </w:pPr>
      <w:r w:rsidRPr="00EE0B97">
        <w:rPr>
          <w:rFonts w:asciiTheme="minorHAnsi" w:hAnsiTheme="minorHAnsi"/>
        </w:rPr>
        <w:t>A</w:t>
      </w:r>
      <w:r w:rsidR="00665477" w:rsidRPr="00EE0B97">
        <w:rPr>
          <w:rFonts w:asciiTheme="minorHAnsi" w:hAnsiTheme="minorHAnsi"/>
        </w:rPr>
        <w:t xml:space="preserve"> planet must </w:t>
      </w:r>
      <w:r w:rsidRPr="00EE0B97">
        <w:rPr>
          <w:rFonts w:asciiTheme="minorHAnsi" w:hAnsiTheme="minorHAnsi"/>
        </w:rPr>
        <w:t xml:space="preserve">also </w:t>
      </w:r>
      <w:r w:rsidR="00665477" w:rsidRPr="00EE0B97">
        <w:rPr>
          <w:rFonts w:asciiTheme="minorHAnsi" w:hAnsiTheme="minorHAnsi"/>
        </w:rPr>
        <w:t xml:space="preserve">add the three laws of government to </w:t>
      </w:r>
      <w:r w:rsidR="00460F32" w:rsidRPr="00EE0B97">
        <w:rPr>
          <w:rFonts w:asciiTheme="minorHAnsi" w:hAnsiTheme="minorHAnsi"/>
        </w:rPr>
        <w:t>the</w:t>
      </w:r>
      <w:r w:rsidR="00665477" w:rsidRPr="00EE0B97">
        <w:rPr>
          <w:rFonts w:asciiTheme="minorHAnsi" w:hAnsiTheme="minorHAnsi"/>
        </w:rPr>
        <w:t xml:space="preserve"> constitution </w:t>
      </w:r>
      <w:r w:rsidR="00460F32" w:rsidRPr="00EE0B97">
        <w:rPr>
          <w:rFonts w:asciiTheme="minorHAnsi" w:hAnsiTheme="minorHAnsi"/>
        </w:rPr>
        <w:t xml:space="preserve">of its planetary government </w:t>
      </w:r>
      <w:r w:rsidR="00665477" w:rsidRPr="00EE0B97">
        <w:rPr>
          <w:rFonts w:asciiTheme="minorHAnsi" w:hAnsiTheme="minorHAnsi"/>
        </w:rPr>
        <w:t xml:space="preserve">(P. </w:t>
      </w:r>
      <w:fldSimple w:instr=" PAGEREF Laws_Of_Government  \* MERGEFORMAT ">
        <w:r w:rsidR="00DA37AD" w:rsidRPr="00EE0B97">
          <w:rPr>
            <w:rFonts w:asciiTheme="minorHAnsi" w:hAnsiTheme="minorHAnsi"/>
            <w:noProof/>
          </w:rPr>
          <w:t>20</w:t>
        </w:r>
      </w:fldSimple>
      <w:r w:rsidR="00665477" w:rsidRPr="00EE0B97">
        <w:rPr>
          <w:rFonts w:asciiTheme="minorHAnsi" w:hAnsiTheme="minorHAnsi"/>
        </w:rPr>
        <w:t>).</w:t>
      </w:r>
      <w:r w:rsidR="00887863" w:rsidRPr="00EE0B97">
        <w:rPr>
          <w:rFonts w:asciiTheme="minorHAnsi" w:hAnsiTheme="minorHAnsi"/>
        </w:rPr>
        <w:t xml:space="preserve"> However</w:t>
      </w:r>
      <w:r w:rsidR="009E6A8B" w:rsidRPr="00EE0B97">
        <w:rPr>
          <w:rFonts w:asciiTheme="minorHAnsi" w:hAnsiTheme="minorHAnsi"/>
        </w:rPr>
        <w:t>,</w:t>
      </w:r>
      <w:r w:rsidR="00887863" w:rsidRPr="00EE0B97">
        <w:rPr>
          <w:rFonts w:asciiTheme="minorHAnsi" w:hAnsiTheme="minorHAnsi"/>
        </w:rPr>
        <w:t xml:space="preserve"> a</w:t>
      </w:r>
      <w:r w:rsidR="00665477" w:rsidRPr="00EE0B97">
        <w:rPr>
          <w:rFonts w:asciiTheme="minorHAnsi" w:hAnsiTheme="minorHAnsi"/>
        </w:rPr>
        <w:t xml:space="preserve"> planet </w:t>
      </w:r>
      <w:r w:rsidR="00887863" w:rsidRPr="00EE0B97">
        <w:rPr>
          <w:rFonts w:asciiTheme="minorHAnsi" w:hAnsiTheme="minorHAnsi"/>
        </w:rPr>
        <w:t>may</w:t>
      </w:r>
      <w:r w:rsidR="00665477" w:rsidRPr="00EE0B97">
        <w:rPr>
          <w:rFonts w:asciiTheme="minorHAnsi" w:hAnsiTheme="minorHAnsi"/>
        </w:rPr>
        <w:t xml:space="preserve"> decide </w:t>
      </w:r>
      <w:r w:rsidR="00887863" w:rsidRPr="00EE0B97">
        <w:rPr>
          <w:rFonts w:asciiTheme="minorHAnsi" w:hAnsiTheme="minorHAnsi"/>
        </w:rPr>
        <w:t xml:space="preserve">not </w:t>
      </w:r>
      <w:r w:rsidR="00665477" w:rsidRPr="00EE0B97">
        <w:rPr>
          <w:rFonts w:asciiTheme="minorHAnsi" w:hAnsiTheme="minorHAnsi"/>
        </w:rPr>
        <w:t xml:space="preserve">to obey these </w:t>
      </w:r>
      <w:r w:rsidR="00460F32" w:rsidRPr="00EE0B97">
        <w:rPr>
          <w:rFonts w:asciiTheme="minorHAnsi" w:hAnsiTheme="minorHAnsi"/>
        </w:rPr>
        <w:t xml:space="preserve">three constitutional </w:t>
      </w:r>
      <w:r w:rsidR="00665477" w:rsidRPr="00EE0B97">
        <w:rPr>
          <w:rFonts w:asciiTheme="minorHAnsi" w:hAnsiTheme="minorHAnsi"/>
        </w:rPr>
        <w:t>laws</w:t>
      </w:r>
      <w:r w:rsidR="00887863" w:rsidRPr="00EE0B97">
        <w:rPr>
          <w:rFonts w:asciiTheme="minorHAnsi" w:hAnsiTheme="minorHAnsi"/>
        </w:rPr>
        <w:t xml:space="preserve"> if it so chooses</w:t>
      </w:r>
      <w:r w:rsidR="00665477" w:rsidRPr="00EE0B97">
        <w:rPr>
          <w:rFonts w:asciiTheme="minorHAnsi" w:hAnsiTheme="minorHAnsi"/>
        </w:rPr>
        <w:t>, since the Federation cannot interfere with the internal affairs of a planet without permission.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Finally when joining, a planet must limit its sphere of influence to an area to be decided by the Federation council. The Fed</w:t>
      </w:r>
      <w:r w:rsidR="001C741A" w:rsidRPr="00EE0B97">
        <w:rPr>
          <w:rFonts w:asciiTheme="minorHAnsi" w:hAnsiTheme="minorHAnsi"/>
        </w:rPr>
        <w:t>eration</w:t>
      </w:r>
      <w:r w:rsidRPr="00EE0B97">
        <w:rPr>
          <w:rFonts w:asciiTheme="minorHAnsi" w:hAnsiTheme="minorHAnsi"/>
        </w:rPr>
        <w:t xml:space="preserve"> sees this as essential for the peaceful coexistence of all planets, as it prevents wars.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 What’s the Federation’s definition of “planet”? A planet is anything the Council agrees is a planet. An asteroid, a space station, a star system or even a galaxy can be designated a planet if there</w:t>
      </w:r>
      <w:r w:rsidR="001C741A" w:rsidRPr="00EE0B97">
        <w:rPr>
          <w:rFonts w:asciiTheme="minorHAnsi" w:hAnsiTheme="minorHAnsi"/>
        </w:rPr>
        <w:t>’</w:t>
      </w:r>
      <w:r w:rsidRPr="00EE0B97">
        <w:rPr>
          <w:rFonts w:asciiTheme="minorHAnsi" w:hAnsiTheme="minorHAnsi"/>
        </w:rPr>
        <w:t>s enough political support for it.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Fed</w:t>
      </w:r>
      <w:r w:rsidR="001C741A" w:rsidRPr="00EE0B97">
        <w:rPr>
          <w:rFonts w:asciiTheme="minorHAnsi" w:hAnsiTheme="minorHAnsi"/>
        </w:rPr>
        <w:t>eration</w:t>
      </w:r>
      <w:r w:rsidRPr="00EE0B97">
        <w:rPr>
          <w:rFonts w:asciiTheme="minorHAnsi" w:hAnsiTheme="minorHAnsi"/>
        </w:rPr>
        <w:t xml:space="preserve"> has designated </w:t>
      </w:r>
      <w:r w:rsidR="00460F32" w:rsidRPr="00EE0B97">
        <w:rPr>
          <w:rFonts w:asciiTheme="minorHAnsi" w:hAnsiTheme="minorHAnsi"/>
        </w:rPr>
        <w:t xml:space="preserve">the </w:t>
      </w:r>
      <w:r w:rsidRPr="00EE0B97">
        <w:rPr>
          <w:rFonts w:asciiTheme="minorHAnsi" w:hAnsiTheme="minorHAnsi"/>
        </w:rPr>
        <w:t xml:space="preserve">asteroid </w:t>
      </w:r>
      <w:r w:rsidR="00460F32" w:rsidRPr="00EE0B97">
        <w:rPr>
          <w:rFonts w:asciiTheme="minorHAnsi" w:hAnsiTheme="minorHAnsi"/>
        </w:rPr>
        <w:t xml:space="preserve">belt </w:t>
      </w:r>
      <w:r w:rsidRPr="00EE0B97">
        <w:rPr>
          <w:rFonts w:asciiTheme="minorHAnsi" w:hAnsiTheme="minorHAnsi"/>
        </w:rPr>
        <w:t xml:space="preserve">between Mars and Jupiter (the Main Asteroid Belt) </w:t>
      </w:r>
      <w:r w:rsidR="00460F32" w:rsidRPr="00EE0B97">
        <w:rPr>
          <w:rFonts w:asciiTheme="minorHAnsi" w:hAnsiTheme="minorHAnsi"/>
        </w:rPr>
        <w:t xml:space="preserve">as a </w:t>
      </w:r>
      <w:r w:rsidRPr="00EE0B97">
        <w:rPr>
          <w:rFonts w:asciiTheme="minorHAnsi" w:hAnsiTheme="minorHAnsi"/>
        </w:rPr>
        <w:t xml:space="preserve">planet. </w:t>
      </w:r>
      <w:r w:rsidR="000A0E18" w:rsidRPr="00EE0B97">
        <w:rPr>
          <w:rFonts w:asciiTheme="minorHAnsi" w:hAnsiTheme="minorHAnsi"/>
        </w:rPr>
        <w:t>They have also defined t</w:t>
      </w:r>
      <w:r w:rsidRPr="00EE0B97">
        <w:rPr>
          <w:rFonts w:asciiTheme="minorHAnsi" w:hAnsiTheme="minorHAnsi"/>
        </w:rPr>
        <w:t xml:space="preserve">he ring of asteroids and proto-planets beyond Neptune and still within the solar system (Kuiper Belt) </w:t>
      </w:r>
      <w:r w:rsidR="000A0E18" w:rsidRPr="00EE0B97">
        <w:rPr>
          <w:rFonts w:asciiTheme="minorHAnsi" w:hAnsiTheme="minorHAnsi"/>
        </w:rPr>
        <w:t>as</w:t>
      </w:r>
      <w:r w:rsidRPr="00EE0B97">
        <w:rPr>
          <w:rFonts w:asciiTheme="minorHAnsi" w:hAnsiTheme="minorHAnsi"/>
        </w:rPr>
        <w:t xml:space="preserve"> a </w:t>
      </w:r>
      <w:r w:rsidR="004A293F" w:rsidRPr="00EE0B97">
        <w:rPr>
          <w:rFonts w:asciiTheme="minorHAnsi" w:hAnsiTheme="minorHAnsi"/>
        </w:rPr>
        <w:t xml:space="preserve">single </w:t>
      </w:r>
      <w:r w:rsidRPr="00EE0B97">
        <w:rPr>
          <w:rFonts w:asciiTheme="minorHAnsi" w:hAnsiTheme="minorHAnsi"/>
        </w:rPr>
        <w:t>planet.</w:t>
      </w:r>
    </w:p>
    <w:p w:rsidR="004904FD" w:rsidRPr="00EE0B97" w:rsidRDefault="004904FD">
      <w:pPr>
        <w:rPr>
          <w:rFonts w:asciiTheme="minorHAnsi" w:hAnsiTheme="minorHAnsi"/>
        </w:rPr>
      </w:pPr>
    </w:p>
    <w:p w:rsidR="00E620DC" w:rsidRPr="00EE0B97" w:rsidRDefault="00665477" w:rsidP="00E620DC">
      <w:pPr>
        <w:rPr>
          <w:rFonts w:asciiTheme="minorHAnsi" w:hAnsiTheme="minorHAnsi"/>
        </w:rPr>
      </w:pPr>
      <w:r w:rsidRPr="00EE0B97">
        <w:rPr>
          <w:rFonts w:asciiTheme="minorHAnsi" w:hAnsiTheme="minorHAnsi"/>
        </w:rPr>
        <w:t xml:space="preserve">Jupiter and its satellites </w:t>
      </w:r>
      <w:r w:rsidR="000A0E18" w:rsidRPr="00EE0B97">
        <w:rPr>
          <w:rFonts w:asciiTheme="minorHAnsi" w:hAnsiTheme="minorHAnsi"/>
        </w:rPr>
        <w:t>together make up</w:t>
      </w:r>
      <w:r w:rsidRPr="00EE0B97">
        <w:rPr>
          <w:rFonts w:asciiTheme="minorHAnsi" w:hAnsiTheme="minorHAnsi"/>
        </w:rPr>
        <w:t xml:space="preserve"> a single planet. The same holds true for all the other traditional planets. For historical reasons, the Earth’s Moon </w:t>
      </w:r>
      <w:r w:rsidR="009E6A8B" w:rsidRPr="00EE0B97">
        <w:rPr>
          <w:rFonts w:asciiTheme="minorHAnsi" w:hAnsiTheme="minorHAnsi"/>
        </w:rPr>
        <w:t>has the title of</w:t>
      </w:r>
      <w:r w:rsidRPr="00EE0B97">
        <w:rPr>
          <w:rFonts w:asciiTheme="minorHAnsi" w:hAnsiTheme="minorHAnsi"/>
        </w:rPr>
        <w:t xml:space="preserve"> planet, independent of the earth. The Moon fought for its independence because it didn’t </w:t>
      </w:r>
      <w:r w:rsidR="009E6A8B" w:rsidRPr="00EE0B97">
        <w:rPr>
          <w:rFonts w:asciiTheme="minorHAnsi" w:hAnsiTheme="minorHAnsi"/>
        </w:rPr>
        <w:t xml:space="preserve">want to be </w:t>
      </w:r>
      <w:r w:rsidRPr="00EE0B97">
        <w:rPr>
          <w:rFonts w:asciiTheme="minorHAnsi" w:hAnsiTheme="minorHAnsi"/>
        </w:rPr>
        <w:t>just an Earth colony.</w:t>
      </w:r>
      <w:r w:rsidR="00E620DC" w:rsidRPr="00EE0B97">
        <w:rPr>
          <w:rFonts w:asciiTheme="minorHAnsi" w:hAnsiTheme="minorHAnsi"/>
        </w:rPr>
        <w:t xml:space="preserve"> The Moon finally gained its independence from the Earth when its population reached 10 million people.</w:t>
      </w:r>
    </w:p>
    <w:p w:rsidR="004904FD" w:rsidRPr="00EE0B97" w:rsidRDefault="004904FD">
      <w:pPr>
        <w:tabs>
          <w:tab w:val="left" w:pos="4248"/>
        </w:tabs>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Occasionally, groups of people have requested recognition as a planet. One </w:t>
      </w:r>
      <w:r w:rsidR="00E620DC" w:rsidRPr="00EE0B97">
        <w:rPr>
          <w:rFonts w:asciiTheme="minorHAnsi" w:hAnsiTheme="minorHAnsi"/>
        </w:rPr>
        <w:t xml:space="preserve">newly added </w:t>
      </w:r>
      <w:r w:rsidRPr="00EE0B97">
        <w:rPr>
          <w:rFonts w:asciiTheme="minorHAnsi" w:hAnsiTheme="minorHAnsi"/>
        </w:rPr>
        <w:t>requirement for admission as a planet is that the heavenly or manmade body contains at least 100 million citizens.</w:t>
      </w:r>
      <w:r w:rsidR="00E620DC" w:rsidRPr="00EE0B97">
        <w:rPr>
          <w:rFonts w:asciiTheme="minorHAnsi" w:hAnsiTheme="minorHAnsi"/>
        </w:rPr>
        <w:t xml:space="preserve"> M</w:t>
      </w:r>
      <w:r w:rsidRPr="00EE0B97">
        <w:rPr>
          <w:rFonts w:asciiTheme="minorHAnsi" w:hAnsiTheme="minorHAnsi"/>
        </w:rPr>
        <w:t>any</w:t>
      </w:r>
      <w:r w:rsidR="00E620DC" w:rsidRPr="00EE0B97">
        <w:rPr>
          <w:rFonts w:asciiTheme="minorHAnsi" w:hAnsiTheme="minorHAnsi"/>
        </w:rPr>
        <w:t xml:space="preserve"> </w:t>
      </w:r>
      <w:r w:rsidRPr="00EE0B97">
        <w:rPr>
          <w:rFonts w:asciiTheme="minorHAnsi" w:hAnsiTheme="minorHAnsi"/>
        </w:rPr>
        <w:t xml:space="preserve">people felt that it was discrimination, especially since the Moon </w:t>
      </w:r>
      <w:r w:rsidR="00E620DC" w:rsidRPr="00EE0B97">
        <w:rPr>
          <w:rFonts w:asciiTheme="minorHAnsi" w:hAnsiTheme="minorHAnsi"/>
        </w:rPr>
        <w:t xml:space="preserve">and the other </w:t>
      </w:r>
      <w:r w:rsidR="00460F32" w:rsidRPr="00EE0B97">
        <w:rPr>
          <w:rFonts w:asciiTheme="minorHAnsi" w:hAnsiTheme="minorHAnsi"/>
        </w:rPr>
        <w:t xml:space="preserve">political </w:t>
      </w:r>
      <w:r w:rsidR="00E620DC" w:rsidRPr="00EE0B97">
        <w:rPr>
          <w:rFonts w:asciiTheme="minorHAnsi" w:hAnsiTheme="minorHAnsi"/>
        </w:rPr>
        <w:t>planets did not have to meet this requirement.</w:t>
      </w:r>
    </w:p>
    <w:p w:rsidR="00964AFA" w:rsidRPr="00EE0B97" w:rsidRDefault="00964AFA">
      <w:pPr>
        <w:rPr>
          <w:rFonts w:asciiTheme="minorHAnsi" w:hAnsiTheme="minorHAnsi"/>
        </w:rPr>
        <w:sectPr w:rsidR="00964AFA" w:rsidRPr="00EE0B97" w:rsidSect="00493BD2">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4904FD" w:rsidRPr="00EE0B97" w:rsidRDefault="00665477" w:rsidP="00941E4F">
      <w:pPr>
        <w:pStyle w:val="H2"/>
        <w:rPr>
          <w:rFonts w:asciiTheme="minorHAnsi" w:hAnsiTheme="minorHAnsi"/>
        </w:rPr>
      </w:pPr>
      <w:bookmarkStart w:id="475" w:name="_Toc146731540"/>
      <w:bookmarkStart w:id="476" w:name="_Toc146732932"/>
      <w:bookmarkStart w:id="477" w:name="_Toc290215071"/>
      <w:bookmarkStart w:id="478" w:name="_Toc383697633"/>
      <w:r w:rsidRPr="00EE0B97">
        <w:rPr>
          <w:rFonts w:asciiTheme="minorHAnsi" w:hAnsiTheme="minorHAnsi"/>
        </w:rPr>
        <w:lastRenderedPageBreak/>
        <w:t>Leaving The Federation</w:t>
      </w:r>
      <w:bookmarkEnd w:id="475"/>
      <w:bookmarkEnd w:id="476"/>
      <w:bookmarkEnd w:id="477"/>
      <w:bookmarkEnd w:id="478"/>
    </w:p>
    <w:p w:rsidR="004904FD" w:rsidRPr="00EE0B97" w:rsidRDefault="00665477">
      <w:pPr>
        <w:pStyle w:val="Quote1"/>
        <w:rPr>
          <w:rFonts w:asciiTheme="minorHAnsi" w:hAnsiTheme="minorHAnsi"/>
          <w:szCs w:val="24"/>
        </w:rPr>
      </w:pPr>
      <w:r w:rsidRPr="00EE0B97">
        <w:rPr>
          <w:rFonts w:asciiTheme="minorHAnsi" w:hAnsiTheme="minorHAnsi"/>
          <w:szCs w:val="24"/>
        </w:rPr>
        <w:t>Good night, good night!</w:t>
      </w:r>
      <w:r w:rsidRPr="00EE0B97">
        <w:rPr>
          <w:rFonts w:asciiTheme="minorHAnsi" w:hAnsiTheme="minorHAnsi"/>
          <w:szCs w:val="24"/>
        </w:rPr>
        <w:br/>
        <w:t>Parting is such sweet sorrow</w:t>
      </w:r>
      <w:r w:rsidRPr="00EE0B97">
        <w:rPr>
          <w:rFonts w:asciiTheme="minorHAnsi" w:hAnsiTheme="minorHAnsi"/>
          <w:szCs w:val="24"/>
        </w:rPr>
        <w:br/>
        <w:t>-- William Shakespeare</w:t>
      </w:r>
      <w:r w:rsidRPr="00EE0B97">
        <w:rPr>
          <w:rStyle w:val="FootnoteReference"/>
          <w:rFonts w:asciiTheme="minorHAnsi" w:hAnsiTheme="minorHAnsi"/>
          <w:szCs w:val="24"/>
        </w:rPr>
        <w:footnoteReference w:id="101"/>
      </w:r>
      <w:r w:rsidRPr="00EE0B97">
        <w:rPr>
          <w:rFonts w:asciiTheme="minorHAnsi" w:hAnsiTheme="minorHAnsi"/>
          <w:szCs w:val="24"/>
        </w:rPr>
        <w:t xml:space="preserve"> --</w:t>
      </w:r>
    </w:p>
    <w:p w:rsidR="004904FD" w:rsidRPr="00EE0B97" w:rsidRDefault="00FE4705">
      <w:pPr>
        <w:rPr>
          <w:rFonts w:asciiTheme="minorHAnsi" w:hAnsiTheme="minorHAnsi"/>
        </w:rPr>
      </w:pPr>
      <w:r>
        <w:rPr>
          <w:rFonts w:asciiTheme="minorHAnsi" w:hAnsiTheme="minorHAnsi"/>
          <w:noProof/>
        </w:rPr>
        <w:pict>
          <v:shape id="_x0000_s3177" type="#_x0000_t202" style="position:absolute;left:0;text-align:left;margin-left:-11.2pt;margin-top:10.25pt;width:38.65pt;height:29.95pt;z-index:-251497984;mso-wrap-edited:f;mso-wrap-distance-left:0;mso-wrap-distance-right:0" wrapcoords="-1350 0 -1350 21600 22950 21600 22950 0 -1350 0" stroked="f">
            <v:textbox style="mso-next-textbox:#_x0000_s3177"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A</w:t>
                  </w:r>
                </w:p>
              </w:txbxContent>
            </v:textbox>
            <w10:wrap type="tight"/>
          </v:shape>
        </w:pict>
      </w:r>
    </w:p>
    <w:p w:rsidR="004904FD" w:rsidRPr="00EE0B97" w:rsidRDefault="00665477">
      <w:pPr>
        <w:rPr>
          <w:rFonts w:asciiTheme="minorHAnsi" w:hAnsiTheme="minorHAnsi"/>
        </w:rPr>
      </w:pPr>
      <w:proofErr w:type="spellStart"/>
      <w:r w:rsidRPr="00EE0B97">
        <w:rPr>
          <w:rFonts w:asciiTheme="minorHAnsi" w:hAnsiTheme="minorHAnsi"/>
        </w:rPr>
        <w:t>ny</w:t>
      </w:r>
      <w:proofErr w:type="spellEnd"/>
      <w:r w:rsidRPr="00EE0B97">
        <w:rPr>
          <w:rFonts w:asciiTheme="minorHAnsi" w:hAnsiTheme="minorHAnsi"/>
        </w:rPr>
        <w:t xml:space="preserve"> planet may leave the UCOE at any time. </w:t>
      </w:r>
      <w:r w:rsidR="00E620DC" w:rsidRPr="00EE0B97">
        <w:rPr>
          <w:rFonts w:asciiTheme="minorHAnsi" w:hAnsiTheme="minorHAnsi"/>
        </w:rPr>
        <w:t>Of course</w:t>
      </w:r>
      <w:r w:rsidR="009E6A8B" w:rsidRPr="00EE0B97">
        <w:rPr>
          <w:rFonts w:asciiTheme="minorHAnsi" w:hAnsiTheme="minorHAnsi"/>
        </w:rPr>
        <w:t>,</w:t>
      </w:r>
      <w:r w:rsidRPr="00EE0B97">
        <w:rPr>
          <w:rFonts w:asciiTheme="minorHAnsi" w:hAnsiTheme="minorHAnsi"/>
        </w:rPr>
        <w:t xml:space="preserve"> the departing planet no longer benefits from the resources of the Federation. To date, no planet has left.</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headerReference w:type="default" r:id="rId162"/>
          <w:type w:val="continuous"/>
          <w:pgSz w:w="8640" w:h="12960" w:code="1"/>
          <w:pgMar w:top="720" w:right="720" w:bottom="720" w:left="720" w:header="288" w:footer="288" w:gutter="360"/>
          <w:cols w:space="709"/>
          <w:noEndnote/>
          <w:titlePg/>
          <w:docGrid w:linePitch="326"/>
        </w:sectPr>
      </w:pPr>
    </w:p>
    <w:p w:rsidR="004904FD" w:rsidRPr="00EE0B97" w:rsidRDefault="00665477" w:rsidP="00941E4F">
      <w:pPr>
        <w:pStyle w:val="H2"/>
        <w:rPr>
          <w:rFonts w:asciiTheme="minorHAnsi" w:hAnsiTheme="minorHAnsi"/>
        </w:rPr>
      </w:pPr>
      <w:bookmarkStart w:id="479" w:name="_Toc146731541"/>
      <w:bookmarkStart w:id="480" w:name="_Toc146732933"/>
      <w:bookmarkStart w:id="481" w:name="Starfleet"/>
      <w:bookmarkStart w:id="482" w:name="_Toc155764154"/>
      <w:bookmarkStart w:id="483" w:name="_Toc290215072"/>
      <w:bookmarkStart w:id="484" w:name="_Toc383697634"/>
      <w:r w:rsidRPr="00EE0B97">
        <w:rPr>
          <w:rFonts w:asciiTheme="minorHAnsi" w:hAnsiTheme="minorHAnsi"/>
        </w:rPr>
        <w:lastRenderedPageBreak/>
        <w:t>Starfleet</w:t>
      </w:r>
      <w:bookmarkEnd w:id="479"/>
      <w:bookmarkEnd w:id="480"/>
      <w:bookmarkEnd w:id="481"/>
      <w:bookmarkEnd w:id="482"/>
      <w:bookmarkEnd w:id="483"/>
      <w:bookmarkEnd w:id="484"/>
    </w:p>
    <w:p w:rsidR="004904FD" w:rsidRPr="00EE0B97" w:rsidRDefault="00665477">
      <w:pPr>
        <w:pStyle w:val="Quote1"/>
        <w:rPr>
          <w:rFonts w:asciiTheme="minorHAnsi" w:hAnsiTheme="minorHAnsi"/>
          <w:szCs w:val="24"/>
        </w:rPr>
      </w:pPr>
      <w:r w:rsidRPr="00EE0B97">
        <w:rPr>
          <w:rFonts w:asciiTheme="minorHAnsi" w:hAnsiTheme="minorHAnsi"/>
          <w:szCs w:val="24"/>
        </w:rPr>
        <w:t>Space, the final frontier. These are the voyages of the starship Enterprise. Her five-year mission: to explore strange new worlds, to seek out new life and new civilizations, to boldly go where no man has gone before.</w:t>
      </w:r>
      <w:r w:rsidRPr="00EE0B97">
        <w:rPr>
          <w:rFonts w:asciiTheme="minorHAnsi" w:hAnsiTheme="minorHAnsi"/>
          <w:szCs w:val="24"/>
        </w:rPr>
        <w:br/>
        <w:t xml:space="preserve">-- </w:t>
      </w:r>
      <w:r w:rsidRPr="00EE0B97">
        <w:rPr>
          <w:rFonts w:asciiTheme="minorHAnsi" w:hAnsiTheme="minorHAnsi"/>
        </w:rPr>
        <w:t>Captain James T. Kirk</w:t>
      </w:r>
      <w:r w:rsidRPr="00EE0B97">
        <w:rPr>
          <w:rStyle w:val="FootnoteReference"/>
          <w:rFonts w:asciiTheme="minorHAnsi" w:hAnsiTheme="minorHAnsi"/>
          <w:szCs w:val="24"/>
        </w:rPr>
        <w:t xml:space="preserve"> </w:t>
      </w:r>
      <w:r w:rsidRPr="00EE0B97">
        <w:rPr>
          <w:rFonts w:asciiTheme="minorHAnsi" w:hAnsiTheme="minorHAnsi"/>
          <w:szCs w:val="24"/>
        </w:rPr>
        <w:t>--</w:t>
      </w:r>
      <w:r w:rsidRPr="00EE0B97">
        <w:rPr>
          <w:rStyle w:val="FootnoteReference"/>
          <w:rFonts w:asciiTheme="minorHAnsi" w:hAnsiTheme="minorHAnsi"/>
          <w:szCs w:val="24"/>
        </w:rPr>
        <w:footnoteReference w:id="102"/>
      </w:r>
    </w:p>
    <w:p w:rsidR="004904FD" w:rsidRPr="00EE0B97" w:rsidRDefault="004904FD">
      <w:pPr>
        <w:pStyle w:val="Quote1"/>
        <w:rPr>
          <w:rFonts w:asciiTheme="minorHAnsi" w:hAnsiTheme="minorHAnsi"/>
          <w:szCs w:val="24"/>
        </w:rPr>
      </w:pPr>
    </w:p>
    <w:p w:rsidR="004904FD" w:rsidRPr="00EE0B97" w:rsidRDefault="00665477">
      <w:pPr>
        <w:pStyle w:val="Quote1"/>
        <w:rPr>
          <w:rFonts w:asciiTheme="minorHAnsi" w:hAnsiTheme="minorHAnsi"/>
          <w:szCs w:val="24"/>
        </w:rPr>
      </w:pPr>
      <w:r w:rsidRPr="00EE0B97">
        <w:rPr>
          <w:rFonts w:asciiTheme="minorHAnsi" w:hAnsiTheme="minorHAnsi"/>
          <w:szCs w:val="24"/>
        </w:rPr>
        <w:t xml:space="preserve"> “You are saying that the Maquis crew is rigid and inflexible.</w:t>
      </w:r>
      <w:r w:rsidRPr="00EE0B97">
        <w:rPr>
          <w:rFonts w:asciiTheme="minorHAnsi" w:hAnsiTheme="minorHAnsi"/>
          <w:szCs w:val="24"/>
        </w:rPr>
        <w:br/>
        <w:t>That they will never adjust to Starfleet rules” – Tuvok</w:t>
      </w:r>
      <w:r w:rsidRPr="00EE0B97">
        <w:rPr>
          <w:rFonts w:asciiTheme="minorHAnsi" w:hAnsiTheme="minorHAnsi"/>
          <w:szCs w:val="24"/>
        </w:rPr>
        <w:br/>
        <w:t>“No, Mr. Vulcan. I am saying that</w:t>
      </w:r>
      <w:r w:rsidRPr="00EE0B97">
        <w:rPr>
          <w:rFonts w:asciiTheme="minorHAnsi" w:hAnsiTheme="minorHAnsi"/>
          <w:szCs w:val="24"/>
        </w:rPr>
        <w:br/>
        <w:t>you are rigid and inflexible...” – Neelix</w:t>
      </w:r>
      <w:r w:rsidRPr="00EE0B97">
        <w:rPr>
          <w:rStyle w:val="FootnoteReference"/>
          <w:rFonts w:asciiTheme="minorHAnsi" w:hAnsiTheme="minorHAnsi"/>
          <w:szCs w:val="24"/>
        </w:rPr>
        <w:footnoteReference w:id="103"/>
      </w:r>
    </w:p>
    <w:p w:rsidR="004904FD" w:rsidRPr="00EE0B97" w:rsidRDefault="00FE4705">
      <w:pPr>
        <w:rPr>
          <w:rFonts w:asciiTheme="minorHAnsi" w:hAnsiTheme="minorHAnsi"/>
        </w:rPr>
      </w:pPr>
      <w:r>
        <w:rPr>
          <w:rFonts w:asciiTheme="minorHAnsi" w:hAnsiTheme="minorHAnsi"/>
          <w:noProof/>
        </w:rPr>
        <w:pict>
          <v:shape id="_x0000_s3178" type="#_x0000_t202" style="position:absolute;left:0;text-align:left;margin-left:-19.05pt;margin-top:10.2pt;width:38.65pt;height:29.95pt;z-index:-251496960;mso-wrap-edited:f;mso-wrap-distance-left:0;mso-wrap-distance-right:0" wrapcoords="-1350 0 -1350 21600 22950 21600 22950 0 -1350 0" stroked="f">
            <v:textbox style="mso-next-textbox:#_x0000_s3178"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S</w:t>
                  </w:r>
                </w:p>
              </w:txbxContent>
            </v:textbox>
            <w10:wrap type="tight"/>
          </v:shape>
        </w:pict>
      </w:r>
    </w:p>
    <w:p w:rsidR="004904FD" w:rsidRPr="00EE0B97" w:rsidRDefault="00665477">
      <w:pPr>
        <w:rPr>
          <w:rFonts w:asciiTheme="minorHAnsi" w:hAnsiTheme="minorHAnsi"/>
        </w:rPr>
      </w:pPr>
      <w:proofErr w:type="spellStart"/>
      <w:r w:rsidRPr="00EE0B97">
        <w:rPr>
          <w:rFonts w:asciiTheme="minorHAnsi" w:hAnsiTheme="minorHAnsi"/>
        </w:rPr>
        <w:t>tarfleet</w:t>
      </w:r>
      <w:proofErr w:type="spellEnd"/>
      <w:r w:rsidRPr="00EE0B97">
        <w:rPr>
          <w:rFonts w:asciiTheme="minorHAnsi" w:hAnsiTheme="minorHAnsi"/>
        </w:rPr>
        <w:t xml:space="preserve"> originally formed when NASA combined with several other space exploration organizations. As such, its primary mission has been to explore the Universe.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Later on, as technology improved, Starfleet took on the role of </w:t>
      </w:r>
      <w:r w:rsidR="003E7551" w:rsidRPr="00EE0B97">
        <w:rPr>
          <w:rFonts w:asciiTheme="minorHAnsi" w:hAnsiTheme="minorHAnsi"/>
        </w:rPr>
        <w:t>protecting the</w:t>
      </w:r>
      <w:r w:rsidRPr="00EE0B97">
        <w:rPr>
          <w:rFonts w:asciiTheme="minorHAnsi" w:hAnsiTheme="minorHAnsi"/>
        </w:rPr>
        <w:t xml:space="preserve"> </w:t>
      </w:r>
      <w:r w:rsidR="003E7551" w:rsidRPr="00EE0B97">
        <w:rPr>
          <w:rFonts w:asciiTheme="minorHAnsi" w:hAnsiTheme="minorHAnsi"/>
        </w:rPr>
        <w:t>member</w:t>
      </w:r>
      <w:r w:rsidRPr="00EE0B97">
        <w:rPr>
          <w:rFonts w:asciiTheme="minorHAnsi" w:hAnsiTheme="minorHAnsi"/>
        </w:rPr>
        <w:t xml:space="preserve"> planets and </w:t>
      </w:r>
      <w:r w:rsidR="003E7551" w:rsidRPr="00EE0B97">
        <w:rPr>
          <w:rFonts w:asciiTheme="minorHAnsi" w:hAnsiTheme="minorHAnsi"/>
        </w:rPr>
        <w:t xml:space="preserve">all </w:t>
      </w:r>
      <w:r w:rsidRPr="00EE0B97">
        <w:rPr>
          <w:rFonts w:asciiTheme="minorHAnsi" w:hAnsiTheme="minorHAnsi"/>
        </w:rPr>
        <w:t>spaceships from the hazards of space. Two of these hazards include space-pirates and asteroids.</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Only after a skirmish between Mars and Jupiter did Starfleet take on its role of peacekeeper. It also defend</w:t>
      </w:r>
      <w:r w:rsidR="003E7551" w:rsidRPr="00EE0B97">
        <w:rPr>
          <w:rFonts w:asciiTheme="minorHAnsi" w:hAnsiTheme="minorHAnsi"/>
        </w:rPr>
        <w:t>s</w:t>
      </w:r>
      <w:r w:rsidRPr="00EE0B97">
        <w:rPr>
          <w:rFonts w:asciiTheme="minorHAnsi" w:hAnsiTheme="minorHAnsi"/>
        </w:rPr>
        <w:t xml:space="preserve"> member planets from outside attack</w:t>
      </w:r>
      <w:r w:rsidR="003E7551" w:rsidRPr="00EE0B97">
        <w:rPr>
          <w:rFonts w:asciiTheme="minorHAnsi" w:hAnsiTheme="minorHAnsi"/>
        </w:rPr>
        <w:t>.</w:t>
      </w:r>
    </w:p>
    <w:p w:rsidR="004904FD" w:rsidRPr="00EE0B97" w:rsidRDefault="00665477" w:rsidP="00941E4F">
      <w:pPr>
        <w:pStyle w:val="H3"/>
        <w:rPr>
          <w:rFonts w:asciiTheme="minorHAnsi" w:hAnsiTheme="minorHAnsi"/>
        </w:rPr>
      </w:pPr>
      <w:bookmarkStart w:id="485" w:name="_Toc383697635"/>
      <w:r w:rsidRPr="00EE0B97">
        <w:rPr>
          <w:rFonts w:asciiTheme="minorHAnsi" w:hAnsiTheme="minorHAnsi"/>
        </w:rPr>
        <w:t>Starfleet Mandate</w:t>
      </w:r>
      <w:bookmarkEnd w:id="485"/>
    </w:p>
    <w:p w:rsidR="004904FD" w:rsidRPr="00EE0B97" w:rsidRDefault="00665477">
      <w:pPr>
        <w:rPr>
          <w:rFonts w:asciiTheme="minorHAnsi" w:hAnsiTheme="minorHAnsi"/>
        </w:rPr>
      </w:pPr>
      <w:r w:rsidRPr="00EE0B97">
        <w:rPr>
          <w:rFonts w:asciiTheme="minorHAnsi" w:hAnsiTheme="minorHAnsi"/>
        </w:rPr>
        <w:t xml:space="preserve">The charter of Starfleet was based on the charter of the </w:t>
      </w:r>
      <w:r w:rsidR="003F47F3" w:rsidRPr="00EE0B97">
        <w:rPr>
          <w:rFonts w:asciiTheme="minorHAnsi" w:hAnsiTheme="minorHAnsi"/>
        </w:rPr>
        <w:t xml:space="preserve">United Countries </w:t>
      </w:r>
      <w:r w:rsidR="00FF1C21" w:rsidRPr="00EE0B97">
        <w:rPr>
          <w:rFonts w:asciiTheme="minorHAnsi" w:hAnsiTheme="minorHAnsi"/>
        </w:rPr>
        <w:t>of</w:t>
      </w:r>
      <w:r w:rsidR="003F47F3" w:rsidRPr="00EE0B97">
        <w:rPr>
          <w:rFonts w:asciiTheme="minorHAnsi" w:hAnsiTheme="minorHAnsi"/>
        </w:rPr>
        <w:t xml:space="preserve"> Earth (</w:t>
      </w:r>
      <w:r w:rsidRPr="00EE0B97">
        <w:rPr>
          <w:rFonts w:asciiTheme="minorHAnsi" w:hAnsiTheme="minorHAnsi"/>
        </w:rPr>
        <w:t>UCOE</w:t>
      </w:r>
      <w:r w:rsidR="003F47F3" w:rsidRPr="00EE0B97">
        <w:rPr>
          <w:rFonts w:asciiTheme="minorHAnsi" w:hAnsiTheme="minorHAnsi"/>
        </w:rPr>
        <w:t>)</w:t>
      </w:r>
      <w:r w:rsidRPr="00EE0B97">
        <w:rPr>
          <w:rFonts w:asciiTheme="minorHAnsi" w:hAnsiTheme="minorHAnsi"/>
        </w:rPr>
        <w:t xml:space="preserve"> military. The same rules and reasoning applies here as there</w:t>
      </w:r>
      <w:r w:rsidR="003F47F3" w:rsidRPr="00EE0B97">
        <w:rPr>
          <w:rFonts w:asciiTheme="minorHAnsi" w:hAnsiTheme="minorHAnsi"/>
        </w:rPr>
        <w:t>. Here are some rules and regulations</w:t>
      </w:r>
      <w:r w:rsidRPr="00EE0B97">
        <w:rPr>
          <w:rFonts w:asciiTheme="minorHAnsi" w:hAnsiTheme="minorHAnsi"/>
        </w:rPr>
        <w:t>:</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Mandate M01:</w:t>
      </w:r>
      <w:r w:rsidR="00007111" w:rsidRPr="00EE0B97">
        <w:rPr>
          <w:b/>
        </w:rPr>
        <w:tab/>
      </w:r>
      <w:r w:rsidRPr="00EE0B97">
        <w:t>The primary function of Starfleet is to explore the universe in order for us to understand our place in the scheme of things and to go where no one has gone before.</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Mandate M02:</w:t>
      </w:r>
      <w:r w:rsidR="00007111" w:rsidRPr="00EE0B97">
        <w:rPr>
          <w:b/>
        </w:rPr>
        <w:tab/>
      </w:r>
      <w:r w:rsidRPr="00EE0B97">
        <w:t xml:space="preserve">The secondary function of Starfleet is to protect member planets and spacecraft from the hazards of </w:t>
      </w:r>
      <w:r w:rsidRPr="00EE0B97">
        <w:lastRenderedPageBreak/>
        <w:t>space. In the role of protector, Starfleet shall:</w:t>
      </w:r>
      <w:r w:rsidR="003F47F3" w:rsidRPr="00EE0B97">
        <w:t xml:space="preserve"> </w:t>
      </w:r>
      <w:r w:rsidRPr="00EE0B97">
        <w:br/>
        <w:t>1:</w:t>
      </w:r>
      <w:r w:rsidR="00007111" w:rsidRPr="00EE0B97">
        <w:t xml:space="preserve"> </w:t>
      </w:r>
      <w:r w:rsidRPr="00EE0B97">
        <w:t>Prevent the military of foreign powers from entering the territory of a member planet without the expressed permission of the member planet.</w:t>
      </w:r>
      <w:r w:rsidRPr="00EE0B97">
        <w:br/>
        <w:t>2:</w:t>
      </w:r>
      <w:r w:rsidR="00007111" w:rsidRPr="00EE0B97">
        <w:t xml:space="preserve"> </w:t>
      </w:r>
      <w:r w:rsidRPr="00EE0B97">
        <w:t>Defend member planets from threats that originate from beyond the member planet’s sphere of influence. This includes military attacks, threats from meteors, space pirates, and other threats.</w:t>
      </w:r>
      <w:r w:rsidRPr="00EE0B97">
        <w:br/>
        <w:t>When defending member planets from outside attack, Starfleet has the right to destroy military equipment situated within the attacker’s</w:t>
      </w:r>
      <w:r w:rsidR="003F47F3" w:rsidRPr="00EE0B97">
        <w:t xml:space="preserve"> </w:t>
      </w:r>
      <w:r w:rsidRPr="00EE0B97">
        <w:t>sphere of influence, provided the military equipment is actively being used to attack the member planet.</w:t>
      </w:r>
      <w:r w:rsidRPr="00EE0B97">
        <w:br/>
        <w:t>3:</w:t>
      </w:r>
      <w:r w:rsidR="00007111" w:rsidRPr="00EE0B97">
        <w:t xml:space="preserve"> </w:t>
      </w:r>
      <w:r w:rsidRPr="00EE0B97">
        <w:t>Protect spacecraft in inter-planetary space from space threats.</w:t>
      </w:r>
      <w:r w:rsidRPr="00EE0B97">
        <w:br/>
        <w:t>4:</w:t>
      </w:r>
      <w:r w:rsidR="00007111" w:rsidRPr="00EE0B97">
        <w:t xml:space="preserve"> </w:t>
      </w:r>
      <w:r w:rsidRPr="00EE0B97">
        <w:t>Respond to distress calls.</w:t>
      </w:r>
      <w:r w:rsidRPr="00EE0B97">
        <w:br/>
        <w:t>5:</w:t>
      </w:r>
      <w:r w:rsidR="00007111" w:rsidRPr="00EE0B97">
        <w:t xml:space="preserve"> </w:t>
      </w:r>
      <w:r w:rsidRPr="00EE0B97">
        <w:t xml:space="preserve">Protect non-member planets from external threats, provide the culture or society is kept unaware of the received help. If this is not possible, the non-member planet must formally request entry into the United Federation </w:t>
      </w:r>
      <w:r w:rsidR="00FF1C21" w:rsidRPr="00EE0B97">
        <w:t>of</w:t>
      </w:r>
      <w:r w:rsidRPr="00EE0B97">
        <w:t xml:space="preserve"> Planets before help </w:t>
      </w:r>
      <w:r w:rsidR="003F47F3" w:rsidRPr="00EE0B97">
        <w:t>can be</w:t>
      </w:r>
      <w:r w:rsidRPr="00EE0B97">
        <w:t xml:space="preserve"> given.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If you note, #5 is a little vague on the definition of an external threat.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In one episode of </w:t>
      </w:r>
      <w:r w:rsidRPr="00EE0B97">
        <w:rPr>
          <w:rFonts w:asciiTheme="minorHAnsi" w:hAnsiTheme="minorHAnsi"/>
          <w:i/>
          <w:iCs/>
        </w:rPr>
        <w:t>Star Trek the Next Generation</w:t>
      </w:r>
      <w:r w:rsidRPr="00EE0B97">
        <w:rPr>
          <w:rFonts w:asciiTheme="minorHAnsi" w:hAnsiTheme="minorHAnsi"/>
        </w:rPr>
        <w:t>, the crew of the Enterprise encounters a planet that</w:t>
      </w:r>
      <w:r w:rsidR="003E7551" w:rsidRPr="00EE0B97">
        <w:rPr>
          <w:rFonts w:asciiTheme="minorHAnsi" w:hAnsiTheme="minorHAnsi"/>
        </w:rPr>
        <w:t>’</w:t>
      </w:r>
      <w:r w:rsidRPr="00EE0B97">
        <w:rPr>
          <w:rFonts w:asciiTheme="minorHAnsi" w:hAnsiTheme="minorHAnsi"/>
        </w:rPr>
        <w:t>s about to explode.</w:t>
      </w:r>
    </w:p>
    <w:p w:rsidR="004904FD" w:rsidRPr="00EE0B97" w:rsidRDefault="00665477">
      <w:pPr>
        <w:rPr>
          <w:rFonts w:asciiTheme="minorHAnsi" w:hAnsiTheme="minorHAnsi"/>
        </w:rPr>
      </w:pPr>
      <w:r w:rsidRPr="00EE0B97">
        <w:rPr>
          <w:rFonts w:asciiTheme="minorHAnsi" w:hAnsiTheme="minorHAnsi"/>
        </w:rPr>
        <w:t xml:space="preserve"> </w:t>
      </w:r>
    </w:p>
    <w:p w:rsidR="004904FD" w:rsidRPr="00EE0B97" w:rsidRDefault="00665477">
      <w:pPr>
        <w:rPr>
          <w:rFonts w:asciiTheme="minorHAnsi" w:hAnsiTheme="minorHAnsi"/>
        </w:rPr>
      </w:pPr>
      <w:r w:rsidRPr="00EE0B97">
        <w:rPr>
          <w:rFonts w:asciiTheme="minorHAnsi" w:hAnsiTheme="minorHAnsi"/>
        </w:rPr>
        <w:t>Captain Picard asks, “How do you decide when to interfere in the internal a</w:t>
      </w:r>
      <w:r w:rsidR="003E7551" w:rsidRPr="00EE0B97">
        <w:rPr>
          <w:rFonts w:asciiTheme="minorHAnsi" w:hAnsiTheme="minorHAnsi"/>
        </w:rPr>
        <w:t>ffairs of a people or society?”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answer lies in the question: “Will the interference change the culture or society?” If a dictator is terrorizing a society, the answer is - Yes. Interfering will change the society and so the </w:t>
      </w:r>
      <w:r w:rsidR="00933251" w:rsidRPr="00EE0B97">
        <w:rPr>
          <w:rFonts w:asciiTheme="minorHAnsi" w:hAnsiTheme="minorHAnsi"/>
        </w:rPr>
        <w:t xml:space="preserve">mandate forbids the </w:t>
      </w:r>
      <w:r w:rsidRPr="00EE0B97">
        <w:rPr>
          <w:rFonts w:asciiTheme="minorHAnsi" w:hAnsiTheme="minorHAnsi"/>
        </w:rPr>
        <w:t xml:space="preserve">Federation and Starfleet from using Political, Military </w:t>
      </w:r>
      <w:r w:rsidR="003E7551" w:rsidRPr="00EE0B97">
        <w:rPr>
          <w:rFonts w:asciiTheme="minorHAnsi" w:hAnsiTheme="minorHAnsi"/>
        </w:rPr>
        <w:t>a</w:t>
      </w:r>
      <w:r w:rsidRPr="00EE0B97">
        <w:rPr>
          <w:rFonts w:asciiTheme="minorHAnsi" w:hAnsiTheme="minorHAnsi"/>
        </w:rPr>
        <w:t>nd Economic pressure to affect the situation.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What if the people unleash a disaster that</w:t>
      </w:r>
      <w:r w:rsidR="003E7551" w:rsidRPr="00EE0B97">
        <w:rPr>
          <w:rFonts w:asciiTheme="minorHAnsi" w:hAnsiTheme="minorHAnsi"/>
        </w:rPr>
        <w:t>’</w:t>
      </w:r>
      <w:r w:rsidRPr="00EE0B97">
        <w:rPr>
          <w:rFonts w:asciiTheme="minorHAnsi" w:hAnsiTheme="minorHAnsi"/>
        </w:rPr>
        <w:t>s about to destroy them? In this case, they’</w:t>
      </w:r>
      <w:r w:rsidR="000B7543" w:rsidRPr="00EE0B97">
        <w:rPr>
          <w:rFonts w:asciiTheme="minorHAnsi" w:hAnsiTheme="minorHAnsi"/>
        </w:rPr>
        <w:t>v</w:t>
      </w:r>
      <w:r w:rsidRPr="00EE0B97">
        <w:rPr>
          <w:rFonts w:asciiTheme="minorHAnsi" w:hAnsiTheme="minorHAnsi"/>
        </w:rPr>
        <w:t xml:space="preserve">e chosen their own fate. This again prevents the Federation and </w:t>
      </w:r>
      <w:r w:rsidRPr="00EE0B97">
        <w:rPr>
          <w:rFonts w:asciiTheme="minorHAnsi" w:hAnsiTheme="minorHAnsi"/>
        </w:rPr>
        <w:lastRenderedPageBreak/>
        <w:t xml:space="preserve">Starfleet from using Political, Military </w:t>
      </w:r>
      <w:r w:rsidR="000B7543" w:rsidRPr="00EE0B97">
        <w:rPr>
          <w:rFonts w:asciiTheme="minorHAnsi" w:hAnsiTheme="minorHAnsi"/>
        </w:rPr>
        <w:t>a</w:t>
      </w:r>
      <w:r w:rsidRPr="00EE0B97">
        <w:rPr>
          <w:rFonts w:asciiTheme="minorHAnsi" w:hAnsiTheme="minorHAnsi"/>
        </w:rPr>
        <w:t>nd Economic pressure to affect the situation without permission.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Will curing a disease change a culture or society? It could if the disease is part of the culture.</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situation Picard faced above was relatively simple. The people did not know what was happening to the planet. All they knew was that the earthquakes were getting extreme. The crew of the Enterprise rescued the planet without the people knowing.</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With power comes responsibility. By choosing not to act, you choose to let a situation continue for better or for worse. </w:t>
      </w:r>
      <w:r w:rsidR="000B7543" w:rsidRPr="00EE0B97">
        <w:rPr>
          <w:rFonts w:asciiTheme="minorHAnsi" w:hAnsiTheme="minorHAnsi"/>
        </w:rPr>
        <w:t>B</w:t>
      </w:r>
      <w:r w:rsidRPr="00EE0B97">
        <w:rPr>
          <w:rFonts w:asciiTheme="minorHAnsi" w:hAnsiTheme="minorHAnsi"/>
        </w:rPr>
        <w:t>y action and by non-action, we</w:t>
      </w:r>
      <w:r w:rsidR="000B7543" w:rsidRPr="00EE0B97">
        <w:rPr>
          <w:rFonts w:asciiTheme="minorHAnsi" w:hAnsiTheme="minorHAnsi"/>
        </w:rPr>
        <w:t>’</w:t>
      </w:r>
      <w:r w:rsidRPr="00EE0B97">
        <w:rPr>
          <w:rFonts w:asciiTheme="minorHAnsi" w:hAnsiTheme="minorHAnsi"/>
        </w:rPr>
        <w:t>re responsible for the outcome of a situation.</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We may not interfere directly with a people or society, but that doesn’t mean we cannot change it from </w:t>
      </w:r>
      <w:r w:rsidRPr="00EE0B97">
        <w:rPr>
          <w:rFonts w:asciiTheme="minorHAnsi" w:hAnsiTheme="minorHAnsi"/>
          <w:i/>
        </w:rPr>
        <w:t xml:space="preserve">within </w:t>
      </w:r>
      <w:r w:rsidR="004904FD" w:rsidRPr="00EE0B97">
        <w:rPr>
          <w:rFonts w:asciiTheme="minorHAnsi" w:hAnsiTheme="minorHAnsi"/>
          <w:iCs/>
        </w:rPr>
        <w:t>as stated earlier.</w:t>
      </w:r>
    </w:p>
    <w:p w:rsidR="000B7543" w:rsidRPr="00EE0B97" w:rsidRDefault="000B7543">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The next mandate is controversial.</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Mandate M03:</w:t>
      </w:r>
      <w:r w:rsidR="00007111" w:rsidRPr="00EE0B97">
        <w:rPr>
          <w:b/>
        </w:rPr>
        <w:tab/>
      </w:r>
      <w:r w:rsidRPr="00EE0B97">
        <w:t>Starfleet and the Federation may help a member planet deal with emergencies provided</w:t>
      </w:r>
      <w:r w:rsidR="005C3832" w:rsidRPr="00EE0B97">
        <w:t>:</w:t>
      </w:r>
      <w:r w:rsidR="00EE0B97" w:rsidRPr="00EE0B97">
        <w:t xml:space="preserve"> </w:t>
      </w:r>
      <w:r w:rsidRPr="00EE0B97">
        <w:br/>
        <w:t>1:The member planet asks for the help</w:t>
      </w:r>
      <w:r w:rsidR="005C3832" w:rsidRPr="00EE0B97">
        <w:br/>
      </w:r>
      <w:r w:rsidRPr="00EE0B97">
        <w:t>and only for as long as the member</w:t>
      </w:r>
      <w:r w:rsidR="005C3832" w:rsidRPr="00EE0B97">
        <w:br/>
      </w:r>
      <w:r w:rsidRPr="00EE0B97">
        <w:t>planet wants the help.</w:t>
      </w:r>
      <w:r w:rsidRPr="00EE0B97">
        <w:br/>
        <w:t>2:</w:t>
      </w:r>
      <w:r w:rsidR="00EE0B97" w:rsidRPr="00EE0B97">
        <w:t xml:space="preserve"> </w:t>
      </w:r>
      <w:r w:rsidRPr="00EE0B97">
        <w:t>The Federation Council agrees to</w:t>
      </w:r>
      <w:r w:rsidR="005C3832" w:rsidRPr="00EE0B97">
        <w:br/>
      </w:r>
      <w:r w:rsidRPr="00EE0B97">
        <w:t>supply the requested help.</w:t>
      </w:r>
      <w:r w:rsidRPr="00EE0B97">
        <w:br/>
        <w:t>3:</w:t>
      </w:r>
      <w:r w:rsidR="00EE0B97" w:rsidRPr="00EE0B97">
        <w:t xml:space="preserve"> </w:t>
      </w:r>
      <w:r w:rsidRPr="00EE0B97">
        <w:t>Neither Starfleet nor the Federation</w:t>
      </w:r>
      <w:r w:rsidR="005C3832" w:rsidRPr="00EE0B97">
        <w:br/>
      </w:r>
      <w:r w:rsidR="00C540C1" w:rsidRPr="00EE0B97">
        <w:t>affects the political, economic, social,</w:t>
      </w:r>
      <w:r w:rsidR="005C3832" w:rsidRPr="00EE0B97">
        <w:br/>
      </w:r>
      <w:r w:rsidR="00C540C1" w:rsidRPr="00EE0B97">
        <w:t xml:space="preserve">religious, etc. state of the </w:t>
      </w:r>
      <w:r w:rsidRPr="00EE0B97">
        <w:t>member</w:t>
      </w:r>
      <w:r w:rsidR="005C3832" w:rsidRPr="00EE0B97">
        <w:br/>
      </w:r>
      <w:r w:rsidRPr="00EE0B97">
        <w:t>planet.</w:t>
      </w:r>
      <w:r w:rsidR="00C540C1" w:rsidRPr="00EE0B97">
        <w:br/>
        <w:t xml:space="preserve">Starfleet and the Federation must withdraw all support </w:t>
      </w:r>
      <w:r w:rsidR="005C3832" w:rsidRPr="00EE0B97">
        <w:t>if they cannot obey the above restrictions.</w:t>
      </w:r>
      <w:r w:rsidR="005C3832" w:rsidRPr="00EE0B97">
        <w:br/>
        <w:t>Starfleet and the Federation may supply advisors to the planet without restriction.</w:t>
      </w:r>
    </w:p>
    <w:p w:rsidR="004904FD" w:rsidRPr="00EE0B97" w:rsidRDefault="004904FD">
      <w:pPr>
        <w:rPr>
          <w:rFonts w:asciiTheme="minorHAnsi" w:hAnsiTheme="minorHAnsi"/>
        </w:rPr>
      </w:pPr>
    </w:p>
    <w:p w:rsidR="00666C50" w:rsidRPr="00EE0B97" w:rsidRDefault="00666C50">
      <w:pPr>
        <w:rPr>
          <w:rFonts w:asciiTheme="minorHAnsi" w:hAnsiTheme="minorHAnsi"/>
        </w:rPr>
      </w:pPr>
      <w:r w:rsidRPr="00EE0B97">
        <w:rPr>
          <w:rFonts w:asciiTheme="minorHAnsi" w:hAnsiTheme="minorHAnsi"/>
        </w:rPr>
        <w:t>Just because the Federation has permission to help a planet</w:t>
      </w:r>
      <w:r w:rsidR="00933251" w:rsidRPr="00EE0B97">
        <w:rPr>
          <w:rFonts w:asciiTheme="minorHAnsi" w:hAnsiTheme="minorHAnsi"/>
        </w:rPr>
        <w:t>,</w:t>
      </w:r>
      <w:r w:rsidRPr="00EE0B97">
        <w:rPr>
          <w:rFonts w:asciiTheme="minorHAnsi" w:hAnsiTheme="minorHAnsi"/>
        </w:rPr>
        <w:t xml:space="preserve"> </w:t>
      </w:r>
      <w:r w:rsidR="00933251" w:rsidRPr="00EE0B97">
        <w:rPr>
          <w:rFonts w:asciiTheme="minorHAnsi" w:hAnsiTheme="minorHAnsi"/>
        </w:rPr>
        <w:t xml:space="preserve">that </w:t>
      </w:r>
      <w:r w:rsidRPr="00EE0B97">
        <w:rPr>
          <w:rFonts w:asciiTheme="minorHAnsi" w:hAnsiTheme="minorHAnsi"/>
        </w:rPr>
        <w:t xml:space="preserve">doesn’t mean it can use that help to force political, economic, social, or religious change. If change is necessary </w:t>
      </w:r>
      <w:r w:rsidR="00C540C1" w:rsidRPr="00EE0B97">
        <w:rPr>
          <w:rFonts w:asciiTheme="minorHAnsi" w:hAnsiTheme="minorHAnsi"/>
        </w:rPr>
        <w:t xml:space="preserve">for the resolution of the emergency, </w:t>
      </w:r>
      <w:r w:rsidRPr="00EE0B97">
        <w:rPr>
          <w:rFonts w:asciiTheme="minorHAnsi" w:hAnsiTheme="minorHAnsi"/>
        </w:rPr>
        <w:t>then it’s the duty of the planetary government to make the change</w:t>
      </w:r>
      <w:r w:rsidR="003F47F3" w:rsidRPr="00EE0B97">
        <w:rPr>
          <w:rFonts w:asciiTheme="minorHAnsi" w:hAnsiTheme="minorHAnsi"/>
        </w:rPr>
        <w:t>, or be destroyed</w:t>
      </w:r>
      <w:r w:rsidRPr="00EE0B97">
        <w:rPr>
          <w:rFonts w:asciiTheme="minorHAnsi" w:hAnsiTheme="minorHAnsi"/>
        </w:rPr>
        <w:t>.</w:t>
      </w:r>
    </w:p>
    <w:p w:rsidR="00A47C90" w:rsidRPr="00EE0B97" w:rsidRDefault="00A47C90">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This mandate allows member planets to ask Starfleet’s help to police the space controlled by the member planet and to help distressed spacecraft within the member planet’s space</w:t>
      </w:r>
      <w:r w:rsidR="00D572A6" w:rsidRPr="00EE0B97">
        <w:rPr>
          <w:rFonts w:asciiTheme="minorHAnsi" w:hAnsiTheme="minorHAnsi"/>
        </w:rPr>
        <w:t>.</w:t>
      </w:r>
    </w:p>
    <w:p w:rsidR="004904FD" w:rsidRDefault="00665477" w:rsidP="00941E4F">
      <w:pPr>
        <w:pStyle w:val="H3"/>
        <w:rPr>
          <w:rFonts w:asciiTheme="minorHAnsi" w:hAnsiTheme="minorHAnsi"/>
        </w:rPr>
      </w:pPr>
      <w:bookmarkStart w:id="486" w:name="_Toc383697636"/>
      <w:r w:rsidRPr="00EE0B97">
        <w:rPr>
          <w:rFonts w:asciiTheme="minorHAnsi" w:hAnsiTheme="minorHAnsi"/>
        </w:rPr>
        <w:t>Military Limits</w:t>
      </w:r>
      <w:bookmarkEnd w:id="486"/>
    </w:p>
    <w:p w:rsidR="00CA0004" w:rsidRPr="00CA0004" w:rsidRDefault="00CA0004" w:rsidP="00CA0004">
      <w:pPr>
        <w:pStyle w:val="Quote1"/>
      </w:pPr>
    </w:p>
    <w:p w:rsidR="004904FD" w:rsidRPr="00EE0B97" w:rsidRDefault="00A8706B">
      <w:pPr>
        <w:rPr>
          <w:rFonts w:asciiTheme="minorHAnsi" w:hAnsiTheme="minorHAnsi"/>
        </w:rPr>
      </w:pPr>
      <w:r w:rsidRPr="00EE0B97">
        <w:rPr>
          <w:rFonts w:asciiTheme="minorHAnsi" w:hAnsiTheme="minorHAnsi"/>
        </w:rPr>
        <w:t>Al</w:t>
      </w:r>
      <w:r w:rsidR="00665477" w:rsidRPr="00EE0B97">
        <w:rPr>
          <w:rFonts w:asciiTheme="minorHAnsi" w:hAnsiTheme="minorHAnsi"/>
        </w:rPr>
        <w:t xml:space="preserve">l </w:t>
      </w:r>
      <w:r w:rsidRPr="00EE0B97">
        <w:rPr>
          <w:rFonts w:asciiTheme="minorHAnsi" w:hAnsiTheme="minorHAnsi"/>
        </w:rPr>
        <w:t xml:space="preserve">large and </w:t>
      </w:r>
      <w:r w:rsidR="00665477" w:rsidRPr="00EE0B97">
        <w:rPr>
          <w:rFonts w:asciiTheme="minorHAnsi" w:hAnsiTheme="minorHAnsi"/>
        </w:rPr>
        <w:t>powerful organizations</w:t>
      </w:r>
      <w:r w:rsidRPr="00EE0B97">
        <w:rPr>
          <w:rFonts w:asciiTheme="minorHAnsi" w:hAnsiTheme="minorHAnsi"/>
        </w:rPr>
        <w:t xml:space="preserve"> need</w:t>
      </w:r>
      <w:r w:rsidR="00665477" w:rsidRPr="00EE0B97">
        <w:rPr>
          <w:rFonts w:asciiTheme="minorHAnsi" w:hAnsiTheme="minorHAnsi"/>
        </w:rPr>
        <w:t xml:space="preserve"> limits</w:t>
      </w:r>
      <w:r w:rsidR="00D572A6" w:rsidRPr="00EE0B97">
        <w:rPr>
          <w:rFonts w:asciiTheme="minorHAnsi" w:hAnsiTheme="minorHAnsi"/>
        </w:rPr>
        <w:t xml:space="preserve">. Without </w:t>
      </w:r>
      <w:r w:rsidR="009E6A8B" w:rsidRPr="00EE0B97">
        <w:rPr>
          <w:rFonts w:asciiTheme="minorHAnsi" w:hAnsiTheme="minorHAnsi"/>
        </w:rPr>
        <w:t>limits,</w:t>
      </w:r>
      <w:r w:rsidR="00D572A6" w:rsidRPr="00EE0B97">
        <w:rPr>
          <w:rFonts w:asciiTheme="minorHAnsi" w:hAnsiTheme="minorHAnsi"/>
        </w:rPr>
        <w:t xml:space="preserve"> you </w:t>
      </w:r>
      <w:r w:rsidR="009E6A8B" w:rsidRPr="00EE0B97">
        <w:rPr>
          <w:rFonts w:asciiTheme="minorHAnsi" w:hAnsiTheme="minorHAnsi"/>
        </w:rPr>
        <w:t>have either</w:t>
      </w:r>
      <w:r w:rsidR="00D572A6" w:rsidRPr="00EE0B97">
        <w:rPr>
          <w:rFonts w:asciiTheme="minorHAnsi" w:hAnsiTheme="minorHAnsi"/>
        </w:rPr>
        <w:t xml:space="preserve"> a dictatorship or anarchy. Balance in all things is the law</w:t>
      </w:r>
      <w:r w:rsidR="00665477" w:rsidRPr="00EE0B97">
        <w:rPr>
          <w:rFonts w:asciiTheme="minorHAnsi" w:hAnsiTheme="minorHAnsi"/>
        </w:rPr>
        <w:t>, hence these directives:</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Prime Directive:</w:t>
      </w:r>
      <w:r w:rsidR="00007111" w:rsidRPr="00EE0B97">
        <w:rPr>
          <w:b/>
        </w:rPr>
        <w:tab/>
      </w:r>
      <w:r w:rsidRPr="00EE0B97">
        <w:t xml:space="preserve">It’s forbidden </w:t>
      </w:r>
      <w:r w:rsidR="00A8706B" w:rsidRPr="00EE0B97">
        <w:t>for</w:t>
      </w:r>
      <w:r w:rsidRPr="00EE0B97">
        <w:t xml:space="preserve"> all spaceships and members of Starfleet to interfere with the internal affairs of any culture or society. This directive is more important than the protection of spaceships or members of Starfleet. Losses are tolerated as long as they are necessary to observe this directive.</w:t>
      </w:r>
      <w:r w:rsidRPr="00EE0B97">
        <w:rPr>
          <w:rStyle w:val="FootnoteReference"/>
          <w:rFonts w:asciiTheme="minorHAnsi" w:hAnsiTheme="minorHAnsi"/>
        </w:rPr>
        <w:footnoteReference w:id="104"/>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Starfleet must obey the rules and customs of a culture or society while operating in the territory of the culture or society.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The directive does not prevent Starfleet from protecting spacecraft located </w:t>
      </w:r>
      <w:r w:rsidRPr="00EE0B97">
        <w:rPr>
          <w:rFonts w:asciiTheme="minorHAnsi" w:hAnsiTheme="minorHAnsi"/>
          <w:i/>
        </w:rPr>
        <w:t>outside</w:t>
      </w:r>
      <w:r w:rsidRPr="00EE0B97">
        <w:rPr>
          <w:rFonts w:asciiTheme="minorHAnsi" w:hAnsiTheme="minorHAnsi"/>
        </w:rPr>
        <w:t xml:space="preserve"> the territory of the attacking culture or society, even if the attacks originated from within the territory of the attacking culture or society. The reasoning is that such an attack is by definition not an internal affair but an external affair.</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Federation ships have the right to defend themselves if attacked outside the territory controlled by the culture or society</w:t>
      </w:r>
      <w:r w:rsidR="003B7D99" w:rsidRPr="00EE0B97">
        <w:rPr>
          <w:rFonts w:asciiTheme="minorHAnsi" w:hAnsiTheme="minorHAnsi"/>
        </w:rPr>
        <w:t>.</w:t>
      </w:r>
    </w:p>
    <w:p w:rsidR="004904FD" w:rsidRPr="00EE0B97" w:rsidRDefault="004904FD">
      <w:pPr>
        <w:rPr>
          <w:rFonts w:asciiTheme="minorHAnsi" w:hAnsiTheme="minorHAnsi"/>
        </w:rPr>
      </w:pPr>
    </w:p>
    <w:p w:rsidR="004904FD" w:rsidRPr="00EE0B97" w:rsidRDefault="00A8706B" w:rsidP="002339FC">
      <w:pPr>
        <w:rPr>
          <w:rFonts w:asciiTheme="minorHAnsi" w:hAnsiTheme="minorHAnsi"/>
        </w:rPr>
      </w:pPr>
      <w:r w:rsidRPr="00EE0B97">
        <w:rPr>
          <w:rFonts w:asciiTheme="minorHAnsi" w:hAnsiTheme="minorHAnsi"/>
        </w:rPr>
        <w:t xml:space="preserve">What </w:t>
      </w:r>
      <w:r w:rsidR="002339FC" w:rsidRPr="00EE0B97">
        <w:rPr>
          <w:rFonts w:asciiTheme="minorHAnsi" w:hAnsiTheme="minorHAnsi"/>
        </w:rPr>
        <w:t xml:space="preserve">happens </w:t>
      </w:r>
      <w:r w:rsidRPr="00EE0B97">
        <w:rPr>
          <w:rFonts w:asciiTheme="minorHAnsi" w:hAnsiTheme="minorHAnsi"/>
        </w:rPr>
        <w:t>if the culture or society attacks a Starfleet ships within its territory?</w:t>
      </w:r>
      <w:r w:rsidR="002339FC" w:rsidRPr="00EE0B97">
        <w:rPr>
          <w:rFonts w:asciiTheme="minorHAnsi" w:hAnsiTheme="minorHAnsi"/>
        </w:rPr>
        <w:t xml:space="preserve"> </w:t>
      </w:r>
      <w:r w:rsidR="00665477" w:rsidRPr="00EE0B97">
        <w:rPr>
          <w:rFonts w:asciiTheme="minorHAnsi" w:hAnsiTheme="minorHAnsi"/>
        </w:rPr>
        <w:t>In this case</w:t>
      </w:r>
      <w:r w:rsidR="009E6A8B" w:rsidRPr="00EE0B97">
        <w:rPr>
          <w:rFonts w:asciiTheme="minorHAnsi" w:hAnsiTheme="minorHAnsi"/>
        </w:rPr>
        <w:t>,</w:t>
      </w:r>
      <w:r w:rsidR="00665477" w:rsidRPr="00EE0B97">
        <w:rPr>
          <w:rFonts w:asciiTheme="minorHAnsi" w:hAnsiTheme="minorHAnsi"/>
        </w:rPr>
        <w:t xml:space="preserve"> </w:t>
      </w:r>
      <w:r w:rsidR="002339FC" w:rsidRPr="00EE0B97">
        <w:rPr>
          <w:rFonts w:asciiTheme="minorHAnsi" w:hAnsiTheme="minorHAnsi"/>
        </w:rPr>
        <w:t>the Starfleet ship</w:t>
      </w:r>
      <w:r w:rsidR="00665477" w:rsidRPr="00EE0B97">
        <w:rPr>
          <w:rFonts w:asciiTheme="minorHAnsi" w:hAnsiTheme="minorHAnsi"/>
        </w:rPr>
        <w:t xml:space="preserve"> must retreat and may not retaliate. They may retaliate </w:t>
      </w:r>
      <w:r w:rsidR="003B7D99" w:rsidRPr="00EE0B97">
        <w:rPr>
          <w:rFonts w:asciiTheme="minorHAnsi" w:hAnsiTheme="minorHAnsi"/>
        </w:rPr>
        <w:t xml:space="preserve">once </w:t>
      </w:r>
      <w:r w:rsidR="00665477" w:rsidRPr="00EE0B97">
        <w:rPr>
          <w:rFonts w:asciiTheme="minorHAnsi" w:hAnsiTheme="minorHAnsi"/>
        </w:rPr>
        <w:t>outside the foreign territory, but only if they</w:t>
      </w:r>
      <w:r w:rsidR="003B7D99" w:rsidRPr="00EE0B97">
        <w:rPr>
          <w:rFonts w:asciiTheme="minorHAnsi" w:hAnsiTheme="minorHAnsi"/>
        </w:rPr>
        <w:t>’</w:t>
      </w:r>
      <w:r w:rsidR="00665477" w:rsidRPr="00EE0B97">
        <w:rPr>
          <w:rFonts w:asciiTheme="minorHAnsi" w:hAnsiTheme="minorHAnsi"/>
        </w:rPr>
        <w:t>re still facing attack.</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lastRenderedPageBreak/>
        <w:t xml:space="preserve">In addition, </w:t>
      </w:r>
      <w:r w:rsidR="002339FC" w:rsidRPr="00EE0B97">
        <w:rPr>
          <w:rFonts w:asciiTheme="minorHAnsi" w:hAnsiTheme="minorHAnsi"/>
        </w:rPr>
        <w:t xml:space="preserve">the directive forbids </w:t>
      </w:r>
      <w:r w:rsidRPr="00EE0B97">
        <w:rPr>
          <w:rFonts w:asciiTheme="minorHAnsi" w:hAnsiTheme="minorHAnsi"/>
        </w:rPr>
        <w:t xml:space="preserve">Starfleet ships </w:t>
      </w:r>
      <w:r w:rsidR="00360C35" w:rsidRPr="00EE0B97">
        <w:rPr>
          <w:rFonts w:asciiTheme="minorHAnsi" w:hAnsiTheme="minorHAnsi"/>
        </w:rPr>
        <w:t>from</w:t>
      </w:r>
      <w:r w:rsidRPr="00EE0B97">
        <w:rPr>
          <w:rFonts w:asciiTheme="minorHAnsi" w:hAnsiTheme="minorHAnsi"/>
        </w:rPr>
        <w:t xml:space="preserve"> protect</w:t>
      </w:r>
      <w:r w:rsidR="00360C35" w:rsidRPr="00EE0B97">
        <w:rPr>
          <w:rFonts w:asciiTheme="minorHAnsi" w:hAnsiTheme="minorHAnsi"/>
        </w:rPr>
        <w:t>ing</w:t>
      </w:r>
      <w:r w:rsidRPr="00EE0B97">
        <w:rPr>
          <w:rFonts w:asciiTheme="minorHAnsi" w:hAnsiTheme="minorHAnsi"/>
        </w:rPr>
        <w:t xml:space="preserve"> spacecraft located within the territory of the attacking culture or society.</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 xml:space="preserve">What </w:t>
      </w:r>
      <w:r w:rsidR="002339FC" w:rsidRPr="00EE0B97">
        <w:rPr>
          <w:rFonts w:asciiTheme="minorHAnsi" w:hAnsiTheme="minorHAnsi"/>
        </w:rPr>
        <w:t xml:space="preserve">happens </w:t>
      </w:r>
      <w:r w:rsidRPr="00EE0B97">
        <w:rPr>
          <w:rFonts w:asciiTheme="minorHAnsi" w:hAnsiTheme="minorHAnsi"/>
        </w:rPr>
        <w:t xml:space="preserve">if the </w:t>
      </w:r>
      <w:r w:rsidR="002339FC" w:rsidRPr="00EE0B97">
        <w:rPr>
          <w:rFonts w:asciiTheme="minorHAnsi" w:hAnsiTheme="minorHAnsi"/>
        </w:rPr>
        <w:t xml:space="preserve">foreign culture or society invited the </w:t>
      </w:r>
      <w:r w:rsidRPr="00EE0B97">
        <w:rPr>
          <w:rFonts w:asciiTheme="minorHAnsi" w:hAnsiTheme="minorHAnsi"/>
        </w:rPr>
        <w:t xml:space="preserve">Starfleet ships </w:t>
      </w:r>
      <w:r w:rsidR="002339FC" w:rsidRPr="00EE0B97">
        <w:rPr>
          <w:rFonts w:asciiTheme="minorHAnsi" w:hAnsiTheme="minorHAnsi"/>
        </w:rPr>
        <w:t>into its territory</w:t>
      </w:r>
      <w:r w:rsidRPr="00EE0B97">
        <w:rPr>
          <w:rFonts w:asciiTheme="minorHAnsi" w:hAnsiTheme="minorHAnsi"/>
        </w:rPr>
        <w:t xml:space="preserve">? In this case, Starfleet ships have the right </w:t>
      </w:r>
      <w:r w:rsidR="002339FC" w:rsidRPr="00EE0B97">
        <w:rPr>
          <w:rFonts w:asciiTheme="minorHAnsi" w:hAnsiTheme="minorHAnsi"/>
        </w:rPr>
        <w:t xml:space="preserve">to </w:t>
      </w:r>
      <w:r w:rsidR="003D415A" w:rsidRPr="00EE0B97">
        <w:rPr>
          <w:rFonts w:asciiTheme="minorHAnsi" w:hAnsiTheme="minorHAnsi"/>
        </w:rPr>
        <w:t>self-defense</w:t>
      </w:r>
      <w:r w:rsidRPr="00EE0B97">
        <w:rPr>
          <w:rFonts w:asciiTheme="minorHAnsi" w:hAnsiTheme="minorHAnsi"/>
        </w:rPr>
        <w:t xml:space="preserve"> but must leave the territory immediately.</w:t>
      </w:r>
    </w:p>
    <w:p w:rsidR="004904FD" w:rsidRPr="00EE0B97" w:rsidRDefault="004904FD">
      <w:pPr>
        <w:rPr>
          <w:rFonts w:asciiTheme="minorHAnsi" w:hAnsiTheme="minorHAnsi"/>
        </w:rPr>
      </w:pPr>
    </w:p>
    <w:p w:rsidR="004904FD" w:rsidRPr="00EE0B97" w:rsidRDefault="00665477" w:rsidP="00007111">
      <w:pPr>
        <w:pStyle w:val="Directives"/>
      </w:pPr>
      <w:r w:rsidRPr="00EE0B97">
        <w:rPr>
          <w:b/>
        </w:rPr>
        <w:t>Directive D02:</w:t>
      </w:r>
      <w:r w:rsidR="00007111" w:rsidRPr="00EE0B97">
        <w:rPr>
          <w:b/>
        </w:rPr>
        <w:tab/>
      </w:r>
      <w:r w:rsidRPr="00EE0B97">
        <w:t>Starfleet may not be used for political purposes for any reason what so ever, no matter how great the perceived benefit.</w:t>
      </w:r>
    </w:p>
    <w:p w:rsidR="004904FD" w:rsidRPr="00EE0B97" w:rsidRDefault="004904FD">
      <w:pPr>
        <w:rPr>
          <w:rFonts w:asciiTheme="minorHAnsi" w:hAnsiTheme="minorHAnsi"/>
        </w:rPr>
      </w:pPr>
    </w:p>
    <w:p w:rsidR="004904FD" w:rsidRPr="00EE0B97" w:rsidRDefault="00665477" w:rsidP="00007111">
      <w:pPr>
        <w:pStyle w:val="Directives"/>
        <w:rPr>
          <w:b/>
        </w:rPr>
      </w:pPr>
      <w:r w:rsidRPr="00EE0B97">
        <w:rPr>
          <w:b/>
        </w:rPr>
        <w:t>Directive D03:</w:t>
      </w:r>
      <w:r w:rsidR="00007111" w:rsidRPr="00EE0B97">
        <w:rPr>
          <w:b/>
        </w:rPr>
        <w:tab/>
      </w:r>
      <w:r w:rsidRPr="00EE0B97">
        <w:t>All Starfleet personal must obey their superior officers, unless the order is illegal. In this case</w:t>
      </w:r>
      <w:r w:rsidR="002339FC" w:rsidRPr="00EE0B97">
        <w:t>,</w:t>
      </w:r>
      <w:r w:rsidRPr="00EE0B97">
        <w:t xml:space="preserve"> personnel shall refuse to follow the order and must report the incident to the appropriate authorities. Obeying an illegal order is a court-</w:t>
      </w:r>
      <w:r w:rsidR="009E6A8B" w:rsidRPr="00EE0B97">
        <w:t>marshal-</w:t>
      </w:r>
      <w:r w:rsidRPr="00EE0B97">
        <w:t>able offence.</w:t>
      </w:r>
    </w:p>
    <w:p w:rsidR="004904FD" w:rsidRPr="00EE0B97" w:rsidRDefault="004904FD">
      <w:pPr>
        <w:rPr>
          <w:rFonts w:asciiTheme="minorHAnsi" w:hAnsiTheme="minorHAnsi"/>
        </w:rPr>
      </w:pPr>
    </w:p>
    <w:p w:rsidR="004904FD" w:rsidRPr="00EE0B97" w:rsidRDefault="00665477" w:rsidP="00007111">
      <w:pPr>
        <w:pStyle w:val="Directives"/>
        <w:rPr>
          <w:b/>
        </w:rPr>
      </w:pPr>
      <w:r w:rsidRPr="00EE0B97">
        <w:rPr>
          <w:b/>
        </w:rPr>
        <w:t>Directive D04:</w:t>
      </w:r>
      <w:r w:rsidR="00007111" w:rsidRPr="00EE0B97">
        <w:rPr>
          <w:b/>
        </w:rPr>
        <w:tab/>
      </w:r>
      <w:r w:rsidRPr="00EE0B97">
        <w:t xml:space="preserve">All personnel must understand and agree to all Starfleet laws and directives before </w:t>
      </w:r>
      <w:r w:rsidR="00360C35" w:rsidRPr="00EE0B97">
        <w:t>becoming</w:t>
      </w:r>
      <w:r w:rsidRPr="00EE0B97">
        <w:t xml:space="preserve"> active members of Starfleet.</w:t>
      </w:r>
    </w:p>
    <w:p w:rsidR="004904FD" w:rsidRPr="00EE0B97" w:rsidRDefault="004904FD">
      <w:pPr>
        <w:rPr>
          <w:rFonts w:asciiTheme="minorHAnsi" w:hAnsiTheme="minorHAnsi"/>
        </w:rPr>
      </w:pPr>
    </w:p>
    <w:p w:rsidR="004904FD" w:rsidRPr="00EE0B97" w:rsidRDefault="00665477">
      <w:pPr>
        <w:rPr>
          <w:rFonts w:asciiTheme="minorHAnsi" w:hAnsiTheme="minorHAnsi"/>
        </w:rPr>
      </w:pPr>
      <w:r w:rsidRPr="00EE0B97">
        <w:rPr>
          <w:rFonts w:asciiTheme="minorHAnsi" w:hAnsiTheme="minorHAnsi"/>
        </w:rPr>
        <w:t>In addition, various watchdog organizations monitor Starfleet in order to keep it accountable for all its actions.</w:t>
      </w:r>
    </w:p>
    <w:p w:rsidR="00964AFA" w:rsidRPr="00EE0B97" w:rsidRDefault="00964AFA">
      <w:pPr>
        <w:rPr>
          <w:rFonts w:asciiTheme="minorHAnsi" w:hAnsiTheme="minorHAnsi"/>
        </w:rPr>
      </w:pPr>
    </w:p>
    <w:p w:rsidR="00964AFA" w:rsidRPr="00EE0B97" w:rsidRDefault="00964AFA">
      <w:pPr>
        <w:rPr>
          <w:rFonts w:asciiTheme="minorHAnsi" w:hAnsiTheme="minorHAnsi"/>
        </w:rPr>
        <w:sectPr w:rsidR="00964AFA" w:rsidRPr="00EE0B97" w:rsidSect="00493BD2">
          <w:headerReference w:type="default" r:id="rId163"/>
          <w:type w:val="continuous"/>
          <w:pgSz w:w="8640" w:h="12960" w:code="1"/>
          <w:pgMar w:top="720" w:right="720" w:bottom="720" w:left="720" w:header="288" w:footer="288" w:gutter="360"/>
          <w:cols w:space="709"/>
          <w:noEndnote/>
          <w:titlePg/>
          <w:docGrid w:linePitch="326"/>
        </w:sectPr>
      </w:pPr>
    </w:p>
    <w:p w:rsidR="00964AFA" w:rsidRPr="00EE0B97" w:rsidRDefault="00964AFA">
      <w:pPr>
        <w:rPr>
          <w:rFonts w:asciiTheme="minorHAnsi" w:hAnsiTheme="minorHAnsi"/>
        </w:rPr>
      </w:pPr>
    </w:p>
    <w:p w:rsidR="00ED3B81" w:rsidRPr="00EE0B97" w:rsidRDefault="00ED3B81" w:rsidP="00941E4F">
      <w:pPr>
        <w:pStyle w:val="H2"/>
        <w:rPr>
          <w:rFonts w:asciiTheme="minorHAnsi" w:hAnsiTheme="minorHAnsi"/>
        </w:rPr>
      </w:pPr>
      <w:bookmarkStart w:id="487" w:name="_Toc290215073"/>
      <w:bookmarkStart w:id="488" w:name="_Toc383697637"/>
      <w:r w:rsidRPr="00EE0B97">
        <w:rPr>
          <w:rFonts w:asciiTheme="minorHAnsi" w:hAnsiTheme="minorHAnsi"/>
        </w:rPr>
        <w:lastRenderedPageBreak/>
        <w:t>Klingons, and Romulans, and Vulcans! Oh, my!</w:t>
      </w:r>
      <w:bookmarkEnd w:id="487"/>
      <w:bookmarkEnd w:id="488"/>
    </w:p>
    <w:p w:rsidR="00ED3B81" w:rsidRPr="00EE0B97" w:rsidRDefault="00ED3B81" w:rsidP="00ED3B81">
      <w:pPr>
        <w:pStyle w:val="Quote1"/>
        <w:rPr>
          <w:rFonts w:asciiTheme="minorHAnsi" w:hAnsiTheme="minorHAnsi"/>
        </w:rPr>
      </w:pPr>
      <w:r w:rsidRPr="00EE0B97">
        <w:rPr>
          <w:rFonts w:asciiTheme="minorHAnsi" w:hAnsiTheme="minorHAnsi"/>
        </w:rPr>
        <w:t>Toto, I've a feeling we're not in Kansas anymore.</w:t>
      </w:r>
      <w:r w:rsidRPr="00EE0B97">
        <w:rPr>
          <w:rFonts w:asciiTheme="minorHAnsi" w:hAnsiTheme="minorHAnsi"/>
        </w:rPr>
        <w:br/>
        <w:t>-- Judy Garland</w:t>
      </w:r>
      <w:r w:rsidRPr="00EE0B97">
        <w:rPr>
          <w:rStyle w:val="FootnoteReference"/>
          <w:rFonts w:asciiTheme="minorHAnsi" w:hAnsiTheme="minorHAnsi"/>
        </w:rPr>
        <w:footnoteReference w:id="105"/>
      </w:r>
      <w:r w:rsidRPr="00EE0B97">
        <w:rPr>
          <w:rFonts w:asciiTheme="minorHAnsi" w:hAnsiTheme="minorHAnsi"/>
        </w:rPr>
        <w:t xml:space="preserve"> --</w:t>
      </w:r>
    </w:p>
    <w:p w:rsidR="00ED3B81" w:rsidRPr="00EE0B97" w:rsidRDefault="00FE4705" w:rsidP="00ED3B81">
      <w:pPr>
        <w:rPr>
          <w:rFonts w:asciiTheme="minorHAnsi" w:hAnsiTheme="minorHAnsi"/>
        </w:rPr>
      </w:pPr>
      <w:r>
        <w:rPr>
          <w:rFonts w:asciiTheme="minorHAnsi" w:hAnsiTheme="minorHAnsi"/>
          <w:noProof/>
        </w:rPr>
        <w:pict>
          <v:shape id="_x0000_s3179" type="#_x0000_t202" style="position:absolute;left:0;text-align:left;margin-left:-22.75pt;margin-top:10.05pt;width:38.65pt;height:29.95pt;z-index:-251495936;mso-wrap-edited:f;mso-wrap-distance-left:0;mso-wrap-distance-right:0" wrapcoords="-1350 0 -1350 21600 22950 21600 22950 0 -1350 0" stroked="f">
            <v:textbox style="mso-next-textbox:#_x0000_s3179"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T</w:t>
                  </w:r>
                </w:p>
              </w:txbxContent>
            </v:textbox>
            <w10:wrap type="tight"/>
          </v:shape>
        </w:pict>
      </w:r>
      <w:r w:rsidR="00ED3B81" w:rsidRPr="00EE0B97">
        <w:rPr>
          <w:rFonts w:asciiTheme="minorHAnsi" w:hAnsiTheme="minorHAnsi"/>
        </w:rPr>
        <w:t xml:space="preserve"> </w:t>
      </w:r>
    </w:p>
    <w:p w:rsidR="00ED3B81" w:rsidRPr="00EE0B97" w:rsidRDefault="0098290E" w:rsidP="00ED3B81">
      <w:pPr>
        <w:rPr>
          <w:rFonts w:asciiTheme="minorHAnsi" w:hAnsiTheme="minorHAnsi"/>
        </w:rPr>
      </w:pPr>
      <w:r w:rsidRPr="00EE0B97">
        <w:rPr>
          <w:rFonts w:asciiTheme="minorHAnsi" w:hAnsiTheme="minorHAnsi"/>
        </w:rPr>
        <w:t>he invention of the Warp Drive allowed people to leave the solar system, visit other stars and galaxies, and meet intelligent life from other worlds.</w:t>
      </w:r>
    </w:p>
    <w:p w:rsidR="006A5412" w:rsidRPr="00EE0B97" w:rsidRDefault="006A5412" w:rsidP="00ED3B81">
      <w:pPr>
        <w:rPr>
          <w:rFonts w:asciiTheme="minorHAnsi" w:hAnsiTheme="minorHAnsi"/>
        </w:rPr>
      </w:pPr>
    </w:p>
    <w:p w:rsidR="0098290E" w:rsidRPr="00EE0B97" w:rsidRDefault="0098290E" w:rsidP="00ED3B81">
      <w:pPr>
        <w:rPr>
          <w:rFonts w:asciiTheme="minorHAnsi" w:hAnsiTheme="minorHAnsi"/>
        </w:rPr>
      </w:pPr>
      <w:r w:rsidRPr="00EE0B97">
        <w:rPr>
          <w:rFonts w:asciiTheme="minorHAnsi" w:hAnsiTheme="minorHAnsi"/>
        </w:rPr>
        <w:t>The United Federation of Planets evolved to become the Human Alliance.</w:t>
      </w:r>
      <w:r w:rsidR="007F1622" w:rsidRPr="00EE0B97">
        <w:rPr>
          <w:rFonts w:asciiTheme="minorHAnsi" w:hAnsiTheme="minorHAnsi"/>
        </w:rPr>
        <w:t xml:space="preserve"> Its domain was fixed to the Solar System and a few star systems colonized by humans.</w:t>
      </w:r>
    </w:p>
    <w:p w:rsidR="0098290E" w:rsidRPr="00EE0B97" w:rsidRDefault="0098290E" w:rsidP="00ED3B81">
      <w:pPr>
        <w:rPr>
          <w:rFonts w:asciiTheme="minorHAnsi" w:hAnsiTheme="minorHAnsi"/>
        </w:rPr>
      </w:pPr>
    </w:p>
    <w:p w:rsidR="00FB0D8E" w:rsidRPr="00EE0B97" w:rsidRDefault="0098290E" w:rsidP="00ED3B81">
      <w:pPr>
        <w:rPr>
          <w:rFonts w:asciiTheme="minorHAnsi" w:hAnsiTheme="minorHAnsi"/>
        </w:rPr>
      </w:pPr>
      <w:r w:rsidRPr="00EE0B97">
        <w:rPr>
          <w:rFonts w:asciiTheme="minorHAnsi" w:hAnsiTheme="minorHAnsi"/>
        </w:rPr>
        <w:t xml:space="preserve">At the same time, a new </w:t>
      </w:r>
      <w:r w:rsidR="00FB0D8E" w:rsidRPr="00EE0B97">
        <w:rPr>
          <w:rFonts w:asciiTheme="minorHAnsi" w:hAnsiTheme="minorHAnsi"/>
        </w:rPr>
        <w:t>United Federation of Planets came into existence</w:t>
      </w:r>
      <w:r w:rsidRPr="00EE0B97">
        <w:rPr>
          <w:rFonts w:asciiTheme="minorHAnsi" w:hAnsiTheme="minorHAnsi"/>
        </w:rPr>
        <w:t>.</w:t>
      </w:r>
      <w:r w:rsidR="00FB0D8E" w:rsidRPr="00EE0B97">
        <w:rPr>
          <w:rFonts w:asciiTheme="minorHAnsi" w:hAnsiTheme="minorHAnsi"/>
        </w:rPr>
        <w:t xml:space="preserve"> This final version is closest to </w:t>
      </w:r>
      <w:r w:rsidR="00512A1D" w:rsidRPr="00EE0B97">
        <w:rPr>
          <w:rFonts w:asciiTheme="minorHAnsi" w:hAnsiTheme="minorHAnsi"/>
        </w:rPr>
        <w:t xml:space="preserve">the </w:t>
      </w:r>
      <w:r w:rsidR="00FB0D8E" w:rsidRPr="00EE0B97">
        <w:rPr>
          <w:rFonts w:asciiTheme="minorHAnsi" w:hAnsiTheme="minorHAnsi"/>
        </w:rPr>
        <w:t>Star Trek vision</w:t>
      </w:r>
      <w:r w:rsidR="00512A1D" w:rsidRPr="00EE0B97">
        <w:rPr>
          <w:rFonts w:asciiTheme="minorHAnsi" w:hAnsiTheme="minorHAnsi"/>
        </w:rPr>
        <w:t xml:space="preserve"> of the United Federation of Planets.</w:t>
      </w:r>
    </w:p>
    <w:p w:rsidR="006A5412" w:rsidRPr="00EE0B97" w:rsidRDefault="006A5412" w:rsidP="00ED3B81">
      <w:pPr>
        <w:rPr>
          <w:rFonts w:asciiTheme="minorHAnsi" w:hAnsiTheme="minorHAnsi"/>
        </w:rPr>
      </w:pPr>
    </w:p>
    <w:p w:rsidR="006A5412" w:rsidRPr="00EE0B97" w:rsidRDefault="006A5412" w:rsidP="00ED3B81">
      <w:pPr>
        <w:rPr>
          <w:rFonts w:asciiTheme="minorHAnsi" w:hAnsiTheme="minorHAnsi"/>
        </w:rPr>
      </w:pPr>
      <w:r w:rsidRPr="00EE0B97">
        <w:rPr>
          <w:rFonts w:asciiTheme="minorHAnsi" w:hAnsiTheme="minorHAnsi"/>
        </w:rPr>
        <w:t>This new United Federation of Planets has the same structure as described</w:t>
      </w:r>
      <w:r w:rsidR="00BF460D" w:rsidRPr="00EE0B97">
        <w:rPr>
          <w:rFonts w:asciiTheme="minorHAnsi" w:hAnsiTheme="minorHAnsi"/>
        </w:rPr>
        <w:t xml:space="preserve"> above for the now renamed Human Alliance</w:t>
      </w:r>
      <w:r w:rsidRPr="00EE0B97">
        <w:rPr>
          <w:rFonts w:asciiTheme="minorHAnsi" w:hAnsiTheme="minorHAnsi"/>
        </w:rPr>
        <w:t>.</w:t>
      </w:r>
    </w:p>
    <w:p w:rsidR="007F1622" w:rsidRPr="00EE0B97" w:rsidRDefault="007F1622" w:rsidP="00ED3B81">
      <w:pPr>
        <w:rPr>
          <w:rFonts w:asciiTheme="minorHAnsi" w:hAnsiTheme="minorHAnsi"/>
        </w:rPr>
      </w:pPr>
    </w:p>
    <w:p w:rsidR="00FB0D8E" w:rsidRPr="00EE0B97" w:rsidRDefault="006A5412" w:rsidP="00ED3B81">
      <w:pPr>
        <w:rPr>
          <w:rFonts w:asciiTheme="minorHAnsi" w:hAnsiTheme="minorHAnsi"/>
        </w:rPr>
      </w:pPr>
      <w:r w:rsidRPr="00EE0B97">
        <w:rPr>
          <w:rFonts w:asciiTheme="minorHAnsi" w:hAnsiTheme="minorHAnsi"/>
        </w:rPr>
        <w:t xml:space="preserve">Each intelligent species has its own are of influence, which is its own sovereign domain. </w:t>
      </w:r>
      <w:r w:rsidR="00E57470" w:rsidRPr="00EE0B97">
        <w:rPr>
          <w:rFonts w:asciiTheme="minorHAnsi" w:hAnsiTheme="minorHAnsi"/>
        </w:rPr>
        <w:t>Each species government chooses a representative for the council of the United Federation of Planets. All obey the three laws of governmen</w:t>
      </w:r>
      <w:r w:rsidR="002A466E" w:rsidRPr="00EE0B97">
        <w:rPr>
          <w:rFonts w:asciiTheme="minorHAnsi" w:hAnsiTheme="minorHAnsi"/>
        </w:rPr>
        <w:t>t in the best way they know how, however no one is forced to do so.</w:t>
      </w:r>
    </w:p>
    <w:p w:rsidR="0098290E" w:rsidRPr="00EE0B97" w:rsidRDefault="0098290E" w:rsidP="00ED3B81">
      <w:pPr>
        <w:rPr>
          <w:rFonts w:asciiTheme="minorHAnsi" w:hAnsiTheme="minorHAnsi"/>
        </w:rPr>
      </w:pPr>
    </w:p>
    <w:p w:rsidR="0098290E" w:rsidRPr="00EE0B97" w:rsidRDefault="00BF460D" w:rsidP="00ED3B81">
      <w:pPr>
        <w:rPr>
          <w:rFonts w:asciiTheme="minorHAnsi" w:hAnsiTheme="minorHAnsi"/>
        </w:rPr>
      </w:pPr>
      <w:r w:rsidRPr="00EE0B97">
        <w:rPr>
          <w:rFonts w:asciiTheme="minorHAnsi" w:hAnsiTheme="minorHAnsi"/>
        </w:rPr>
        <w:t>Greater organization will follow, as galaxies unite, but that is something for the future.</w:t>
      </w:r>
    </w:p>
    <w:p w:rsidR="00ED3B81" w:rsidRPr="00EE0B97" w:rsidRDefault="00ED3B81">
      <w:pPr>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rPr>
          <w:rFonts w:asciiTheme="minorHAnsi" w:hAnsiTheme="minorHAnsi"/>
        </w:rPr>
      </w:pPr>
    </w:p>
    <w:p w:rsidR="004904FD" w:rsidRPr="00EE0B97" w:rsidRDefault="004904FD">
      <w:pPr>
        <w:pStyle w:val="H2"/>
        <w:rPr>
          <w:rFonts w:asciiTheme="minorHAnsi" w:hAnsiTheme="minorHAnsi"/>
          <w:bCs w:val="0"/>
          <w:szCs w:val="24"/>
        </w:rPr>
        <w:sectPr w:rsidR="004904FD" w:rsidRPr="00EE0B97" w:rsidSect="00493BD2">
          <w:headerReference w:type="default" r:id="rId164"/>
          <w:type w:val="continuous"/>
          <w:pgSz w:w="8640" w:h="12960" w:code="1"/>
          <w:pgMar w:top="720" w:right="720" w:bottom="720" w:left="720" w:header="288" w:footer="288" w:gutter="360"/>
          <w:cols w:space="709"/>
          <w:noEndnote/>
          <w:titlePg/>
          <w:docGrid w:linePitch="326"/>
        </w:sectPr>
      </w:pPr>
      <w:bookmarkStart w:id="489" w:name="_Toc477965033"/>
      <w:bookmarkStart w:id="490" w:name="Conclusion"/>
    </w:p>
    <w:bookmarkEnd w:id="489"/>
    <w:bookmarkEnd w:id="490"/>
    <w:p w:rsidR="001A51F8" w:rsidRPr="00EE0B97" w:rsidRDefault="001A51F8">
      <w:pPr>
        <w:autoSpaceDE/>
        <w:autoSpaceDN/>
        <w:jc w:val="left"/>
        <w:rPr>
          <w:rFonts w:asciiTheme="minorHAnsi" w:hAnsiTheme="minorHAnsi"/>
        </w:rPr>
      </w:pPr>
    </w:p>
    <w:p w:rsidR="001A51F8" w:rsidRPr="00EE0B97" w:rsidRDefault="001A51F8">
      <w:pPr>
        <w:autoSpaceDE/>
        <w:autoSpaceDN/>
        <w:jc w:val="left"/>
        <w:rPr>
          <w:rFonts w:asciiTheme="minorHAnsi" w:hAnsiTheme="minorHAnsi"/>
        </w:rPr>
      </w:pPr>
      <w:r w:rsidRPr="00EE0B97">
        <w:rPr>
          <w:rFonts w:asciiTheme="minorHAnsi" w:hAnsiTheme="minorHAnsi"/>
        </w:rPr>
        <w:br w:type="page"/>
      </w:r>
    </w:p>
    <w:p w:rsidR="009A5200" w:rsidRPr="00EE0B97" w:rsidRDefault="009A5200">
      <w:pPr>
        <w:autoSpaceDE/>
        <w:autoSpaceDN/>
        <w:jc w:val="left"/>
        <w:rPr>
          <w:rFonts w:asciiTheme="minorHAnsi" w:hAnsiTheme="minorHAnsi"/>
        </w:rPr>
      </w:pPr>
    </w:p>
    <w:p w:rsidR="004E7076" w:rsidRPr="00EE0B97" w:rsidRDefault="004E7076" w:rsidP="00D40A84">
      <w:pPr>
        <w:rPr>
          <w:rFonts w:asciiTheme="minorHAnsi" w:hAnsiTheme="minorHAnsi"/>
        </w:rPr>
      </w:pPr>
    </w:p>
    <w:p w:rsidR="00D40A84" w:rsidRPr="00EE0B97" w:rsidRDefault="00D40A84" w:rsidP="00D40A84">
      <w:pPr>
        <w:rPr>
          <w:rFonts w:asciiTheme="minorHAnsi" w:hAnsiTheme="minorHAnsi"/>
        </w:rPr>
      </w:pPr>
    </w:p>
    <w:p w:rsidR="00A262C7" w:rsidRPr="00EE0B97" w:rsidRDefault="00A262C7" w:rsidP="00D40A84">
      <w:pPr>
        <w:rPr>
          <w:rFonts w:asciiTheme="minorHAnsi" w:hAnsiTheme="minorHAnsi"/>
        </w:rPr>
      </w:pPr>
    </w:p>
    <w:p w:rsidR="00D40A84" w:rsidRPr="00EE0B97" w:rsidRDefault="00D40A84" w:rsidP="00351D7F">
      <w:pPr>
        <w:pStyle w:val="H1"/>
        <w:rPr>
          <w:rFonts w:asciiTheme="minorHAnsi" w:hAnsiTheme="minorHAnsi"/>
        </w:rPr>
      </w:pPr>
      <w:bookmarkStart w:id="491" w:name="_Toc290215074"/>
      <w:bookmarkStart w:id="492" w:name="_Toc383697638"/>
      <w:r w:rsidRPr="00EE0B97">
        <w:rPr>
          <w:rFonts w:asciiTheme="minorHAnsi" w:hAnsiTheme="minorHAnsi"/>
        </w:rPr>
        <w:t xml:space="preserve">PART </w:t>
      </w:r>
      <w:r w:rsidR="00FF01EC" w:rsidRPr="00EE0B97">
        <w:rPr>
          <w:rFonts w:asciiTheme="minorHAnsi" w:hAnsiTheme="minorHAnsi"/>
        </w:rPr>
        <w:t>4</w:t>
      </w:r>
      <w:bookmarkEnd w:id="491"/>
      <w:bookmarkEnd w:id="492"/>
    </w:p>
    <w:p w:rsidR="004E7076" w:rsidRPr="00EE0B97" w:rsidRDefault="004E7076" w:rsidP="00D40A84">
      <w:pPr>
        <w:rPr>
          <w:rFonts w:asciiTheme="minorHAnsi" w:hAnsiTheme="minorHAnsi"/>
        </w:rPr>
      </w:pPr>
    </w:p>
    <w:p w:rsidR="004E7076" w:rsidRPr="00EE0B97" w:rsidRDefault="000C75FF" w:rsidP="004E7076">
      <w:pPr>
        <w:pStyle w:val="Quote1"/>
        <w:rPr>
          <w:rFonts w:asciiTheme="minorHAnsi" w:hAnsiTheme="minorHAnsi"/>
        </w:rPr>
      </w:pPr>
      <w:r w:rsidRPr="00EE0B97">
        <w:rPr>
          <w:rFonts w:asciiTheme="minorHAnsi" w:hAnsiTheme="minorHAnsi"/>
        </w:rPr>
        <w:t>“</w:t>
      </w:r>
      <w:r w:rsidR="004E7076" w:rsidRPr="00EE0B97">
        <w:rPr>
          <w:rFonts w:asciiTheme="minorHAnsi" w:hAnsiTheme="minorHAnsi"/>
        </w:rPr>
        <w:t>You stop a tyranny with freedom for all;</w:t>
      </w:r>
    </w:p>
    <w:p w:rsidR="004E7076" w:rsidRPr="00EE0B97" w:rsidRDefault="004E7076" w:rsidP="004E7076">
      <w:pPr>
        <w:pStyle w:val="Quote1"/>
        <w:rPr>
          <w:rFonts w:asciiTheme="minorHAnsi" w:hAnsiTheme="minorHAnsi"/>
        </w:rPr>
      </w:pPr>
      <w:r w:rsidRPr="00EE0B97">
        <w:rPr>
          <w:rFonts w:asciiTheme="minorHAnsi" w:hAnsiTheme="minorHAnsi"/>
        </w:rPr>
        <w:t>You end violence by being peaceful;</w:t>
      </w:r>
    </w:p>
    <w:p w:rsidR="004E7076" w:rsidRPr="00EE0B97" w:rsidRDefault="004E7076" w:rsidP="004E7076">
      <w:pPr>
        <w:pStyle w:val="Quote1"/>
        <w:rPr>
          <w:rFonts w:asciiTheme="minorHAnsi" w:hAnsiTheme="minorHAnsi"/>
        </w:rPr>
      </w:pPr>
      <w:r w:rsidRPr="00EE0B97">
        <w:rPr>
          <w:rFonts w:asciiTheme="minorHAnsi" w:hAnsiTheme="minorHAnsi"/>
        </w:rPr>
        <w:t>You eliminate hatred with love;</w:t>
      </w:r>
    </w:p>
    <w:p w:rsidR="004E7076" w:rsidRPr="00EE0B97" w:rsidRDefault="004E7076" w:rsidP="004E7076">
      <w:pPr>
        <w:pStyle w:val="Quote1"/>
        <w:rPr>
          <w:rFonts w:asciiTheme="minorHAnsi" w:hAnsiTheme="minorHAnsi"/>
        </w:rPr>
      </w:pPr>
      <w:r w:rsidRPr="00EE0B97">
        <w:rPr>
          <w:rFonts w:asciiTheme="minorHAnsi" w:hAnsiTheme="minorHAnsi"/>
        </w:rPr>
        <w:t>You end dogma with freedom of expression;</w:t>
      </w:r>
    </w:p>
    <w:p w:rsidR="004E7076" w:rsidRPr="00EE0B97" w:rsidRDefault="004E7076" w:rsidP="004E7076">
      <w:pPr>
        <w:pStyle w:val="Quote1"/>
        <w:rPr>
          <w:rFonts w:asciiTheme="minorHAnsi" w:hAnsiTheme="minorHAnsi"/>
        </w:rPr>
      </w:pPr>
      <w:r w:rsidRPr="00EE0B97">
        <w:rPr>
          <w:rFonts w:asciiTheme="minorHAnsi" w:hAnsiTheme="minorHAnsi"/>
        </w:rPr>
        <w:t>And you remove divisions by realising</w:t>
      </w:r>
      <w:r w:rsidRPr="00EE0B97">
        <w:rPr>
          <w:rFonts w:asciiTheme="minorHAnsi" w:hAnsiTheme="minorHAnsi"/>
        </w:rPr>
        <w:br/>
        <w:t xml:space="preserve">that all of us are One – </w:t>
      </w:r>
    </w:p>
    <w:p w:rsidR="00246F06" w:rsidRPr="00EE0B97" w:rsidRDefault="004E7076" w:rsidP="004E7076">
      <w:pPr>
        <w:pStyle w:val="Quote1"/>
        <w:rPr>
          <w:rFonts w:asciiTheme="minorHAnsi" w:hAnsiTheme="minorHAnsi"/>
        </w:rPr>
      </w:pPr>
      <w:r w:rsidRPr="00EE0B97">
        <w:rPr>
          <w:rFonts w:asciiTheme="minorHAnsi" w:hAnsiTheme="minorHAnsi"/>
        </w:rPr>
        <w:t>all aspects of the same infinite consciousness we call God.</w:t>
      </w:r>
      <w:r w:rsidR="000C75FF" w:rsidRPr="00EE0B97">
        <w:rPr>
          <w:rFonts w:asciiTheme="minorHAnsi" w:hAnsiTheme="minorHAnsi"/>
        </w:rPr>
        <w:t>”</w:t>
      </w:r>
    </w:p>
    <w:p w:rsidR="004E7076" w:rsidRPr="00EE0B97" w:rsidRDefault="004E7076" w:rsidP="004E7076">
      <w:pPr>
        <w:pStyle w:val="Quote1"/>
        <w:rPr>
          <w:rFonts w:asciiTheme="minorHAnsi" w:hAnsiTheme="minorHAnsi"/>
        </w:rPr>
      </w:pPr>
      <w:r w:rsidRPr="00EE0B97">
        <w:rPr>
          <w:rFonts w:asciiTheme="minorHAnsi" w:hAnsiTheme="minorHAnsi"/>
        </w:rPr>
        <w:t>-- David Icke</w:t>
      </w:r>
      <w:r w:rsidR="004C7E55" w:rsidRPr="00EE0B97">
        <w:rPr>
          <w:rFonts w:asciiTheme="minorHAnsi" w:hAnsiTheme="minorHAnsi"/>
        </w:rPr>
        <w:t xml:space="preserve">, </w:t>
      </w:r>
      <w:r w:rsidR="004C7E55" w:rsidRPr="00EE0B97">
        <w:rPr>
          <w:rFonts w:asciiTheme="minorHAnsi" w:hAnsiTheme="minorHAnsi"/>
          <w:i/>
        </w:rPr>
        <w:t>I Am Me I Am Free - The Robot's Guide to Freedom</w:t>
      </w:r>
      <w:r w:rsidR="004C7E55" w:rsidRPr="00EE0B97">
        <w:rPr>
          <w:rFonts w:asciiTheme="minorHAnsi" w:hAnsiTheme="minorHAnsi"/>
        </w:rPr>
        <w:t>, P. 15</w:t>
      </w:r>
      <w:r w:rsidRPr="00EE0B97">
        <w:rPr>
          <w:rFonts w:asciiTheme="minorHAnsi" w:hAnsiTheme="minorHAnsi"/>
        </w:rPr>
        <w:t xml:space="preserve"> --</w:t>
      </w:r>
    </w:p>
    <w:p w:rsidR="00A262C7" w:rsidRPr="00EE0B97" w:rsidRDefault="00A262C7" w:rsidP="00E76BF6">
      <w:pPr>
        <w:jc w:val="center"/>
        <w:rPr>
          <w:rFonts w:asciiTheme="minorHAnsi" w:hAnsiTheme="minorHAnsi"/>
        </w:rPr>
      </w:pPr>
    </w:p>
    <w:p w:rsidR="00816E87" w:rsidRPr="00EE0B97" w:rsidRDefault="00816E87" w:rsidP="00E76BF6">
      <w:pPr>
        <w:jc w:val="center"/>
        <w:rPr>
          <w:rFonts w:asciiTheme="minorHAnsi" w:hAnsiTheme="minorHAnsi"/>
        </w:rPr>
      </w:pPr>
    </w:p>
    <w:p w:rsidR="00A262C7" w:rsidRPr="00EE0B97" w:rsidRDefault="00A262C7" w:rsidP="00A262C7">
      <w:pPr>
        <w:jc w:val="center"/>
        <w:rPr>
          <w:rFonts w:asciiTheme="minorHAnsi" w:hAnsiTheme="minorHAnsi"/>
          <w:sz w:val="144"/>
          <w:szCs w:val="144"/>
        </w:rPr>
      </w:pPr>
      <w:r w:rsidRPr="00EE0B97">
        <w:rPr>
          <w:rFonts w:asciiTheme="minorHAnsi" w:hAnsiTheme="minorHAnsi"/>
          <w:sz w:val="144"/>
          <w:szCs w:val="144"/>
        </w:rPr>
        <w:t>Φ</w:t>
      </w:r>
    </w:p>
    <w:p w:rsidR="00A262C7" w:rsidRPr="00EE0B97" w:rsidRDefault="00A262C7" w:rsidP="00A262C7">
      <w:pPr>
        <w:jc w:val="center"/>
        <w:rPr>
          <w:rFonts w:asciiTheme="minorHAnsi" w:hAnsiTheme="minorHAnsi"/>
        </w:rPr>
      </w:pPr>
    </w:p>
    <w:p w:rsidR="00666492" w:rsidRPr="00EE0B97" w:rsidRDefault="00666492" w:rsidP="00666492">
      <w:pPr>
        <w:jc w:val="center"/>
        <w:rPr>
          <w:rFonts w:asciiTheme="minorHAnsi" w:hAnsiTheme="minorHAnsi"/>
        </w:rPr>
      </w:pPr>
    </w:p>
    <w:p w:rsidR="00A262C7" w:rsidRPr="00EE0B97" w:rsidRDefault="00A262C7" w:rsidP="00666492">
      <w:pPr>
        <w:jc w:val="center"/>
        <w:rPr>
          <w:rFonts w:asciiTheme="minorHAnsi" w:hAnsiTheme="minorHAnsi"/>
        </w:rPr>
      </w:pPr>
    </w:p>
    <w:p w:rsidR="00C57DE1" w:rsidRPr="00EE0B97" w:rsidRDefault="00C57DE1">
      <w:pPr>
        <w:autoSpaceDE/>
        <w:autoSpaceDN/>
        <w:jc w:val="left"/>
        <w:rPr>
          <w:rFonts w:asciiTheme="minorHAnsi" w:hAnsiTheme="minorHAnsi"/>
        </w:rPr>
      </w:pPr>
      <w:r w:rsidRPr="00EE0B97">
        <w:rPr>
          <w:rFonts w:asciiTheme="minorHAnsi" w:hAnsiTheme="minorHAnsi"/>
        </w:rPr>
        <w:br w:type="page"/>
      </w:r>
    </w:p>
    <w:p w:rsidR="00D40A84" w:rsidRPr="00EE0B97" w:rsidRDefault="00D40A84" w:rsidP="00D40A84">
      <w:pPr>
        <w:rPr>
          <w:rFonts w:asciiTheme="minorHAnsi" w:hAnsiTheme="minorHAnsi"/>
        </w:rPr>
      </w:pPr>
    </w:p>
    <w:p w:rsidR="005633E9" w:rsidRPr="00EE0B97" w:rsidRDefault="005633E9" w:rsidP="00D40A84">
      <w:pPr>
        <w:rPr>
          <w:rFonts w:asciiTheme="minorHAnsi" w:hAnsiTheme="minorHAnsi"/>
        </w:rPr>
      </w:pPr>
    </w:p>
    <w:p w:rsidR="005633E9" w:rsidRPr="00EE0B97" w:rsidRDefault="005633E9" w:rsidP="00D40A84">
      <w:pPr>
        <w:rPr>
          <w:rFonts w:asciiTheme="minorHAnsi" w:hAnsiTheme="minorHAnsi"/>
        </w:rPr>
      </w:pPr>
    </w:p>
    <w:p w:rsidR="005633E9" w:rsidRPr="00EE0B97" w:rsidRDefault="005633E9" w:rsidP="00D40A84">
      <w:pPr>
        <w:rPr>
          <w:rFonts w:asciiTheme="minorHAnsi" w:hAnsiTheme="minorHAnsi"/>
        </w:rPr>
      </w:pPr>
    </w:p>
    <w:p w:rsidR="005633E9" w:rsidRPr="00EE0B97" w:rsidRDefault="005633E9" w:rsidP="00D40A84">
      <w:pPr>
        <w:rPr>
          <w:rFonts w:asciiTheme="minorHAnsi" w:hAnsiTheme="minorHAnsi"/>
        </w:rPr>
      </w:pPr>
    </w:p>
    <w:p w:rsidR="005633E9" w:rsidRPr="00EE0B97" w:rsidRDefault="005633E9" w:rsidP="00D40A84">
      <w:pPr>
        <w:rPr>
          <w:rFonts w:asciiTheme="minorHAnsi" w:hAnsiTheme="minorHAnsi"/>
        </w:rPr>
        <w:sectPr w:rsidR="005633E9" w:rsidRPr="00EE0B97" w:rsidSect="00493BD2">
          <w:headerReference w:type="even" r:id="rId165"/>
          <w:headerReference w:type="default" r:id="rId166"/>
          <w:footerReference w:type="even" r:id="rId167"/>
          <w:footerReference w:type="default" r:id="rId168"/>
          <w:headerReference w:type="first" r:id="rId169"/>
          <w:footerReference w:type="first" r:id="rId170"/>
          <w:type w:val="continuous"/>
          <w:pgSz w:w="8640" w:h="12960" w:code="1"/>
          <w:pgMar w:top="720" w:right="720" w:bottom="720" w:left="720" w:header="288" w:footer="288" w:gutter="360"/>
          <w:cols w:space="709"/>
          <w:noEndnote/>
          <w:titlePg/>
          <w:docGrid w:linePitch="326"/>
        </w:sectPr>
      </w:pPr>
    </w:p>
    <w:p w:rsidR="00D40A84" w:rsidRPr="00EE0B97" w:rsidRDefault="00D40A84" w:rsidP="00D40A84">
      <w:pPr>
        <w:rPr>
          <w:rFonts w:asciiTheme="minorHAnsi" w:hAnsiTheme="minorHAnsi"/>
        </w:rPr>
      </w:pPr>
    </w:p>
    <w:p w:rsidR="0087530A" w:rsidRPr="00EE0B97" w:rsidRDefault="0087530A" w:rsidP="0087530A">
      <w:pPr>
        <w:pStyle w:val="H2"/>
        <w:rPr>
          <w:rFonts w:asciiTheme="minorHAnsi" w:hAnsiTheme="minorHAnsi"/>
          <w:bCs w:val="0"/>
          <w:szCs w:val="24"/>
        </w:rPr>
      </w:pPr>
      <w:bookmarkStart w:id="493" w:name="_Toc146731264"/>
      <w:bookmarkStart w:id="494" w:name="_Toc146731356"/>
      <w:bookmarkStart w:id="495" w:name="_Toc146731543"/>
      <w:bookmarkStart w:id="496" w:name="_Toc146732935"/>
      <w:bookmarkStart w:id="497" w:name="_Toc290215075"/>
      <w:bookmarkStart w:id="498" w:name="_Toc383697639"/>
      <w:bookmarkStart w:id="499" w:name="_Toc146731265"/>
      <w:bookmarkStart w:id="500" w:name="_Toc146731357"/>
      <w:bookmarkStart w:id="501" w:name="_Toc146731545"/>
      <w:bookmarkStart w:id="502" w:name="_Toc146732948"/>
      <w:r w:rsidRPr="00EE0B97">
        <w:rPr>
          <w:rFonts w:asciiTheme="minorHAnsi" w:hAnsiTheme="minorHAnsi"/>
          <w:bCs w:val="0"/>
          <w:szCs w:val="24"/>
        </w:rPr>
        <w:lastRenderedPageBreak/>
        <w:t>Conclusion</w:t>
      </w:r>
      <w:bookmarkEnd w:id="493"/>
      <w:bookmarkEnd w:id="494"/>
      <w:bookmarkEnd w:id="495"/>
      <w:bookmarkEnd w:id="496"/>
      <w:bookmarkEnd w:id="497"/>
      <w:bookmarkEnd w:id="498"/>
    </w:p>
    <w:p w:rsidR="0087530A" w:rsidRPr="00EE0B97" w:rsidRDefault="0087530A" w:rsidP="0087530A">
      <w:pPr>
        <w:pStyle w:val="Quote1"/>
        <w:rPr>
          <w:rFonts w:asciiTheme="minorHAnsi" w:hAnsiTheme="minorHAnsi"/>
          <w:szCs w:val="24"/>
        </w:rPr>
      </w:pPr>
      <w:r w:rsidRPr="00EE0B97">
        <w:rPr>
          <w:rFonts w:asciiTheme="minorHAnsi" w:hAnsiTheme="minorHAnsi"/>
          <w:szCs w:val="24"/>
        </w:rPr>
        <w:t>Destiny is no matter of chance.</w:t>
      </w:r>
      <w:r w:rsidRPr="00EE0B97">
        <w:rPr>
          <w:rFonts w:asciiTheme="minorHAnsi" w:hAnsiTheme="minorHAnsi"/>
          <w:szCs w:val="24"/>
        </w:rPr>
        <w:br/>
        <w:t>It is a matter of choice.</w:t>
      </w:r>
      <w:r w:rsidRPr="00EE0B97">
        <w:rPr>
          <w:rFonts w:asciiTheme="minorHAnsi" w:hAnsiTheme="minorHAnsi"/>
          <w:szCs w:val="24"/>
        </w:rPr>
        <w:br/>
        <w:t>It is not a thing to be waited for,</w:t>
      </w:r>
      <w:r w:rsidRPr="00EE0B97">
        <w:rPr>
          <w:rFonts w:asciiTheme="minorHAnsi" w:hAnsiTheme="minorHAnsi"/>
          <w:szCs w:val="24"/>
        </w:rPr>
        <w:br/>
        <w:t>it is a thing to be achieved.</w:t>
      </w:r>
      <w:r w:rsidRPr="00EE0B97">
        <w:rPr>
          <w:rFonts w:asciiTheme="minorHAnsi" w:hAnsiTheme="minorHAnsi"/>
          <w:szCs w:val="24"/>
        </w:rPr>
        <w:br/>
        <w:t>-- William Jennings Bryan --</w:t>
      </w:r>
    </w:p>
    <w:p w:rsidR="0087530A" w:rsidRPr="00EE0B97" w:rsidRDefault="0087530A" w:rsidP="0087530A">
      <w:pPr>
        <w:pStyle w:val="Quote1"/>
        <w:rPr>
          <w:rFonts w:asciiTheme="minorHAnsi" w:hAnsiTheme="minorHAnsi"/>
          <w:szCs w:val="24"/>
        </w:rPr>
      </w:pPr>
    </w:p>
    <w:p w:rsidR="0087530A" w:rsidRPr="00EE0B97" w:rsidRDefault="0087530A" w:rsidP="0087530A">
      <w:pPr>
        <w:pStyle w:val="Quote1"/>
        <w:rPr>
          <w:rFonts w:asciiTheme="minorHAnsi" w:hAnsiTheme="minorHAnsi"/>
          <w:szCs w:val="24"/>
        </w:rPr>
      </w:pPr>
      <w:r w:rsidRPr="00EE0B97">
        <w:rPr>
          <w:rFonts w:asciiTheme="minorHAnsi" w:hAnsiTheme="minorHAnsi"/>
          <w:szCs w:val="24"/>
        </w:rPr>
        <w:t>If you want to know who is going</w:t>
      </w:r>
      <w:r w:rsidRPr="00EE0B97">
        <w:rPr>
          <w:rFonts w:asciiTheme="minorHAnsi" w:hAnsiTheme="minorHAnsi"/>
          <w:szCs w:val="24"/>
        </w:rPr>
        <w:br/>
        <w:t>to change this country, go home</w:t>
      </w:r>
      <w:r w:rsidRPr="00EE0B97">
        <w:rPr>
          <w:rFonts w:asciiTheme="minorHAnsi" w:hAnsiTheme="minorHAnsi"/>
          <w:szCs w:val="24"/>
        </w:rPr>
        <w:br/>
        <w:t>and look in the mirror.</w:t>
      </w:r>
      <w:r w:rsidRPr="00EE0B97">
        <w:rPr>
          <w:rFonts w:asciiTheme="minorHAnsi" w:hAnsiTheme="minorHAnsi"/>
          <w:szCs w:val="24"/>
        </w:rPr>
        <w:br/>
        <w:t>-- Maude Barlow --</w:t>
      </w:r>
    </w:p>
    <w:p w:rsidR="0087530A" w:rsidRPr="00EE0B97" w:rsidRDefault="0087530A" w:rsidP="0087530A">
      <w:pPr>
        <w:widowControl w:val="0"/>
        <w:rPr>
          <w:rFonts w:asciiTheme="minorHAnsi" w:hAnsiTheme="minorHAnsi"/>
        </w:rPr>
      </w:pPr>
    </w:p>
    <w:p w:rsidR="0087530A" w:rsidRPr="00EE0B97" w:rsidRDefault="0087530A" w:rsidP="0087530A">
      <w:pPr>
        <w:pStyle w:val="quote2"/>
        <w:rPr>
          <w:rFonts w:asciiTheme="minorHAnsi" w:hAnsiTheme="minorHAnsi"/>
          <w:szCs w:val="24"/>
        </w:rPr>
      </w:pPr>
      <w:r w:rsidRPr="00EE0B97">
        <w:rPr>
          <w:rFonts w:asciiTheme="minorHAnsi" w:hAnsiTheme="minorHAnsi"/>
          <w:szCs w:val="24"/>
        </w:rPr>
        <w:t>“Responsibility does not only lie with the leaders of our countries or with those who have been appointed or elected to do a particular job. It lies with each of us individually. Peace, for example, starts within each one of us. When we have inner peace, we can be at peace with those around us.</w:t>
      </w:r>
    </w:p>
    <w:p w:rsidR="0087530A" w:rsidRPr="00EE0B97" w:rsidRDefault="0087530A" w:rsidP="0087530A">
      <w:pPr>
        <w:pStyle w:val="quote2"/>
        <w:rPr>
          <w:rFonts w:asciiTheme="minorHAnsi" w:hAnsiTheme="minorHAnsi"/>
          <w:szCs w:val="24"/>
        </w:rPr>
      </w:pPr>
      <w:r w:rsidRPr="00EE0B97">
        <w:rPr>
          <w:rFonts w:asciiTheme="minorHAnsi" w:hAnsiTheme="minorHAnsi"/>
          <w:szCs w:val="24"/>
        </w:rPr>
        <w:t>“When our community is in a state of peace, it can share that peace with neighboring communities, and so on. When we feel love and kindness towards others, it not only makes others feel loved and cared for, but it helps us also to develop inner happiness and peace. And there are ways in which we can consciously work to develop feelings of love and kindness. For some of us, the most effective way to do so is through religious practice. For others it may be non-religious practices. What is important is that we each make a sincere effort to take our responsibility for each other and for the natural environment we live in seriously.</w:t>
      </w:r>
      <w:r w:rsidRPr="00EE0B97">
        <w:rPr>
          <w:rStyle w:val="FootnoteReference"/>
          <w:rFonts w:asciiTheme="minorHAnsi" w:hAnsiTheme="minorHAnsi"/>
          <w:szCs w:val="24"/>
        </w:rPr>
        <w:footnoteReference w:id="106"/>
      </w:r>
    </w:p>
    <w:p w:rsidR="0087530A" w:rsidRPr="00EE0B97" w:rsidRDefault="00FE4705" w:rsidP="0087530A">
      <w:pPr>
        <w:widowControl w:val="0"/>
        <w:rPr>
          <w:rFonts w:asciiTheme="minorHAnsi" w:hAnsiTheme="minorHAnsi"/>
        </w:rPr>
      </w:pPr>
      <w:r>
        <w:rPr>
          <w:rFonts w:asciiTheme="minorHAnsi" w:hAnsiTheme="minorHAnsi"/>
          <w:noProof/>
        </w:rPr>
        <w:pict>
          <v:shape id="_x0000_s3180" type="#_x0000_t202" style="position:absolute;left:0;text-align:left;margin-left:-29.05pt;margin-top:10.05pt;width:38.65pt;height:29.95pt;z-index:-251494912;mso-wrap-edited:f;mso-wrap-distance-left:0;mso-wrap-distance-right:0" wrapcoords="-1350 0 -1350 21600 22950 21600 22950 0 -1350 0" stroked="f">
            <v:textbox style="mso-next-textbox:#_x0000_s3180" inset="0,0,0,0">
              <w:txbxContent>
                <w:p w:rsidR="00A154F0" w:rsidRPr="002773A9" w:rsidRDefault="00A154F0" w:rsidP="00007111">
                  <w:pPr>
                    <w:jc w:val="right"/>
                    <w:rPr>
                      <w:rFonts w:ascii="Aharoni" w:hAnsi="Aharoni" w:cs="Aharoni"/>
                      <w:sz w:val="76"/>
                      <w:szCs w:val="76"/>
                    </w:rPr>
                  </w:pPr>
                  <w:r>
                    <w:rPr>
                      <w:rFonts w:ascii="Aharoni" w:hAnsi="Aharoni" w:cs="Aharoni"/>
                      <w:sz w:val="76"/>
                      <w:szCs w:val="76"/>
                    </w:rPr>
                    <w:t>I</w:t>
                  </w:r>
                </w:p>
              </w:txbxContent>
            </v:textbox>
            <w10:wrap type="tight"/>
          </v:shape>
        </w:pict>
      </w:r>
    </w:p>
    <w:p w:rsidR="0087530A" w:rsidRDefault="0087530A" w:rsidP="0087530A">
      <w:pPr>
        <w:widowControl w:val="0"/>
        <w:rPr>
          <w:rFonts w:asciiTheme="minorHAnsi" w:hAnsiTheme="minorHAnsi"/>
        </w:rPr>
      </w:pPr>
      <w:proofErr w:type="spellStart"/>
      <w:r w:rsidRPr="00EE0B97">
        <w:rPr>
          <w:rFonts w:asciiTheme="minorHAnsi" w:hAnsiTheme="minorHAnsi"/>
        </w:rPr>
        <w:t>njustice</w:t>
      </w:r>
      <w:proofErr w:type="spellEnd"/>
      <w:r w:rsidRPr="00EE0B97">
        <w:rPr>
          <w:rFonts w:asciiTheme="minorHAnsi" w:hAnsiTheme="minorHAnsi"/>
        </w:rPr>
        <w:t xml:space="preserve"> fills the world. There are people of ability out there, capable of making important contributions to society, but they never will. No one gave them an opportunity.</w:t>
      </w:r>
    </w:p>
    <w:p w:rsidR="007875D4" w:rsidRPr="00EE0B97" w:rsidRDefault="007875D4" w:rsidP="0087530A">
      <w:pPr>
        <w:widowControl w:val="0"/>
        <w:rPr>
          <w:rFonts w:asciiTheme="minorHAnsi" w:hAnsiTheme="minorHAnsi"/>
        </w:rPr>
      </w:pPr>
    </w:p>
    <w:p w:rsidR="0087530A" w:rsidRPr="00EE0B97" w:rsidRDefault="0087530A" w:rsidP="0087530A">
      <w:pPr>
        <w:widowControl w:val="0"/>
        <w:rPr>
          <w:rFonts w:asciiTheme="minorHAnsi" w:hAnsiTheme="minorHAnsi"/>
          <w:vanish/>
        </w:rPr>
      </w:pPr>
    </w:p>
    <w:p w:rsidR="0087530A" w:rsidRPr="00EE0B97" w:rsidRDefault="0087530A" w:rsidP="00755E7F">
      <w:pPr>
        <w:pStyle w:val="Subtitle1"/>
      </w:pPr>
      <w:r w:rsidRPr="00EE0B97">
        <w:drawing>
          <wp:inline distT="0" distB="0" distL="0" distR="0">
            <wp:extent cx="3255645" cy="1050290"/>
            <wp:effectExtent l="19050" t="0" r="1905" b="0"/>
            <wp:docPr id="48"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71" cstate="print"/>
                    <a:srcRect/>
                    <a:stretch>
                      <a:fillRect/>
                    </a:stretch>
                  </pic:blipFill>
                  <pic:spPr bwMode="auto">
                    <a:xfrm>
                      <a:off x="0" y="0"/>
                      <a:ext cx="3255645" cy="1050290"/>
                    </a:xfrm>
                    <a:prstGeom prst="rect">
                      <a:avLst/>
                    </a:prstGeom>
                    <a:noFill/>
                    <a:ln w="9525">
                      <a:noFill/>
                      <a:miter lim="800000"/>
                      <a:headEnd/>
                      <a:tailEnd/>
                    </a:ln>
                  </pic:spPr>
                </pic:pic>
              </a:graphicData>
            </a:graphic>
          </wp:inline>
        </w:drawing>
      </w:r>
      <w:r w:rsidRPr="00EE0B97">
        <w:br/>
        <w:t>Courtesy United Feature Syndicate</w:t>
      </w:r>
    </w:p>
    <w:p w:rsidR="0087530A" w:rsidRPr="00EE0B97" w:rsidRDefault="0087530A" w:rsidP="0087530A">
      <w:pPr>
        <w:widowControl w:val="0"/>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 xml:space="preserve">Others who </w:t>
      </w:r>
      <w:r w:rsidRPr="00EE0B97">
        <w:rPr>
          <w:rFonts w:asciiTheme="minorHAnsi" w:hAnsiTheme="minorHAnsi"/>
          <w:iCs/>
        </w:rPr>
        <w:t>are</w:t>
      </w:r>
      <w:r w:rsidRPr="00EE0B97">
        <w:rPr>
          <w:rFonts w:asciiTheme="minorHAnsi" w:hAnsiTheme="minorHAnsi"/>
        </w:rPr>
        <w:t xml:space="preserve"> given infinite opportunity, but they squander it.</w:t>
      </w:r>
    </w:p>
    <w:p w:rsidR="0087530A" w:rsidRPr="00EE0B97" w:rsidRDefault="0087530A" w:rsidP="0087530A">
      <w:pPr>
        <w:widowControl w:val="0"/>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There are people dying of starvation while others die of obesity.</w:t>
      </w:r>
    </w:p>
    <w:p w:rsidR="0087530A" w:rsidRPr="00EE0B97" w:rsidRDefault="0087530A" w:rsidP="0087530A">
      <w:pPr>
        <w:widowControl w:val="0"/>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There are people… You get the point.</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Can we create a society where everyone has equal opportunity and where justice is universal? I believe it can, but only if we keep these points in mind.</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We create governments to perform three important functions:</w:t>
      </w:r>
    </w:p>
    <w:p w:rsidR="0087530A" w:rsidRPr="00EE0B97" w:rsidRDefault="0087530A" w:rsidP="0087530A">
      <w:pPr>
        <w:widowControl w:val="0"/>
        <w:numPr>
          <w:ilvl w:val="0"/>
          <w:numId w:val="11"/>
        </w:numPr>
        <w:rPr>
          <w:rFonts w:asciiTheme="minorHAnsi" w:hAnsiTheme="minorHAnsi"/>
        </w:rPr>
      </w:pPr>
      <w:r w:rsidRPr="00EE0B97">
        <w:rPr>
          <w:rFonts w:asciiTheme="minorHAnsi" w:hAnsiTheme="minorHAnsi"/>
        </w:rPr>
        <w:t>Keep its citizens safe.</w:t>
      </w:r>
    </w:p>
    <w:p w:rsidR="0087530A" w:rsidRPr="00EE0B97" w:rsidRDefault="0087530A" w:rsidP="0087530A">
      <w:pPr>
        <w:widowControl w:val="0"/>
        <w:numPr>
          <w:ilvl w:val="0"/>
          <w:numId w:val="11"/>
        </w:numPr>
        <w:rPr>
          <w:rFonts w:asciiTheme="minorHAnsi" w:hAnsiTheme="minorHAnsi"/>
        </w:rPr>
      </w:pPr>
      <w:r w:rsidRPr="00EE0B97">
        <w:rPr>
          <w:rFonts w:asciiTheme="minorHAnsi" w:hAnsiTheme="minorHAnsi"/>
        </w:rPr>
        <w:t>Supply its citizens with needful services.</w:t>
      </w:r>
    </w:p>
    <w:p w:rsidR="0087530A" w:rsidRPr="00EE0B97" w:rsidRDefault="0087530A" w:rsidP="0087530A">
      <w:pPr>
        <w:widowControl w:val="0"/>
        <w:numPr>
          <w:ilvl w:val="0"/>
          <w:numId w:val="11"/>
        </w:numPr>
        <w:rPr>
          <w:rFonts w:asciiTheme="minorHAnsi" w:hAnsiTheme="minorHAnsi"/>
        </w:rPr>
      </w:pPr>
      <w:r w:rsidRPr="00EE0B97">
        <w:rPr>
          <w:rFonts w:asciiTheme="minorHAnsi" w:hAnsiTheme="minorHAnsi"/>
        </w:rPr>
        <w:t>Help ensure the greatest freedoms for everyone.</w:t>
      </w:r>
    </w:p>
    <w:p w:rsidR="0087530A" w:rsidRPr="00EE0B97" w:rsidRDefault="0087530A" w:rsidP="0087530A">
      <w:pPr>
        <w:widowControl w:val="0"/>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 xml:space="preserve">To help fulfill the above points, Aipotu, the United Countries </w:t>
      </w:r>
      <w:r w:rsidR="00FF1C21" w:rsidRPr="00EE0B97">
        <w:rPr>
          <w:rFonts w:asciiTheme="minorHAnsi" w:hAnsiTheme="minorHAnsi"/>
        </w:rPr>
        <w:t>of</w:t>
      </w:r>
      <w:r w:rsidRPr="00EE0B97">
        <w:rPr>
          <w:rFonts w:asciiTheme="minorHAnsi" w:hAnsiTheme="minorHAnsi"/>
        </w:rPr>
        <w:t xml:space="preserve"> Earth, and the United Federation </w:t>
      </w:r>
      <w:r w:rsidR="00FF1C21" w:rsidRPr="00EE0B97">
        <w:rPr>
          <w:rFonts w:asciiTheme="minorHAnsi" w:hAnsiTheme="minorHAnsi"/>
        </w:rPr>
        <w:t>of</w:t>
      </w:r>
      <w:r w:rsidRPr="00EE0B97">
        <w:rPr>
          <w:rFonts w:asciiTheme="minorHAnsi" w:hAnsiTheme="minorHAnsi"/>
        </w:rPr>
        <w:t xml:space="preserve"> Planets have adopted the three laws of government. These laws are:</w:t>
      </w:r>
    </w:p>
    <w:p w:rsidR="0087530A" w:rsidRPr="00EE0B97" w:rsidRDefault="0087530A" w:rsidP="0087530A">
      <w:pPr>
        <w:numPr>
          <w:ilvl w:val="0"/>
          <w:numId w:val="3"/>
        </w:numPr>
        <w:rPr>
          <w:rFonts w:asciiTheme="minorHAnsi" w:hAnsiTheme="minorHAnsi"/>
        </w:rPr>
      </w:pPr>
      <w:r w:rsidRPr="00EE0B97">
        <w:rPr>
          <w:rFonts w:asciiTheme="minorHAnsi" w:hAnsiTheme="minorHAnsi"/>
        </w:rPr>
        <w:t>Law Of Freedom</w:t>
      </w:r>
    </w:p>
    <w:p w:rsidR="0087530A" w:rsidRPr="00EE0B97" w:rsidRDefault="0087530A" w:rsidP="0087530A">
      <w:pPr>
        <w:numPr>
          <w:ilvl w:val="0"/>
          <w:numId w:val="3"/>
        </w:numPr>
        <w:rPr>
          <w:rFonts w:asciiTheme="minorHAnsi" w:hAnsiTheme="minorHAnsi"/>
        </w:rPr>
      </w:pPr>
      <w:r w:rsidRPr="00EE0B97">
        <w:rPr>
          <w:rFonts w:asciiTheme="minorHAnsi" w:hAnsiTheme="minorHAnsi"/>
        </w:rPr>
        <w:t>Law Of Balance</w:t>
      </w:r>
    </w:p>
    <w:p w:rsidR="0087530A" w:rsidRPr="00EE0B97" w:rsidRDefault="0087530A" w:rsidP="0087530A">
      <w:pPr>
        <w:numPr>
          <w:ilvl w:val="0"/>
          <w:numId w:val="3"/>
        </w:numPr>
        <w:rPr>
          <w:rFonts w:asciiTheme="minorHAnsi" w:hAnsiTheme="minorHAnsi"/>
        </w:rPr>
      </w:pPr>
      <w:r w:rsidRPr="00EE0B97">
        <w:rPr>
          <w:rFonts w:asciiTheme="minorHAnsi" w:hAnsiTheme="minorHAnsi"/>
        </w:rPr>
        <w:t>Law Of Reason</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 xml:space="preserve"> Are these principles viable? Only time can tell.</w:t>
      </w:r>
    </w:p>
    <w:p w:rsidR="0087530A" w:rsidRPr="00EE0B97" w:rsidRDefault="0087530A" w:rsidP="0087530A">
      <w:pPr>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 xml:space="preserve">Of the three laws of government, the Law </w:t>
      </w:r>
      <w:r w:rsidR="00FF1C21" w:rsidRPr="00EE0B97">
        <w:rPr>
          <w:rFonts w:asciiTheme="minorHAnsi" w:hAnsiTheme="minorHAnsi"/>
        </w:rPr>
        <w:t>of</w:t>
      </w:r>
      <w:r w:rsidRPr="00EE0B97">
        <w:rPr>
          <w:rFonts w:asciiTheme="minorHAnsi" w:hAnsiTheme="minorHAnsi"/>
        </w:rPr>
        <w:t xml:space="preserve"> Reason was the hardest to formulate. It’s the hardest to apply since it requires people to think for themselves, an activity few are willing or capable of doing. Only by exercising our reason can we cultivate these qualities.</w:t>
      </w:r>
    </w:p>
    <w:p w:rsidR="0087530A" w:rsidRPr="00EE0B97" w:rsidRDefault="0087530A" w:rsidP="0087530A">
      <w:pPr>
        <w:widowControl w:val="0"/>
        <w:rPr>
          <w:rFonts w:asciiTheme="minorHAnsi" w:hAnsiTheme="minorHAnsi"/>
        </w:rPr>
      </w:pPr>
    </w:p>
    <w:p w:rsidR="0087530A" w:rsidRPr="00EE0B97" w:rsidRDefault="0087530A" w:rsidP="0087530A">
      <w:pPr>
        <w:widowControl w:val="0"/>
        <w:rPr>
          <w:rFonts w:asciiTheme="minorHAnsi" w:hAnsiTheme="minorHAnsi"/>
        </w:rPr>
      </w:pPr>
      <w:r w:rsidRPr="00EE0B97">
        <w:rPr>
          <w:rFonts w:asciiTheme="minorHAnsi" w:hAnsiTheme="minorHAnsi"/>
        </w:rPr>
        <w:t>Here is the rundown of all the features covered in the book.</w:t>
      </w:r>
    </w:p>
    <w:p w:rsidR="0087530A" w:rsidRPr="00EE0B97" w:rsidRDefault="0087530A" w:rsidP="0087530A">
      <w:pPr>
        <w:pStyle w:val="H4"/>
        <w:rPr>
          <w:rFonts w:asciiTheme="minorHAnsi" w:hAnsiTheme="minorHAnsi"/>
        </w:rPr>
      </w:pPr>
      <w:r w:rsidRPr="00EE0B97">
        <w:rPr>
          <w:rFonts w:asciiTheme="minorHAnsi" w:hAnsiTheme="minorHAnsi"/>
        </w:rPr>
        <w:t>Ruling Of A Nation</w:t>
      </w:r>
    </w:p>
    <w:p w:rsidR="0087530A" w:rsidRPr="00EE0B97" w:rsidRDefault="0087530A" w:rsidP="0087530A">
      <w:pPr>
        <w:rPr>
          <w:rFonts w:asciiTheme="minorHAnsi" w:hAnsiTheme="minorHAnsi"/>
        </w:rPr>
      </w:pPr>
      <w:r w:rsidRPr="00EE0B97">
        <w:rPr>
          <w:rFonts w:asciiTheme="minorHAnsi" w:hAnsiTheme="minorHAnsi"/>
        </w:rPr>
        <w:t xml:space="preserve">Why do </w:t>
      </w:r>
      <w:r w:rsidR="00501DDF" w:rsidRPr="00EE0B97">
        <w:rPr>
          <w:rFonts w:asciiTheme="minorHAnsi" w:hAnsiTheme="minorHAnsi"/>
        </w:rPr>
        <w:t xml:space="preserve">so </w:t>
      </w:r>
      <w:r w:rsidRPr="00EE0B97">
        <w:rPr>
          <w:rFonts w:asciiTheme="minorHAnsi" w:hAnsiTheme="minorHAnsi"/>
        </w:rPr>
        <w:t xml:space="preserve">many people hold </w:t>
      </w:r>
      <w:r w:rsidR="00501DDF" w:rsidRPr="00EE0B97">
        <w:rPr>
          <w:rFonts w:asciiTheme="minorHAnsi" w:hAnsiTheme="minorHAnsi"/>
        </w:rPr>
        <w:t>democracy in such</w:t>
      </w:r>
      <w:r w:rsidRPr="00EE0B97">
        <w:rPr>
          <w:rFonts w:asciiTheme="minorHAnsi" w:hAnsiTheme="minorHAnsi"/>
        </w:rPr>
        <w:t xml:space="preserve"> high </w:t>
      </w:r>
      <w:r w:rsidR="00501DDF" w:rsidRPr="00EE0B97">
        <w:rPr>
          <w:rFonts w:asciiTheme="minorHAnsi" w:hAnsiTheme="minorHAnsi"/>
        </w:rPr>
        <w:t>regard</w:t>
      </w:r>
      <w:r w:rsidRPr="00EE0B97">
        <w:rPr>
          <w:rFonts w:asciiTheme="minorHAnsi" w:hAnsiTheme="minorHAnsi"/>
        </w:rPr>
        <w:t>? It’s because it makes government accountable to the people. We can replace incompetent or evil governments come election time.</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The Department Of Departments and the Customer Protection Agency exists to help regulate the government and make it more accountable to the people. They join together with the media and private citizens to make the government and businesses in Aipotu accountable. Now that’s true democracy, with justice for all.</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It also helps that the people running for office must meet minimum standards for the job.</w:t>
      </w:r>
    </w:p>
    <w:p w:rsidR="0087530A" w:rsidRPr="00EE0B97" w:rsidRDefault="0087530A" w:rsidP="0087530A">
      <w:pPr>
        <w:pStyle w:val="H4"/>
        <w:rPr>
          <w:rFonts w:asciiTheme="minorHAnsi" w:hAnsiTheme="minorHAnsi"/>
        </w:rPr>
      </w:pPr>
      <w:bookmarkStart w:id="503" w:name="_Toc146732937"/>
      <w:r w:rsidRPr="00EE0B97">
        <w:rPr>
          <w:rFonts w:asciiTheme="minorHAnsi" w:hAnsiTheme="minorHAnsi"/>
        </w:rPr>
        <w:lastRenderedPageBreak/>
        <w:t>Law And Order</w:t>
      </w:r>
      <w:bookmarkEnd w:id="503"/>
    </w:p>
    <w:p w:rsidR="0087530A" w:rsidRPr="00EE0B97" w:rsidRDefault="0087530A" w:rsidP="0087530A">
      <w:pPr>
        <w:rPr>
          <w:rFonts w:asciiTheme="minorHAnsi" w:hAnsiTheme="minorHAnsi"/>
        </w:rPr>
      </w:pPr>
      <w:r w:rsidRPr="00EE0B97">
        <w:rPr>
          <w:rFonts w:asciiTheme="minorHAnsi" w:hAnsiTheme="minorHAnsi"/>
        </w:rPr>
        <w:t xml:space="preserve">We can express Aipotunian law in three words: </w:t>
      </w:r>
      <w:r w:rsidRPr="00EE0B97">
        <w:rPr>
          <w:rFonts w:asciiTheme="minorHAnsi" w:hAnsiTheme="minorHAnsi"/>
          <w:i/>
          <w:iCs/>
        </w:rPr>
        <w:t>Do no harm</w:t>
      </w:r>
      <w:r w:rsidRPr="00EE0B97">
        <w:rPr>
          <w:rFonts w:asciiTheme="minorHAnsi" w:hAnsiTheme="minorHAnsi"/>
        </w:rPr>
        <w:t>. This Golden Rule makes moral and ethical rules so simple that a child can understand it. It’s also a rule so profound that only a sage could devise it.</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 xml:space="preserve">Can you imagine a world where no one had a desire to hurt anyone? You can’t? Neither can I. However, by applying this rule to a person’s actions, you can judge whether an action is criminal. </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Justice in Aipotu is not based on punishment. It is based on correcting wrongs and finding ways to make sure that the wrongs are not committed again. But sometimes the most efficient way of dealing with criminals is to give them a timeout. Even with kids, a naughty corner (jail) is important.</w:t>
      </w:r>
    </w:p>
    <w:p w:rsidR="0087530A" w:rsidRPr="00EE0B97" w:rsidRDefault="0087530A" w:rsidP="0087530A">
      <w:pPr>
        <w:rPr>
          <w:rFonts w:asciiTheme="minorHAnsi" w:hAnsiTheme="minorHAnsi"/>
        </w:rPr>
      </w:pPr>
    </w:p>
    <w:p w:rsidR="0071711C" w:rsidRPr="00EE0B97" w:rsidRDefault="0087530A" w:rsidP="0087530A">
      <w:pPr>
        <w:rPr>
          <w:rFonts w:asciiTheme="minorHAnsi" w:hAnsiTheme="minorHAnsi"/>
        </w:rPr>
      </w:pPr>
      <w:r w:rsidRPr="00EE0B97">
        <w:rPr>
          <w:rFonts w:asciiTheme="minorHAnsi" w:hAnsiTheme="minorHAnsi"/>
        </w:rPr>
        <w:t>Rehabilitation and training in various life skills is required for all prison inmates. The individual gets training specific to their needs.</w:t>
      </w:r>
    </w:p>
    <w:p w:rsidR="0087530A" w:rsidRPr="00EE0B97" w:rsidRDefault="0087530A" w:rsidP="0087530A">
      <w:pPr>
        <w:pStyle w:val="H4"/>
        <w:rPr>
          <w:rFonts w:asciiTheme="minorHAnsi" w:hAnsiTheme="minorHAnsi"/>
        </w:rPr>
      </w:pPr>
      <w:r w:rsidRPr="00EE0B97">
        <w:rPr>
          <w:rFonts w:asciiTheme="minorHAnsi" w:hAnsiTheme="minorHAnsi"/>
        </w:rPr>
        <w:t>Taxation And Representation</w:t>
      </w:r>
    </w:p>
    <w:p w:rsidR="0087530A" w:rsidRPr="00EE0B97" w:rsidRDefault="0087530A" w:rsidP="0087530A">
      <w:pPr>
        <w:rPr>
          <w:rFonts w:asciiTheme="minorHAnsi" w:hAnsiTheme="minorHAnsi"/>
        </w:rPr>
      </w:pPr>
      <w:r w:rsidRPr="00EE0B97">
        <w:rPr>
          <w:rFonts w:asciiTheme="minorHAnsi" w:hAnsiTheme="minorHAnsi"/>
        </w:rPr>
        <w:t>In Aipotu, taxation and representation are closely linked. Only people who pay tax have the right to vote. As they say, no taxation without representation. No representation without taxation. In addition, each form of tax has a specific purpose and use. This forces accountability on how the tax money is spent.</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Aipotu has no estate tax, since it is immoral to tax the dead.</w:t>
      </w:r>
    </w:p>
    <w:p w:rsidR="0087530A" w:rsidRPr="00EE0B97" w:rsidRDefault="0087530A" w:rsidP="0087530A">
      <w:pPr>
        <w:pStyle w:val="H4"/>
        <w:rPr>
          <w:rFonts w:asciiTheme="minorHAnsi" w:hAnsiTheme="minorHAnsi"/>
        </w:rPr>
      </w:pPr>
      <w:r w:rsidRPr="00EE0B97">
        <w:rPr>
          <w:rFonts w:asciiTheme="minorHAnsi" w:hAnsiTheme="minorHAnsi"/>
        </w:rPr>
        <w:t>Business As Usual</w:t>
      </w:r>
    </w:p>
    <w:p w:rsidR="0087530A" w:rsidRPr="00EE0B97" w:rsidRDefault="0087530A" w:rsidP="0087530A">
      <w:pPr>
        <w:rPr>
          <w:rFonts w:asciiTheme="minorHAnsi" w:hAnsiTheme="minorHAnsi"/>
        </w:rPr>
      </w:pPr>
      <w:r w:rsidRPr="00EE0B97">
        <w:rPr>
          <w:rFonts w:asciiTheme="minorHAnsi" w:hAnsiTheme="minorHAnsi"/>
        </w:rPr>
        <w:t>Businesses are accountable for their actions. The businesses that prosper are those most in tune with their environment and their customers.</w:t>
      </w:r>
    </w:p>
    <w:p w:rsidR="0087530A" w:rsidRPr="00EE0B97" w:rsidRDefault="0087530A" w:rsidP="0087530A">
      <w:pPr>
        <w:pStyle w:val="H4"/>
        <w:rPr>
          <w:rFonts w:asciiTheme="minorHAnsi" w:hAnsiTheme="minorHAnsi"/>
        </w:rPr>
      </w:pPr>
      <w:bookmarkStart w:id="504" w:name="_Toc146732939"/>
      <w:r w:rsidRPr="00EE0B97">
        <w:rPr>
          <w:rFonts w:asciiTheme="minorHAnsi" w:hAnsiTheme="minorHAnsi"/>
        </w:rPr>
        <w:t>Employment</w:t>
      </w:r>
      <w:bookmarkEnd w:id="504"/>
    </w:p>
    <w:p w:rsidR="0087530A" w:rsidRPr="00EE0B97" w:rsidRDefault="0087530A" w:rsidP="0087530A">
      <w:pPr>
        <w:rPr>
          <w:rFonts w:asciiTheme="minorHAnsi" w:hAnsiTheme="minorHAnsi"/>
        </w:rPr>
      </w:pPr>
      <w:r w:rsidRPr="00EE0B97">
        <w:rPr>
          <w:rFonts w:asciiTheme="minorHAnsi" w:hAnsiTheme="minorHAnsi"/>
        </w:rPr>
        <w:t xml:space="preserve">The National Placement Service (NPS) is </w:t>
      </w:r>
      <w:proofErr w:type="spellStart"/>
      <w:r w:rsidRPr="00EE0B97">
        <w:rPr>
          <w:rFonts w:asciiTheme="minorHAnsi" w:hAnsiTheme="minorHAnsi"/>
        </w:rPr>
        <w:t>Aipotu’s</w:t>
      </w:r>
      <w:proofErr w:type="spellEnd"/>
      <w:r w:rsidRPr="00EE0B97">
        <w:rPr>
          <w:rFonts w:asciiTheme="minorHAnsi" w:hAnsiTheme="minorHAnsi"/>
        </w:rPr>
        <w:t xml:space="preserve"> solution for employers looking for good workers and for people looking for fulfilling work. The NPS takes the guesswork out of employment. This makes the workplace very responsive to the changing needs of business.</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A possible downside is that people constantly move from company to company and company to school and back again. Immigrants tend to have the greatest problem since they don’t have the years of training given to children.</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lastRenderedPageBreak/>
        <w:t>Another mandate of the NPS is to encourage as many people as possible to become entrepreneurs. Extensive help is available to those starting businesses.</w:t>
      </w:r>
    </w:p>
    <w:p w:rsidR="0087530A" w:rsidRPr="00EE0B97" w:rsidRDefault="0087530A" w:rsidP="0087530A">
      <w:pPr>
        <w:pStyle w:val="H4"/>
        <w:rPr>
          <w:rFonts w:asciiTheme="minorHAnsi" w:hAnsiTheme="minorHAnsi"/>
        </w:rPr>
      </w:pPr>
      <w:bookmarkStart w:id="505" w:name="_Toc146732938"/>
      <w:r w:rsidRPr="00EE0B97">
        <w:rPr>
          <w:rFonts w:asciiTheme="minorHAnsi" w:hAnsiTheme="minorHAnsi"/>
        </w:rPr>
        <w:t>Education</w:t>
      </w:r>
      <w:bookmarkEnd w:id="505"/>
    </w:p>
    <w:p w:rsidR="0087530A" w:rsidRPr="00EE0B97" w:rsidRDefault="0087530A" w:rsidP="0087530A">
      <w:pPr>
        <w:pStyle w:val="quote2"/>
        <w:rPr>
          <w:rFonts w:asciiTheme="minorHAnsi" w:hAnsiTheme="minorHAnsi"/>
          <w:szCs w:val="24"/>
        </w:rPr>
      </w:pPr>
      <w:r w:rsidRPr="00EE0B97">
        <w:rPr>
          <w:rFonts w:asciiTheme="minorHAnsi" w:hAnsiTheme="minorHAnsi"/>
          <w:szCs w:val="24"/>
        </w:rPr>
        <w:t>“To sense and comprehend after action is not worthy of being called comprehension. To accomplish after striving is not worthy of being called accomplishment. To know after seeing is not worthy of being called knowing. These three are far from the way of sensing and response.</w:t>
      </w:r>
    </w:p>
    <w:p w:rsidR="0087530A" w:rsidRPr="00EE0B97" w:rsidRDefault="0087530A" w:rsidP="0087530A">
      <w:pPr>
        <w:pStyle w:val="quote2"/>
        <w:rPr>
          <w:rFonts w:asciiTheme="minorHAnsi" w:hAnsiTheme="minorHAnsi"/>
          <w:szCs w:val="24"/>
        </w:rPr>
      </w:pPr>
      <w:r w:rsidRPr="00EE0B97">
        <w:rPr>
          <w:rFonts w:asciiTheme="minorHAnsi" w:hAnsiTheme="minorHAnsi"/>
          <w:szCs w:val="24"/>
        </w:rPr>
        <w:t>“Indeed, to be able to do something before it exists, sense something before it becomes active, see something before it sprouts, are three abilities that develop interdependently. Then nothing is sensed but is comprehended, nothing is undertaken without response, nowhere does one go without benefit.”</w:t>
      </w:r>
      <w:r w:rsidRPr="00EE0B97">
        <w:rPr>
          <w:rStyle w:val="FootnoteReference"/>
          <w:rFonts w:asciiTheme="minorHAnsi" w:hAnsiTheme="minorHAnsi"/>
          <w:szCs w:val="24"/>
        </w:rPr>
        <w:footnoteReference w:id="107"/>
      </w:r>
    </w:p>
    <w:p w:rsidR="0087530A" w:rsidRPr="00EE0B97" w:rsidRDefault="0087530A" w:rsidP="0087530A">
      <w:pPr>
        <w:rPr>
          <w:rFonts w:asciiTheme="minorHAnsi" w:hAnsiTheme="minorHAnsi"/>
        </w:rPr>
      </w:pPr>
      <w:r w:rsidRPr="00EE0B97">
        <w:rPr>
          <w:rFonts w:asciiTheme="minorHAnsi" w:hAnsiTheme="minorHAnsi"/>
        </w:rPr>
        <w:t>The above best describes an expert. An expert is born after years of effortful study and training. The first paragraph above describes the inexperienced person; the second describes the expert.</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The true purpose of education should be to teach people to think for themselves and make them adaptable to whatever life throws their way. People with these skills make for the very best employees and the most valuable citizens.</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Education is more important than anyone understands. The correct education, delivered to enough people can do more to bring peace and prosperity to the world, fight terrorism and crime, than any government action can possibly do.</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As someone once said, “Education is learning things you didn't know you didn't know.”</w:t>
      </w:r>
    </w:p>
    <w:p w:rsidR="0087530A" w:rsidRPr="00EE0B97" w:rsidRDefault="0087530A" w:rsidP="0087530A">
      <w:pPr>
        <w:rPr>
          <w:rFonts w:asciiTheme="minorHAnsi" w:hAnsiTheme="minorHAnsi"/>
        </w:rPr>
      </w:pPr>
    </w:p>
    <w:p w:rsidR="0087530A" w:rsidRPr="00EE0B97" w:rsidRDefault="0087530A" w:rsidP="0087530A">
      <w:pPr>
        <w:pStyle w:val="H4"/>
        <w:rPr>
          <w:rFonts w:asciiTheme="minorHAnsi" w:hAnsiTheme="minorHAnsi"/>
        </w:rPr>
      </w:pPr>
      <w:bookmarkStart w:id="506" w:name="_Toc146732942"/>
      <w:r w:rsidRPr="00EE0B97">
        <w:rPr>
          <w:rFonts w:asciiTheme="minorHAnsi" w:hAnsiTheme="minorHAnsi"/>
        </w:rPr>
        <w:t>Research And Development</w:t>
      </w:r>
      <w:bookmarkEnd w:id="506"/>
    </w:p>
    <w:p w:rsidR="0087530A" w:rsidRPr="00EE0B97" w:rsidRDefault="0087530A" w:rsidP="0087530A">
      <w:pPr>
        <w:rPr>
          <w:rFonts w:asciiTheme="minorHAnsi" w:hAnsiTheme="minorHAnsi"/>
        </w:rPr>
      </w:pPr>
      <w:r w:rsidRPr="00EE0B97">
        <w:rPr>
          <w:rFonts w:asciiTheme="minorHAnsi" w:hAnsiTheme="minorHAnsi"/>
        </w:rPr>
        <w:t xml:space="preserve">Research in Aipotu focuses on whether theory fits observation. A project is never rejected because </w:t>
      </w:r>
      <w:r w:rsidRPr="00EE0B97">
        <w:rPr>
          <w:rFonts w:asciiTheme="minorHAnsi" w:hAnsiTheme="minorHAnsi"/>
          <w:i/>
        </w:rPr>
        <w:t>theory</w:t>
      </w:r>
      <w:r w:rsidRPr="00EE0B97">
        <w:rPr>
          <w:rFonts w:asciiTheme="minorHAnsi" w:hAnsiTheme="minorHAnsi"/>
        </w:rPr>
        <w:t xml:space="preserve"> claims a thing impossible. Every project is judged by its own merits.</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 xml:space="preserve">According to Arthur C. Clarke, “When a distinguished but elderly scientist states that something is possible, he is almost certainly right. When he states that something is impossible, he is very probably wrong.” History has shown repeatedly that this is true. Why should </w:t>
      </w:r>
      <w:r w:rsidRPr="00EE0B97">
        <w:rPr>
          <w:rFonts w:asciiTheme="minorHAnsi" w:hAnsiTheme="minorHAnsi"/>
          <w:i/>
        </w:rPr>
        <w:t>now</w:t>
      </w:r>
      <w:r w:rsidRPr="00EE0B97">
        <w:rPr>
          <w:rFonts w:asciiTheme="minorHAnsi" w:hAnsiTheme="minorHAnsi"/>
        </w:rPr>
        <w:t xml:space="preserve"> be any different?</w:t>
      </w:r>
    </w:p>
    <w:p w:rsidR="0087530A" w:rsidRPr="00EE0B97" w:rsidRDefault="0087530A" w:rsidP="0087530A">
      <w:pPr>
        <w:pStyle w:val="H4"/>
        <w:rPr>
          <w:rFonts w:asciiTheme="minorHAnsi" w:hAnsiTheme="minorHAnsi"/>
        </w:rPr>
      </w:pPr>
      <w:bookmarkStart w:id="507" w:name="_Toc146732940"/>
      <w:r w:rsidRPr="00EE0B97">
        <w:rPr>
          <w:rFonts w:asciiTheme="minorHAnsi" w:hAnsiTheme="minorHAnsi"/>
        </w:rPr>
        <w:t>Health And Welfare</w:t>
      </w:r>
      <w:bookmarkEnd w:id="507"/>
    </w:p>
    <w:p w:rsidR="0087530A" w:rsidRPr="00EE0B97" w:rsidRDefault="0087530A" w:rsidP="0087530A">
      <w:pPr>
        <w:rPr>
          <w:rFonts w:asciiTheme="minorHAnsi" w:hAnsiTheme="minorHAnsi"/>
        </w:rPr>
      </w:pPr>
      <w:r w:rsidRPr="00EE0B97">
        <w:rPr>
          <w:rFonts w:asciiTheme="minorHAnsi" w:hAnsiTheme="minorHAnsi"/>
        </w:rPr>
        <w:t>A healthy mind and body is considered natural: sickness a failure by the system. Public funds dedicated to medical research are used primarily to find ways to maintain health. It is better to remain healthy than to get sick and then try to get healthy again.</w:t>
      </w:r>
    </w:p>
    <w:p w:rsidR="0087530A" w:rsidRPr="00EE0B97" w:rsidRDefault="0087530A" w:rsidP="0087530A">
      <w:pPr>
        <w:pStyle w:val="H4"/>
        <w:rPr>
          <w:rFonts w:asciiTheme="minorHAnsi" w:hAnsiTheme="minorHAnsi"/>
        </w:rPr>
      </w:pPr>
      <w:bookmarkStart w:id="508" w:name="_Toc146732941"/>
      <w:r w:rsidRPr="00EE0B97">
        <w:rPr>
          <w:rFonts w:asciiTheme="minorHAnsi" w:hAnsiTheme="minorHAnsi"/>
        </w:rPr>
        <w:t>Community</w:t>
      </w:r>
      <w:bookmarkEnd w:id="508"/>
    </w:p>
    <w:p w:rsidR="0087530A" w:rsidRPr="00EE0B97" w:rsidRDefault="0087530A" w:rsidP="0087530A">
      <w:pPr>
        <w:rPr>
          <w:rFonts w:asciiTheme="minorHAnsi" w:hAnsiTheme="minorHAnsi"/>
        </w:rPr>
      </w:pPr>
      <w:r w:rsidRPr="00EE0B97">
        <w:rPr>
          <w:rFonts w:asciiTheme="minorHAnsi" w:hAnsiTheme="minorHAnsi"/>
        </w:rPr>
        <w:t>People are all we have in this world. Only by developing communities, can we bring crime down and let people live fulfilling lives.</w:t>
      </w:r>
    </w:p>
    <w:p w:rsidR="00FD5F5F" w:rsidRPr="00EE0B97" w:rsidRDefault="00FD5F5F" w:rsidP="0087530A">
      <w:pPr>
        <w:rPr>
          <w:rFonts w:asciiTheme="minorHAnsi" w:hAnsiTheme="minorHAnsi"/>
        </w:rPr>
      </w:pPr>
    </w:p>
    <w:p w:rsidR="0087530A" w:rsidRPr="00EE0B97" w:rsidRDefault="0087530A" w:rsidP="0087530A">
      <w:pPr>
        <w:rPr>
          <w:rFonts w:asciiTheme="minorHAnsi" w:hAnsiTheme="minorHAnsi"/>
          <w:vanish/>
        </w:rPr>
      </w:pPr>
    </w:p>
    <w:p w:rsidR="0087530A" w:rsidRPr="00EE0B97" w:rsidRDefault="00A24382" w:rsidP="0087530A">
      <w:pPr>
        <w:jc w:val="center"/>
        <w:rPr>
          <w:rFonts w:asciiTheme="minorHAnsi" w:hAnsiTheme="minorHAnsi"/>
        </w:rPr>
      </w:pPr>
      <w:r w:rsidRPr="00EE0B97">
        <w:rPr>
          <w:rFonts w:asciiTheme="minorHAnsi" w:hAnsiTheme="minorHAnsi"/>
          <w:noProof/>
        </w:rPr>
        <w:drawing>
          <wp:inline distT="0" distB="0" distL="0" distR="0">
            <wp:extent cx="1905000" cy="2638425"/>
            <wp:effectExtent l="19050" t="0" r="0" b="0"/>
            <wp:docPr id="126" name="Picture 125" descr="18 Suffer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 Suffering.jpg"/>
                    <pic:cNvPicPr/>
                  </pic:nvPicPr>
                  <pic:blipFill>
                    <a:blip r:embed="rId172" cstate="print"/>
                    <a:stretch>
                      <a:fillRect/>
                    </a:stretch>
                  </pic:blipFill>
                  <pic:spPr>
                    <a:xfrm>
                      <a:off x="0" y="0"/>
                      <a:ext cx="1905000" cy="2638425"/>
                    </a:xfrm>
                    <a:prstGeom prst="rect">
                      <a:avLst/>
                    </a:prstGeom>
                  </pic:spPr>
                </pic:pic>
              </a:graphicData>
            </a:graphic>
          </wp:inline>
        </w:drawing>
      </w:r>
    </w:p>
    <w:p w:rsidR="0087530A" w:rsidRPr="00EE0B97" w:rsidRDefault="0087530A" w:rsidP="00755E7F">
      <w:pPr>
        <w:pStyle w:val="Subtitle1"/>
      </w:pPr>
      <w:r w:rsidRPr="00EE0B97">
        <w:t>Courtesy Congress of South African Trade Unions</w:t>
      </w:r>
      <w:r w:rsidRPr="00EE0B97">
        <w:rPr>
          <w:rStyle w:val="FootnoteReference"/>
          <w:rFonts w:asciiTheme="minorHAnsi" w:hAnsiTheme="minorHAnsi"/>
          <w:szCs w:val="24"/>
        </w:rPr>
        <w:footnoteReference w:id="108"/>
      </w:r>
    </w:p>
    <w:p w:rsidR="0087530A" w:rsidRPr="00EE0B97" w:rsidRDefault="0087530A" w:rsidP="0087530A">
      <w:pPr>
        <w:rPr>
          <w:rFonts w:asciiTheme="minorHAnsi" w:hAnsiTheme="minorHAnsi"/>
          <w:vanish/>
        </w:rPr>
      </w:pPr>
    </w:p>
    <w:p w:rsidR="0087530A" w:rsidRPr="00EE0B97" w:rsidRDefault="0087530A" w:rsidP="0087530A">
      <w:pPr>
        <w:pStyle w:val="H4"/>
        <w:rPr>
          <w:rFonts w:asciiTheme="minorHAnsi" w:hAnsiTheme="minorHAnsi"/>
        </w:rPr>
      </w:pPr>
      <w:bookmarkStart w:id="509" w:name="_Toc146732944"/>
      <w:r w:rsidRPr="00EE0B97">
        <w:rPr>
          <w:rFonts w:asciiTheme="minorHAnsi" w:hAnsiTheme="minorHAnsi"/>
        </w:rPr>
        <w:t xml:space="preserve">Freedom And </w:t>
      </w:r>
      <w:bookmarkEnd w:id="509"/>
      <w:r w:rsidRPr="00EE0B97">
        <w:rPr>
          <w:rFonts w:asciiTheme="minorHAnsi" w:hAnsiTheme="minorHAnsi"/>
        </w:rPr>
        <w:t>Oppression</w:t>
      </w:r>
    </w:p>
    <w:p w:rsidR="0087530A" w:rsidRPr="00EE0B97" w:rsidRDefault="0087530A" w:rsidP="0087530A">
      <w:pPr>
        <w:rPr>
          <w:rFonts w:asciiTheme="minorHAnsi" w:hAnsiTheme="minorHAnsi"/>
        </w:rPr>
      </w:pPr>
      <w:r w:rsidRPr="00EE0B97">
        <w:rPr>
          <w:rFonts w:asciiTheme="minorHAnsi" w:hAnsiTheme="minorHAnsi"/>
        </w:rPr>
        <w:t>We all live in a global society where everyone is connected. Technology is shrinking the world faster than anyone realizes. As a result, more undesirable people know our secrets than we realize. Having a legal right to our own data goes a long way to ensuring personal freedom and security.</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On the other hand, the right to know what Big Brother does is essential to a free and open society. According to Professor Geoffrey de Q Walker:</w:t>
      </w:r>
    </w:p>
    <w:p w:rsidR="0087530A" w:rsidRPr="00EE0B97" w:rsidRDefault="0087530A" w:rsidP="0087530A">
      <w:pPr>
        <w:rPr>
          <w:rFonts w:asciiTheme="minorHAnsi" w:hAnsiTheme="minorHAnsi"/>
        </w:rPr>
      </w:pPr>
    </w:p>
    <w:p w:rsidR="0087530A" w:rsidRPr="00EE0B97" w:rsidRDefault="0087530A" w:rsidP="0087530A">
      <w:pPr>
        <w:pStyle w:val="quote2"/>
        <w:rPr>
          <w:rFonts w:asciiTheme="minorHAnsi" w:hAnsiTheme="minorHAnsi"/>
          <w:szCs w:val="24"/>
        </w:rPr>
      </w:pPr>
      <w:r w:rsidRPr="00EE0B97">
        <w:rPr>
          <w:rFonts w:asciiTheme="minorHAnsi" w:hAnsiTheme="minorHAnsi"/>
          <w:szCs w:val="24"/>
        </w:rPr>
        <w:t>“One of the fundamental contrasts between free democratic societies and totalitarian systems is that the totalitarian government [or other totalitarian organization] relies on secrecy for the regime but high surveillance and disclosure for all other groups, whereas in the civic culture of liberal democracy, the position is approximately the reverse.”</w:t>
      </w:r>
    </w:p>
    <w:p w:rsidR="0087530A" w:rsidRPr="00EE0B97" w:rsidRDefault="0087530A" w:rsidP="0087530A">
      <w:pPr>
        <w:rPr>
          <w:rFonts w:asciiTheme="minorHAnsi" w:hAnsiTheme="minorHAnsi"/>
        </w:rPr>
      </w:pPr>
      <w:r w:rsidRPr="00EE0B97">
        <w:rPr>
          <w:rFonts w:asciiTheme="minorHAnsi" w:hAnsiTheme="minorHAnsi"/>
        </w:rPr>
        <w:t>Steve Mann concludes by saying:</w:t>
      </w:r>
    </w:p>
    <w:p w:rsidR="0087530A" w:rsidRPr="00EE0B97" w:rsidRDefault="0087530A" w:rsidP="0087530A">
      <w:pPr>
        <w:rPr>
          <w:rFonts w:asciiTheme="minorHAnsi" w:hAnsiTheme="minorHAnsi"/>
        </w:rPr>
      </w:pPr>
    </w:p>
    <w:p w:rsidR="0087530A" w:rsidRPr="00EE0B97" w:rsidRDefault="0087530A" w:rsidP="0087530A">
      <w:pPr>
        <w:pStyle w:val="quote2"/>
        <w:rPr>
          <w:rFonts w:asciiTheme="minorHAnsi" w:hAnsiTheme="minorHAnsi"/>
          <w:szCs w:val="24"/>
        </w:rPr>
      </w:pPr>
      <w:r w:rsidRPr="00EE0B97">
        <w:rPr>
          <w:rFonts w:asciiTheme="minorHAnsi" w:hAnsiTheme="minorHAnsi"/>
          <w:szCs w:val="24"/>
        </w:rPr>
        <w:t>“Totalitarian regimes are often the cause of terrorism, or at the very least, often have a higher incidence of terrorism than less oppressive regimes. Thus increasing ‘security’ may actually increase terrorism, rather than reduce it.”</w:t>
      </w:r>
      <w:r w:rsidRPr="00EE0B97">
        <w:rPr>
          <w:rStyle w:val="FootnoteReference"/>
          <w:rFonts w:asciiTheme="minorHAnsi" w:hAnsiTheme="minorHAnsi"/>
          <w:szCs w:val="24"/>
        </w:rPr>
        <w:footnoteReference w:id="109"/>
      </w:r>
    </w:p>
    <w:p w:rsidR="00691E6F" w:rsidRPr="00EE0B97" w:rsidRDefault="0071711C" w:rsidP="00755E7F">
      <w:pPr>
        <w:pStyle w:val="Subtitle1"/>
      </w:pPr>
      <w:bookmarkStart w:id="510" w:name="_Toc146732945"/>
      <w:r w:rsidRPr="00EE0B97">
        <w:drawing>
          <wp:inline distT="0" distB="0" distL="0" distR="0">
            <wp:extent cx="1756311" cy="2195390"/>
            <wp:effectExtent l="19050" t="0" r="0" b="0"/>
            <wp:docPr id="45" name="Picture 40" descr="Atomic Wedgie Costu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omic Wedgie Costume.jpg"/>
                    <pic:cNvPicPr/>
                  </pic:nvPicPr>
                  <pic:blipFill>
                    <a:blip r:embed="rId173" cstate="print"/>
                    <a:stretch>
                      <a:fillRect/>
                    </a:stretch>
                  </pic:blipFill>
                  <pic:spPr>
                    <a:xfrm>
                      <a:off x="0" y="0"/>
                      <a:ext cx="1759102" cy="2198879"/>
                    </a:xfrm>
                    <a:prstGeom prst="rect">
                      <a:avLst/>
                    </a:prstGeom>
                    <a:noFill/>
                    <a:ln>
                      <a:noFill/>
                    </a:ln>
                  </pic:spPr>
                </pic:pic>
              </a:graphicData>
            </a:graphic>
          </wp:inline>
        </w:drawing>
      </w:r>
      <w:r w:rsidR="00FD5F5F" w:rsidRPr="00EE0B97">
        <w:rPr>
          <w:rStyle w:val="FootnoteReference"/>
          <w:rFonts w:asciiTheme="minorHAnsi" w:hAnsiTheme="minorHAnsi"/>
        </w:rPr>
        <w:footnoteReference w:id="110"/>
      </w:r>
    </w:p>
    <w:p w:rsidR="00691E6F" w:rsidRPr="00EE0B97" w:rsidRDefault="0071711C" w:rsidP="00755E7F">
      <w:pPr>
        <w:pStyle w:val="Subtitle1"/>
      </w:pPr>
      <w:r w:rsidRPr="00EE0B97">
        <w:t>Sooner or later, Life is going to give us all an Atomic Wedgie</w:t>
      </w:r>
    </w:p>
    <w:p w:rsidR="0071711C" w:rsidRPr="00EE0B97" w:rsidRDefault="0071711C" w:rsidP="00755E7F">
      <w:pPr>
        <w:pStyle w:val="Subtitle1"/>
      </w:pPr>
      <w:r w:rsidRPr="00EE0B97">
        <w:t>The question is, “What will we do after that?”</w:t>
      </w:r>
    </w:p>
    <w:p w:rsidR="0071711C" w:rsidRPr="00EE0B97" w:rsidRDefault="0071711C" w:rsidP="0071711C">
      <w:pPr>
        <w:rPr>
          <w:rFonts w:asciiTheme="minorHAnsi" w:hAnsiTheme="minorHAnsi"/>
        </w:rPr>
      </w:pPr>
    </w:p>
    <w:p w:rsidR="0087530A" w:rsidRPr="00EE0B97" w:rsidRDefault="0087530A" w:rsidP="0087530A">
      <w:pPr>
        <w:pStyle w:val="H4"/>
        <w:rPr>
          <w:rFonts w:asciiTheme="minorHAnsi" w:hAnsiTheme="minorHAnsi"/>
        </w:rPr>
      </w:pPr>
      <w:r w:rsidRPr="00EE0B97">
        <w:rPr>
          <w:rFonts w:asciiTheme="minorHAnsi" w:hAnsiTheme="minorHAnsi"/>
        </w:rPr>
        <w:t>United Countries Of Earth</w:t>
      </w:r>
      <w:bookmarkEnd w:id="510"/>
    </w:p>
    <w:p w:rsidR="0087530A" w:rsidRPr="00EE0B97" w:rsidRDefault="0087530A" w:rsidP="0087530A">
      <w:pPr>
        <w:rPr>
          <w:rFonts w:asciiTheme="minorHAnsi" w:hAnsiTheme="minorHAnsi"/>
        </w:rPr>
      </w:pPr>
      <w:r w:rsidRPr="00EE0B97">
        <w:rPr>
          <w:rFonts w:asciiTheme="minorHAnsi" w:hAnsiTheme="minorHAnsi"/>
        </w:rPr>
        <w:t>There are some things we can only address on a global scale. These include security, global control of companies and finance.</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 xml:space="preserve">The Military of the United Countries </w:t>
      </w:r>
      <w:r w:rsidR="00FF1C21" w:rsidRPr="00EE0B97">
        <w:rPr>
          <w:rFonts w:asciiTheme="minorHAnsi" w:hAnsiTheme="minorHAnsi"/>
        </w:rPr>
        <w:t>of</w:t>
      </w:r>
      <w:r w:rsidRPr="00EE0B97">
        <w:rPr>
          <w:rFonts w:asciiTheme="minorHAnsi" w:hAnsiTheme="minorHAnsi"/>
        </w:rPr>
        <w:t xml:space="preserve"> Earth ensures that countries are protected from attack in a way that is non-threatening to other countries.</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A major objection to capitalism is that it turns people into slaves. Placing the power of self-governance within the hands of the workers solves the problem. However, this can only happen on a global scale since companies are global.</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According to John Tomlinson, lending institutions are the cause of recessions and inflations. By lending other people’s money, both banks and governments create the illusion that more money is in the system then there is. Only by controlling lending practices on a global scale can we bring the global economy under control.</w:t>
      </w:r>
    </w:p>
    <w:p w:rsidR="0087530A" w:rsidRPr="00EE0B97" w:rsidRDefault="0087530A" w:rsidP="0087530A">
      <w:pPr>
        <w:pStyle w:val="H4"/>
        <w:rPr>
          <w:rFonts w:asciiTheme="minorHAnsi" w:hAnsiTheme="minorHAnsi"/>
        </w:rPr>
      </w:pPr>
      <w:r w:rsidRPr="00EE0B97">
        <w:rPr>
          <w:rFonts w:asciiTheme="minorHAnsi" w:hAnsiTheme="minorHAnsi"/>
        </w:rPr>
        <w:lastRenderedPageBreak/>
        <w:t>United Federation Of Planets</w:t>
      </w:r>
    </w:p>
    <w:p w:rsidR="0087530A" w:rsidRPr="00EE0B97" w:rsidRDefault="0087530A" w:rsidP="0087530A">
      <w:pPr>
        <w:rPr>
          <w:rFonts w:asciiTheme="minorHAnsi" w:hAnsiTheme="minorHAnsi"/>
        </w:rPr>
      </w:pPr>
      <w:r w:rsidRPr="00EE0B97">
        <w:rPr>
          <w:rFonts w:asciiTheme="minorHAnsi" w:hAnsiTheme="minorHAnsi"/>
        </w:rPr>
        <w:t xml:space="preserve">The United Federation </w:t>
      </w:r>
      <w:r w:rsidR="00FF1C21" w:rsidRPr="00EE0B97">
        <w:rPr>
          <w:rFonts w:asciiTheme="minorHAnsi" w:hAnsiTheme="minorHAnsi"/>
        </w:rPr>
        <w:t>of</w:t>
      </w:r>
      <w:r w:rsidRPr="00EE0B97">
        <w:rPr>
          <w:rFonts w:asciiTheme="minorHAnsi" w:hAnsiTheme="minorHAnsi"/>
        </w:rPr>
        <w:t xml:space="preserve"> Planets was formed to ensure peace among the stars. Eventually we will need this when we spread out among the stars. We should start thinking about this now.</w:t>
      </w:r>
    </w:p>
    <w:p w:rsidR="0087530A" w:rsidRPr="00EE0B97" w:rsidRDefault="0087530A" w:rsidP="0087530A">
      <w:pPr>
        <w:pStyle w:val="H3"/>
        <w:rPr>
          <w:rFonts w:asciiTheme="minorHAnsi" w:hAnsiTheme="minorHAnsi"/>
          <w:bCs w:val="0"/>
          <w:szCs w:val="24"/>
        </w:rPr>
      </w:pPr>
      <w:bookmarkStart w:id="511" w:name="_Toc383697640"/>
      <w:r w:rsidRPr="00EE0B97">
        <w:rPr>
          <w:rFonts w:asciiTheme="minorHAnsi" w:hAnsiTheme="minorHAnsi"/>
          <w:bCs w:val="0"/>
          <w:szCs w:val="24"/>
        </w:rPr>
        <w:t>Help Needed</w:t>
      </w:r>
      <w:bookmarkEnd w:id="511"/>
    </w:p>
    <w:p w:rsidR="0087530A" w:rsidRPr="00EE0B97" w:rsidRDefault="0087530A" w:rsidP="0087530A">
      <w:pPr>
        <w:pStyle w:val="Quote1"/>
        <w:rPr>
          <w:rFonts w:asciiTheme="minorHAnsi" w:hAnsiTheme="minorHAnsi"/>
          <w:szCs w:val="24"/>
        </w:rPr>
      </w:pPr>
      <w:r w:rsidRPr="00EE0B97">
        <w:rPr>
          <w:rFonts w:asciiTheme="minorHAnsi" w:hAnsiTheme="minorHAnsi"/>
          <w:szCs w:val="24"/>
        </w:rPr>
        <w:t>Comment Is Invited</w:t>
      </w:r>
      <w:r w:rsidRPr="00EE0B97">
        <w:rPr>
          <w:rFonts w:asciiTheme="minorHAnsi" w:hAnsiTheme="minorHAnsi"/>
          <w:szCs w:val="24"/>
        </w:rPr>
        <w:br/>
        <w:t>-- Captain Picard, Star Trek --</w:t>
      </w:r>
    </w:p>
    <w:p w:rsidR="00C31090" w:rsidRPr="00EE0B97" w:rsidRDefault="00C31090" w:rsidP="0087530A">
      <w:pPr>
        <w:pStyle w:val="Quote1"/>
        <w:rPr>
          <w:rFonts w:asciiTheme="minorHAnsi" w:hAnsiTheme="minorHAnsi"/>
          <w:szCs w:val="24"/>
        </w:rPr>
      </w:pPr>
    </w:p>
    <w:p w:rsidR="00C31090" w:rsidRPr="00EE0B97" w:rsidRDefault="00C31090" w:rsidP="0087530A">
      <w:pPr>
        <w:pStyle w:val="Quote1"/>
        <w:rPr>
          <w:rFonts w:asciiTheme="minorHAnsi" w:hAnsiTheme="minorHAnsi"/>
          <w:szCs w:val="24"/>
        </w:rPr>
      </w:pPr>
      <w:r w:rsidRPr="00EE0B97">
        <w:rPr>
          <w:rFonts w:asciiTheme="minorHAnsi" w:hAnsiTheme="minorHAnsi"/>
          <w:szCs w:val="24"/>
        </w:rPr>
        <w:t>Don't shoot us down, make suggestions.</w:t>
      </w:r>
    </w:p>
    <w:p w:rsidR="00D146FA" w:rsidRPr="00EE0B97" w:rsidRDefault="00D146FA" w:rsidP="0087530A">
      <w:pPr>
        <w:pStyle w:val="Quote1"/>
        <w:rPr>
          <w:rFonts w:asciiTheme="minorHAnsi" w:hAnsiTheme="minorHAnsi"/>
          <w:szCs w:val="24"/>
        </w:rPr>
      </w:pPr>
      <w:r w:rsidRPr="00EE0B97">
        <w:rPr>
          <w:rFonts w:asciiTheme="minorHAnsi" w:hAnsiTheme="minorHAnsi"/>
          <w:szCs w:val="24"/>
        </w:rPr>
        <w:t>-- Colin Jones</w:t>
      </w:r>
      <w:r w:rsidRPr="00EE0B97">
        <w:rPr>
          <w:rStyle w:val="FootnoteReference"/>
          <w:rFonts w:asciiTheme="minorHAnsi" w:hAnsiTheme="minorHAnsi"/>
          <w:szCs w:val="24"/>
        </w:rPr>
        <w:footnoteReference w:id="111"/>
      </w:r>
      <w:r w:rsidRPr="00EE0B97">
        <w:rPr>
          <w:rFonts w:asciiTheme="minorHAnsi" w:hAnsiTheme="minorHAnsi"/>
          <w:szCs w:val="24"/>
        </w:rPr>
        <w:t xml:space="preserve"> --</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Many people will strongly disagree with my comments.</w:t>
      </w:r>
      <w:r w:rsidR="00C31090" w:rsidRPr="00EE0B97">
        <w:rPr>
          <w:rFonts w:asciiTheme="minorHAnsi" w:hAnsiTheme="minorHAnsi"/>
        </w:rPr>
        <w:t xml:space="preserve"> As </w:t>
      </w:r>
      <w:r w:rsidRPr="00EE0B97">
        <w:rPr>
          <w:rFonts w:asciiTheme="minorHAnsi" w:hAnsiTheme="minorHAnsi"/>
        </w:rPr>
        <w:t>I have probably left out subjects that should’ve been included. Also, I may not have explained things in adequate detail.</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If you find this the case, please let me know so I can revise this book.</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It is important to question things and not take anything on blind faith.</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Thank-you for your comments and advice,</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Your friend,</w:t>
      </w:r>
    </w:p>
    <w:p w:rsidR="0087530A" w:rsidRPr="00EE0B97" w:rsidRDefault="0087530A" w:rsidP="0087530A">
      <w:pPr>
        <w:rPr>
          <w:rFonts w:asciiTheme="minorHAnsi" w:hAnsiTheme="minorHAnsi"/>
        </w:rPr>
      </w:pPr>
    </w:p>
    <w:p w:rsidR="0087530A" w:rsidRPr="00EE0B97" w:rsidRDefault="0087530A" w:rsidP="0087530A">
      <w:pPr>
        <w:rPr>
          <w:rFonts w:asciiTheme="minorHAnsi" w:hAnsiTheme="minorHAnsi"/>
        </w:rPr>
      </w:pPr>
      <w:r w:rsidRPr="00EE0B97">
        <w:rPr>
          <w:rFonts w:asciiTheme="minorHAnsi" w:hAnsiTheme="minorHAnsi"/>
        </w:rPr>
        <w:t>Trevannon</w:t>
      </w:r>
    </w:p>
    <w:p w:rsidR="0087530A" w:rsidRPr="00EE0B97" w:rsidRDefault="0087530A" w:rsidP="0087530A">
      <w:pPr>
        <w:rPr>
          <w:rFonts w:asciiTheme="minorHAnsi" w:hAnsiTheme="minorHAnsi"/>
        </w:rPr>
      </w:pPr>
    </w:p>
    <w:p w:rsidR="0087530A" w:rsidRPr="00EE0B97" w:rsidRDefault="0087530A" w:rsidP="0087530A">
      <w:pPr>
        <w:jc w:val="left"/>
        <w:rPr>
          <w:rFonts w:asciiTheme="minorHAnsi" w:hAnsiTheme="minorHAnsi"/>
        </w:rPr>
      </w:pPr>
      <w:r w:rsidRPr="00EE0B97">
        <w:rPr>
          <w:rFonts w:asciiTheme="minorHAnsi" w:hAnsiTheme="minorHAnsi"/>
        </w:rPr>
        <w:t>P.s. You can find an online copy of this book at http://trevyco.com/Comments/UtopiaNow.pdf</w:t>
      </w:r>
    </w:p>
    <w:p w:rsidR="00C31090" w:rsidRPr="00EE0B97" w:rsidRDefault="00C31090" w:rsidP="0087530A">
      <w:pPr>
        <w:rPr>
          <w:rFonts w:asciiTheme="minorHAnsi" w:hAnsiTheme="minorHAnsi"/>
        </w:rPr>
      </w:pPr>
    </w:p>
    <w:p w:rsidR="0087530A" w:rsidRPr="00EE0B97" w:rsidRDefault="0087530A" w:rsidP="00755E7F">
      <w:pPr>
        <w:pStyle w:val="Subtitle1"/>
      </w:pPr>
      <w:r w:rsidRPr="00EE0B97">
        <w:drawing>
          <wp:inline distT="0" distB="0" distL="0" distR="0">
            <wp:extent cx="3177540" cy="142875"/>
            <wp:effectExtent l="19050" t="0" r="3810" b="0"/>
            <wp:docPr id="5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87530A" w:rsidRPr="00EE0B97" w:rsidRDefault="0087530A" w:rsidP="0087530A">
      <w:pPr>
        <w:rPr>
          <w:rFonts w:asciiTheme="minorHAnsi" w:hAnsiTheme="minorHAnsi"/>
        </w:rPr>
      </w:pPr>
    </w:p>
    <w:p w:rsidR="0087530A" w:rsidRPr="00EE0B97" w:rsidRDefault="0087530A" w:rsidP="0087530A">
      <w:pPr>
        <w:pStyle w:val="Header"/>
        <w:tabs>
          <w:tab w:val="clear" w:pos="4320"/>
          <w:tab w:val="clear" w:pos="8640"/>
        </w:tabs>
        <w:rPr>
          <w:rFonts w:asciiTheme="minorHAnsi" w:hAnsiTheme="minorHAnsi"/>
        </w:rPr>
        <w:sectPr w:rsidR="0087530A" w:rsidRPr="00EE0B97" w:rsidSect="00493BD2">
          <w:headerReference w:type="default" r:id="rId174"/>
          <w:type w:val="continuous"/>
          <w:pgSz w:w="8640" w:h="12960" w:code="1"/>
          <w:pgMar w:top="720" w:right="720" w:bottom="720" w:left="720" w:header="288" w:footer="288" w:gutter="360"/>
          <w:cols w:space="709"/>
          <w:noEndnote/>
          <w:titlePg/>
          <w:docGrid w:linePitch="326"/>
        </w:sectPr>
      </w:pPr>
    </w:p>
    <w:p w:rsidR="00732413" w:rsidRPr="00EE0B97" w:rsidRDefault="00732413" w:rsidP="00732413">
      <w:pPr>
        <w:pStyle w:val="H2"/>
        <w:rPr>
          <w:rFonts w:asciiTheme="minorHAnsi" w:hAnsiTheme="minorHAnsi"/>
          <w:bCs w:val="0"/>
          <w:szCs w:val="24"/>
        </w:rPr>
      </w:pPr>
      <w:bookmarkStart w:id="512" w:name="Books_Worth_Burning"/>
      <w:bookmarkStart w:id="513" w:name="_Toc290215076"/>
      <w:bookmarkStart w:id="514" w:name="_Toc383697641"/>
      <w:r w:rsidRPr="00EE0B97">
        <w:rPr>
          <w:rFonts w:asciiTheme="minorHAnsi" w:hAnsiTheme="minorHAnsi"/>
          <w:bCs w:val="0"/>
          <w:szCs w:val="24"/>
        </w:rPr>
        <w:lastRenderedPageBreak/>
        <w:t>Books Worth Burning</w:t>
      </w:r>
      <w:bookmarkEnd w:id="499"/>
      <w:bookmarkEnd w:id="500"/>
      <w:bookmarkEnd w:id="501"/>
      <w:bookmarkEnd w:id="502"/>
      <w:bookmarkEnd w:id="512"/>
      <w:bookmarkEnd w:id="513"/>
      <w:bookmarkEnd w:id="514"/>
    </w:p>
    <w:p w:rsidR="00732413" w:rsidRPr="00EE0B97" w:rsidRDefault="00732413" w:rsidP="00732413">
      <w:pPr>
        <w:pStyle w:val="Quote1"/>
        <w:rPr>
          <w:rFonts w:asciiTheme="minorHAnsi" w:hAnsiTheme="minorHAnsi"/>
          <w:szCs w:val="24"/>
        </w:rPr>
      </w:pPr>
      <w:r w:rsidRPr="00EE0B97">
        <w:rPr>
          <w:rFonts w:asciiTheme="minorHAnsi" w:hAnsiTheme="minorHAnsi"/>
          <w:szCs w:val="24"/>
        </w:rPr>
        <w:t>Where they have burned books,</w:t>
      </w:r>
      <w:r w:rsidRPr="00EE0B97">
        <w:rPr>
          <w:rFonts w:asciiTheme="minorHAnsi" w:hAnsiTheme="minorHAnsi"/>
          <w:szCs w:val="24"/>
        </w:rPr>
        <w:br/>
        <w:t>they will end in burning human beings.</w:t>
      </w:r>
      <w:r w:rsidRPr="00EE0B97">
        <w:rPr>
          <w:rFonts w:asciiTheme="minorHAnsi" w:hAnsiTheme="minorHAnsi"/>
          <w:szCs w:val="24"/>
        </w:rPr>
        <w:br/>
        <w:t>-- Heinrich Heine --</w:t>
      </w:r>
    </w:p>
    <w:p w:rsidR="008449D2" w:rsidRPr="00EE0B97" w:rsidRDefault="008449D2" w:rsidP="00732413">
      <w:pPr>
        <w:pStyle w:val="Quote1"/>
        <w:rPr>
          <w:rFonts w:asciiTheme="minorHAnsi" w:hAnsiTheme="minorHAnsi"/>
          <w:szCs w:val="24"/>
        </w:rPr>
      </w:pPr>
    </w:p>
    <w:p w:rsidR="008449D2" w:rsidRPr="00EE0B97" w:rsidRDefault="008449D2" w:rsidP="00732413">
      <w:pPr>
        <w:pStyle w:val="Quote1"/>
        <w:rPr>
          <w:rFonts w:asciiTheme="minorHAnsi" w:hAnsiTheme="minorHAnsi"/>
          <w:szCs w:val="24"/>
        </w:rPr>
      </w:pPr>
      <w:r w:rsidRPr="00EE0B97">
        <w:rPr>
          <w:rFonts w:asciiTheme="minorHAnsi" w:hAnsiTheme="minorHAnsi"/>
          <w:szCs w:val="24"/>
        </w:rPr>
        <w:t>It's not possible to know what's not possible.</w:t>
      </w:r>
      <w:r w:rsidRPr="00EE0B97">
        <w:rPr>
          <w:rFonts w:asciiTheme="minorHAnsi" w:hAnsiTheme="minorHAnsi"/>
          <w:szCs w:val="24"/>
        </w:rPr>
        <w:br/>
        <w:t>-- Frances Moore Lappe --</w:t>
      </w:r>
    </w:p>
    <w:p w:rsidR="00732413" w:rsidRPr="00EE0B97" w:rsidRDefault="00FE4705" w:rsidP="00732413">
      <w:pPr>
        <w:rPr>
          <w:rFonts w:asciiTheme="minorHAnsi" w:hAnsiTheme="minorHAnsi"/>
        </w:rPr>
      </w:pPr>
      <w:r>
        <w:rPr>
          <w:rFonts w:asciiTheme="minorHAnsi" w:hAnsiTheme="minorHAnsi"/>
          <w:noProof/>
        </w:rPr>
        <w:pict>
          <v:shape id="_x0000_s3181" type="#_x0000_t202" style="position:absolute;left:0;text-align:left;margin-left:-13.4pt;margin-top:10.3pt;width:38.65pt;height:29.95pt;z-index:-251493888;mso-wrap-edited:f;mso-wrap-distance-left:0;mso-wrap-distance-right:0" wrapcoords="-1350 0 -1350 21600 22950 21600 22950 0 -1350 0" stroked="f">
            <v:textbox style="mso-next-textbox:#_x0000_s3181" inset="0,0,0,0">
              <w:txbxContent>
                <w:p w:rsidR="00A154F0" w:rsidRPr="002773A9" w:rsidRDefault="00A154F0" w:rsidP="00FD5F5F">
                  <w:pPr>
                    <w:jc w:val="right"/>
                    <w:rPr>
                      <w:rFonts w:ascii="Aharoni" w:hAnsi="Aharoni" w:cs="Aharoni"/>
                      <w:sz w:val="76"/>
                      <w:szCs w:val="76"/>
                    </w:rPr>
                  </w:pPr>
                  <w:r>
                    <w:rPr>
                      <w:rFonts w:ascii="Aharoni" w:hAnsi="Aharoni" w:cs="Aharoni"/>
                      <w:sz w:val="76"/>
                      <w:szCs w:val="76"/>
                    </w:rPr>
                    <w:t>H</w:t>
                  </w:r>
                </w:p>
              </w:txbxContent>
            </v:textbox>
            <w10:wrap type="tight"/>
          </v:shape>
        </w:pict>
      </w:r>
    </w:p>
    <w:p w:rsidR="00732413" w:rsidRPr="00EE0B97" w:rsidRDefault="00732413" w:rsidP="00732413">
      <w:pPr>
        <w:rPr>
          <w:rFonts w:asciiTheme="minorHAnsi" w:hAnsiTheme="minorHAnsi"/>
        </w:rPr>
      </w:pPr>
      <w:r w:rsidRPr="00EE0B97">
        <w:rPr>
          <w:rFonts w:asciiTheme="minorHAnsi" w:hAnsiTheme="minorHAnsi"/>
          <w:noProof/>
        </w:rPr>
        <w:t>ere</w:t>
      </w:r>
      <w:r w:rsidRPr="00EE0B97">
        <w:rPr>
          <w:rFonts w:asciiTheme="minorHAnsi" w:hAnsiTheme="minorHAnsi"/>
        </w:rPr>
        <w:t xml:space="preserve"> are some books certain people would like to see burned:</w:t>
      </w:r>
    </w:p>
    <w:p w:rsidR="00FD5F5F" w:rsidRPr="00EE0B97" w:rsidRDefault="00FD5F5F" w:rsidP="00732413">
      <w:pPr>
        <w:rPr>
          <w:rFonts w:asciiTheme="minorHAnsi" w:hAnsiTheme="minorHAnsi"/>
        </w:rPr>
      </w:pPr>
    </w:p>
    <w:p w:rsidR="00616EC6" w:rsidRPr="00EE0B97" w:rsidRDefault="00616EC6" w:rsidP="00616EC6">
      <w:pPr>
        <w:pStyle w:val="H4"/>
        <w:rPr>
          <w:rFonts w:asciiTheme="minorHAnsi" w:hAnsiTheme="minorHAnsi"/>
        </w:rPr>
      </w:pPr>
      <w:r w:rsidRPr="00EE0B97">
        <w:rPr>
          <w:rFonts w:asciiTheme="minorHAnsi" w:hAnsiTheme="minorHAnsi"/>
        </w:rPr>
        <w:t>Science</w:t>
      </w:r>
    </w:p>
    <w:p w:rsidR="00616EC6"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Eric J Lerner</w:t>
      </w:r>
      <w:r w:rsidR="00616EC6" w:rsidRPr="00EE0B97">
        <w:rPr>
          <w:rFonts w:asciiTheme="minorHAnsi" w:hAnsiTheme="minorHAnsi"/>
        </w:rPr>
        <w:t xml:space="preserve">, </w:t>
      </w:r>
      <w:r w:rsidR="00616EC6" w:rsidRPr="00EE0B97">
        <w:rPr>
          <w:rFonts w:asciiTheme="minorHAnsi" w:hAnsiTheme="minorHAnsi"/>
          <w:i/>
        </w:rPr>
        <w:t>The Big Bang Never Happened</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Immanuel </w:t>
      </w:r>
      <w:proofErr w:type="spellStart"/>
      <w:r w:rsidRPr="00EE0B97">
        <w:rPr>
          <w:rFonts w:asciiTheme="minorHAnsi" w:hAnsiTheme="minorHAnsi"/>
        </w:rPr>
        <w:t>Velikovsky</w:t>
      </w:r>
      <w:proofErr w:type="spellEnd"/>
      <w:r w:rsidRPr="00EE0B97">
        <w:rPr>
          <w:rFonts w:asciiTheme="minorHAnsi" w:hAnsiTheme="minorHAnsi"/>
        </w:rPr>
        <w:t xml:space="preserve">, </w:t>
      </w:r>
      <w:r w:rsidRPr="00EE0B97">
        <w:rPr>
          <w:rFonts w:asciiTheme="minorHAnsi" w:hAnsiTheme="minorHAnsi"/>
          <w:i/>
        </w:rPr>
        <w:t>Earth in Upheaval</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Michael A. </w:t>
      </w:r>
      <w:proofErr w:type="spellStart"/>
      <w:r w:rsidRPr="00EE0B97">
        <w:rPr>
          <w:rFonts w:asciiTheme="minorHAnsi" w:hAnsiTheme="minorHAnsi"/>
        </w:rPr>
        <w:t>Cremo</w:t>
      </w:r>
      <w:proofErr w:type="spellEnd"/>
      <w:r w:rsidRPr="00EE0B97">
        <w:rPr>
          <w:rFonts w:asciiTheme="minorHAnsi" w:hAnsiTheme="minorHAnsi"/>
        </w:rPr>
        <w:t xml:space="preserve">, Richard L. Thompson, </w:t>
      </w:r>
      <w:r w:rsidRPr="00EE0B97">
        <w:rPr>
          <w:rFonts w:asciiTheme="minorHAnsi" w:hAnsiTheme="minorHAnsi"/>
          <w:i/>
        </w:rPr>
        <w:t>Forbidden Archeology: The Hidden History of the Human Race</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Michael Talbot, </w:t>
      </w:r>
      <w:r w:rsidRPr="00EE0B97">
        <w:rPr>
          <w:rFonts w:asciiTheme="minorHAnsi" w:hAnsiTheme="minorHAnsi"/>
          <w:i/>
        </w:rPr>
        <w:t>The Holographic Universe</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Richard Milton, </w:t>
      </w:r>
      <w:r w:rsidRPr="00EE0B97">
        <w:rPr>
          <w:rFonts w:asciiTheme="minorHAnsi" w:hAnsiTheme="minorHAnsi"/>
          <w:i/>
        </w:rPr>
        <w:t>Shattering the Myths of Darwinism</w:t>
      </w:r>
    </w:p>
    <w:p w:rsidR="00616EC6"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Richard </w:t>
      </w:r>
      <w:r w:rsidR="00616EC6" w:rsidRPr="00EE0B97">
        <w:rPr>
          <w:rFonts w:asciiTheme="minorHAnsi" w:hAnsiTheme="minorHAnsi"/>
        </w:rPr>
        <w:t>Mi</w:t>
      </w:r>
      <w:r w:rsidRPr="00EE0B97">
        <w:rPr>
          <w:rFonts w:asciiTheme="minorHAnsi" w:hAnsiTheme="minorHAnsi"/>
        </w:rPr>
        <w:t>lton</w:t>
      </w:r>
      <w:r w:rsidR="00616EC6" w:rsidRPr="00EE0B97">
        <w:rPr>
          <w:rFonts w:asciiTheme="minorHAnsi" w:hAnsiTheme="minorHAnsi"/>
        </w:rPr>
        <w:t xml:space="preserve">, </w:t>
      </w:r>
      <w:r w:rsidR="00616EC6" w:rsidRPr="00EE0B97">
        <w:rPr>
          <w:rFonts w:asciiTheme="minorHAnsi" w:hAnsiTheme="minorHAnsi"/>
          <w:i/>
        </w:rPr>
        <w:t>Forbidden Science</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Rudy Rucker, </w:t>
      </w:r>
      <w:r w:rsidRPr="00EE0B97">
        <w:rPr>
          <w:rFonts w:asciiTheme="minorHAnsi" w:hAnsiTheme="minorHAnsi"/>
          <w:i/>
        </w:rPr>
        <w:t>Infinity and the Mind: The Science and Philosophy of the Infinite</w:t>
      </w:r>
    </w:p>
    <w:p w:rsidR="002C719F" w:rsidRPr="00EE0B97" w:rsidRDefault="002C719F" w:rsidP="007E0FA6">
      <w:pPr>
        <w:pStyle w:val="ListParagraph"/>
        <w:numPr>
          <w:ilvl w:val="0"/>
          <w:numId w:val="29"/>
        </w:numPr>
        <w:ind w:left="540"/>
        <w:jc w:val="left"/>
        <w:rPr>
          <w:rFonts w:asciiTheme="minorHAnsi" w:hAnsiTheme="minorHAnsi"/>
        </w:rPr>
      </w:pPr>
      <w:r w:rsidRPr="00EE0B97">
        <w:rPr>
          <w:rFonts w:asciiTheme="minorHAnsi" w:hAnsiTheme="minorHAnsi"/>
        </w:rPr>
        <w:t xml:space="preserve">Steve Mann, </w:t>
      </w:r>
      <w:r w:rsidRPr="00EE0B97">
        <w:rPr>
          <w:rFonts w:asciiTheme="minorHAnsi" w:hAnsiTheme="minorHAnsi"/>
          <w:i/>
        </w:rPr>
        <w:t>Cyborg</w:t>
      </w:r>
    </w:p>
    <w:p w:rsidR="00971CE3" w:rsidRPr="00EE0B97" w:rsidRDefault="00971CE3" w:rsidP="00971CE3">
      <w:pPr>
        <w:pStyle w:val="H4"/>
        <w:rPr>
          <w:rFonts w:asciiTheme="minorHAnsi" w:hAnsiTheme="minorHAnsi"/>
        </w:rPr>
      </w:pPr>
      <w:r w:rsidRPr="00EE0B97">
        <w:rPr>
          <w:rFonts w:asciiTheme="minorHAnsi" w:hAnsiTheme="minorHAnsi"/>
        </w:rPr>
        <w:t>Psychology</w:t>
      </w:r>
    </w:p>
    <w:p w:rsidR="00971CE3" w:rsidRPr="00EE0B97" w:rsidRDefault="00971CE3" w:rsidP="007E0FA6">
      <w:pPr>
        <w:pStyle w:val="ListParagraph"/>
        <w:numPr>
          <w:ilvl w:val="0"/>
          <w:numId w:val="30"/>
        </w:numPr>
        <w:ind w:left="540"/>
        <w:jc w:val="left"/>
        <w:rPr>
          <w:rFonts w:asciiTheme="minorHAnsi" w:hAnsiTheme="minorHAnsi"/>
        </w:rPr>
      </w:pPr>
      <w:r w:rsidRPr="00EE0B97">
        <w:rPr>
          <w:rFonts w:asciiTheme="minorHAnsi" w:hAnsiTheme="minorHAnsi"/>
        </w:rPr>
        <w:t xml:space="preserve">Michael Newton, </w:t>
      </w:r>
      <w:r w:rsidRPr="00EE0B97">
        <w:rPr>
          <w:rFonts w:asciiTheme="minorHAnsi" w:hAnsiTheme="minorHAnsi"/>
          <w:i/>
        </w:rPr>
        <w:t>Journey of Souls</w:t>
      </w:r>
    </w:p>
    <w:p w:rsidR="00971CE3" w:rsidRPr="00EE0B97" w:rsidRDefault="00971CE3" w:rsidP="007E0FA6">
      <w:pPr>
        <w:pStyle w:val="ListParagraph"/>
        <w:numPr>
          <w:ilvl w:val="0"/>
          <w:numId w:val="30"/>
        </w:numPr>
        <w:ind w:left="540"/>
        <w:jc w:val="left"/>
        <w:rPr>
          <w:rFonts w:asciiTheme="minorHAnsi" w:hAnsiTheme="minorHAnsi"/>
        </w:rPr>
      </w:pPr>
      <w:r w:rsidRPr="00EE0B97">
        <w:rPr>
          <w:rFonts w:asciiTheme="minorHAnsi" w:hAnsiTheme="minorHAnsi"/>
        </w:rPr>
        <w:t xml:space="preserve">Michael Newton, </w:t>
      </w:r>
      <w:r w:rsidRPr="00EE0B97">
        <w:rPr>
          <w:rFonts w:asciiTheme="minorHAnsi" w:hAnsiTheme="minorHAnsi"/>
          <w:i/>
        </w:rPr>
        <w:t>Destiny of Souls</w:t>
      </w:r>
    </w:p>
    <w:p w:rsidR="00971CE3" w:rsidRPr="00EE0B97" w:rsidRDefault="00971CE3" w:rsidP="007E0FA6">
      <w:pPr>
        <w:pStyle w:val="ListParagraph"/>
        <w:numPr>
          <w:ilvl w:val="0"/>
          <w:numId w:val="30"/>
        </w:numPr>
        <w:ind w:left="540"/>
        <w:jc w:val="left"/>
        <w:rPr>
          <w:rFonts w:asciiTheme="minorHAnsi" w:hAnsiTheme="minorHAnsi"/>
        </w:rPr>
      </w:pPr>
      <w:r w:rsidRPr="00EE0B97">
        <w:rPr>
          <w:rFonts w:asciiTheme="minorHAnsi" w:hAnsiTheme="minorHAnsi"/>
        </w:rPr>
        <w:t xml:space="preserve">Stanislav Grof, </w:t>
      </w:r>
      <w:r w:rsidRPr="00EE0B97">
        <w:rPr>
          <w:rFonts w:asciiTheme="minorHAnsi" w:hAnsiTheme="minorHAnsi"/>
          <w:i/>
        </w:rPr>
        <w:t>The Adventure of Self-Consciousness</w:t>
      </w:r>
    </w:p>
    <w:p w:rsidR="00F4298A" w:rsidRPr="00EE0B97" w:rsidRDefault="00E022B9" w:rsidP="00F4298A">
      <w:pPr>
        <w:pStyle w:val="H4"/>
        <w:rPr>
          <w:rFonts w:asciiTheme="minorHAnsi" w:hAnsiTheme="minorHAnsi"/>
        </w:rPr>
      </w:pPr>
      <w:r w:rsidRPr="00EE0B97">
        <w:rPr>
          <w:rFonts w:asciiTheme="minorHAnsi" w:hAnsiTheme="minorHAnsi"/>
        </w:rPr>
        <w:t>NLP, Ericksonian Hypnosys, Seduction</w:t>
      </w:r>
    </w:p>
    <w:p w:rsidR="00574B8E" w:rsidRPr="00EE0B97" w:rsidRDefault="001E61F2" w:rsidP="00574B8E">
      <w:pPr>
        <w:rPr>
          <w:rFonts w:asciiTheme="minorHAnsi" w:hAnsiTheme="minorHAnsi"/>
        </w:rPr>
      </w:pPr>
      <w:r w:rsidRPr="00EE0B97">
        <w:rPr>
          <w:rFonts w:asciiTheme="minorHAnsi" w:hAnsiTheme="minorHAnsi"/>
        </w:rPr>
        <w:t xml:space="preserve">These books and web sites are rather controversial. However, I think people should know about these things. </w:t>
      </w:r>
      <w:r w:rsidR="00574B8E" w:rsidRPr="00EE0B97">
        <w:rPr>
          <w:rFonts w:asciiTheme="minorHAnsi" w:hAnsiTheme="minorHAnsi"/>
        </w:rPr>
        <w:t>Here are just a few books available on the subject.</w:t>
      </w:r>
      <w:r w:rsidRPr="00EE0B97">
        <w:rPr>
          <w:rFonts w:asciiTheme="minorHAnsi" w:hAnsiTheme="minorHAnsi"/>
        </w:rPr>
        <w:t xml:space="preserve"> Is this stuff dangerous, or is it just a bunch of nonsense? You decide.</w:t>
      </w:r>
    </w:p>
    <w:p w:rsidR="001A3A30" w:rsidRPr="00EE0B97" w:rsidRDefault="001A3A30" w:rsidP="00574B8E">
      <w:pPr>
        <w:rPr>
          <w:rFonts w:asciiTheme="minorHAnsi" w:hAnsiTheme="minorHAnsi"/>
        </w:rPr>
      </w:pPr>
    </w:p>
    <w:p w:rsidR="002D5B82" w:rsidRPr="00EE0B97" w:rsidRDefault="002D5B82"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John Grinder, Judith </w:t>
      </w:r>
      <w:proofErr w:type="spellStart"/>
      <w:r w:rsidRPr="00EE0B97">
        <w:rPr>
          <w:rFonts w:asciiTheme="minorHAnsi" w:hAnsiTheme="minorHAnsi"/>
        </w:rPr>
        <w:t>DeLozier</w:t>
      </w:r>
      <w:proofErr w:type="spellEnd"/>
      <w:r w:rsidRPr="00EE0B97">
        <w:rPr>
          <w:rFonts w:asciiTheme="minorHAnsi" w:hAnsiTheme="minorHAnsi"/>
        </w:rPr>
        <w:t xml:space="preserve">, Richard </w:t>
      </w:r>
      <w:proofErr w:type="spellStart"/>
      <w:r w:rsidRPr="00EE0B97">
        <w:rPr>
          <w:rFonts w:asciiTheme="minorHAnsi" w:hAnsiTheme="minorHAnsi"/>
        </w:rPr>
        <w:t>Bandler</w:t>
      </w:r>
      <w:proofErr w:type="spellEnd"/>
      <w:r w:rsidRPr="00EE0B97">
        <w:rPr>
          <w:rFonts w:asciiTheme="minorHAnsi" w:hAnsiTheme="minorHAnsi"/>
        </w:rPr>
        <w:t>,</w:t>
      </w:r>
      <w:r w:rsidRPr="00EE0B97">
        <w:rPr>
          <w:rFonts w:asciiTheme="minorHAnsi" w:hAnsiTheme="minorHAnsi"/>
          <w:i/>
        </w:rPr>
        <w:t xml:space="preserve"> Patterns of the Hypnotic Techniques of Milton H. Erickson, M.D.</w:t>
      </w:r>
    </w:p>
    <w:p w:rsidR="00F4298A" w:rsidRPr="00EE0B97" w:rsidRDefault="002B5745"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Richard </w:t>
      </w:r>
      <w:r w:rsidR="00574B8E" w:rsidRPr="00EE0B97">
        <w:rPr>
          <w:rFonts w:asciiTheme="minorHAnsi" w:hAnsiTheme="minorHAnsi"/>
        </w:rPr>
        <w:t>Bandler and</w:t>
      </w:r>
      <w:r w:rsidRPr="00EE0B97">
        <w:rPr>
          <w:rFonts w:asciiTheme="minorHAnsi" w:hAnsiTheme="minorHAnsi"/>
        </w:rPr>
        <w:t xml:space="preserve"> John Grinder. </w:t>
      </w:r>
      <w:r w:rsidR="00574B8E" w:rsidRPr="00EE0B97">
        <w:rPr>
          <w:rFonts w:asciiTheme="minorHAnsi" w:hAnsiTheme="minorHAnsi"/>
          <w:i/>
        </w:rPr>
        <w:t>The Structure of Magic: A Book About Language and Therapy</w:t>
      </w:r>
    </w:p>
    <w:p w:rsidR="00CD206C" w:rsidRPr="00EE0B97" w:rsidRDefault="00CD206C" w:rsidP="007E0FA6">
      <w:pPr>
        <w:ind w:left="540"/>
        <w:jc w:val="left"/>
        <w:rPr>
          <w:rFonts w:asciiTheme="minorHAnsi" w:hAnsiTheme="minorHAnsi"/>
        </w:rPr>
      </w:pPr>
    </w:p>
    <w:p w:rsidR="00574B8E" w:rsidRPr="00EE0B97" w:rsidRDefault="00E022B9"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Igor </w:t>
      </w:r>
      <w:proofErr w:type="spellStart"/>
      <w:r w:rsidRPr="00EE0B97">
        <w:rPr>
          <w:rFonts w:asciiTheme="minorHAnsi" w:hAnsiTheme="minorHAnsi"/>
        </w:rPr>
        <w:t>Ledochowski</w:t>
      </w:r>
      <w:proofErr w:type="spellEnd"/>
      <w:r w:rsidRPr="00EE0B97">
        <w:rPr>
          <w:rFonts w:asciiTheme="minorHAnsi" w:hAnsiTheme="minorHAnsi"/>
        </w:rPr>
        <w:t xml:space="preserve">, </w:t>
      </w:r>
      <w:r w:rsidRPr="00EE0B97">
        <w:rPr>
          <w:rFonts w:asciiTheme="minorHAnsi" w:hAnsiTheme="minorHAnsi"/>
          <w:i/>
        </w:rPr>
        <w:t>The-Power-of-Conversational-Hypnosis</w:t>
      </w:r>
    </w:p>
    <w:p w:rsidR="001A3A30" w:rsidRPr="00EE0B97" w:rsidRDefault="001A3A30"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John Wingert, </w:t>
      </w:r>
      <w:r w:rsidRPr="00EE0B97">
        <w:rPr>
          <w:rFonts w:asciiTheme="minorHAnsi" w:hAnsiTheme="minorHAnsi"/>
          <w:i/>
        </w:rPr>
        <w:t>http://www.exhostage.com/</w:t>
      </w:r>
    </w:p>
    <w:p w:rsidR="00CD206C" w:rsidRPr="00EE0B97" w:rsidRDefault="00CD206C" w:rsidP="007E0FA6">
      <w:pPr>
        <w:ind w:left="540"/>
        <w:rPr>
          <w:rFonts w:asciiTheme="minorHAnsi" w:hAnsiTheme="minorHAnsi"/>
        </w:rPr>
      </w:pPr>
    </w:p>
    <w:p w:rsidR="00CD206C" w:rsidRPr="00EE0B97" w:rsidRDefault="00CD206C"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Tyler Durden, </w:t>
      </w:r>
      <w:r w:rsidRPr="00EE0B97">
        <w:rPr>
          <w:rFonts w:asciiTheme="minorHAnsi" w:hAnsiTheme="minorHAnsi"/>
          <w:i/>
        </w:rPr>
        <w:t>http://www.</w:t>
      </w:r>
      <w:r w:rsidR="00F83473" w:rsidRPr="00EE0B97">
        <w:rPr>
          <w:rFonts w:asciiTheme="minorHAnsi" w:hAnsiTheme="minorHAnsi"/>
          <w:i/>
        </w:rPr>
        <w:t>R</w:t>
      </w:r>
      <w:r w:rsidRPr="00EE0B97">
        <w:rPr>
          <w:rFonts w:asciiTheme="minorHAnsi" w:hAnsiTheme="minorHAnsi"/>
          <w:i/>
        </w:rPr>
        <w:t>eal</w:t>
      </w:r>
      <w:r w:rsidR="00F83473" w:rsidRPr="00EE0B97">
        <w:rPr>
          <w:rFonts w:asciiTheme="minorHAnsi" w:hAnsiTheme="minorHAnsi"/>
          <w:i/>
        </w:rPr>
        <w:t>S</w:t>
      </w:r>
      <w:r w:rsidRPr="00EE0B97">
        <w:rPr>
          <w:rFonts w:asciiTheme="minorHAnsi" w:hAnsiTheme="minorHAnsi"/>
          <w:i/>
        </w:rPr>
        <w:t>ocial</w:t>
      </w:r>
      <w:r w:rsidR="00F83473" w:rsidRPr="00EE0B97">
        <w:rPr>
          <w:rFonts w:asciiTheme="minorHAnsi" w:hAnsiTheme="minorHAnsi"/>
          <w:i/>
        </w:rPr>
        <w:t>D</w:t>
      </w:r>
      <w:r w:rsidRPr="00EE0B97">
        <w:rPr>
          <w:rFonts w:asciiTheme="minorHAnsi" w:hAnsiTheme="minorHAnsi"/>
          <w:i/>
        </w:rPr>
        <w:t>ynamics.com/</w:t>
      </w:r>
    </w:p>
    <w:p w:rsidR="00F83473" w:rsidRPr="00EE0B97" w:rsidRDefault="001E61F2" w:rsidP="007E0FA6">
      <w:pPr>
        <w:pStyle w:val="ListParagraph"/>
        <w:numPr>
          <w:ilvl w:val="0"/>
          <w:numId w:val="31"/>
        </w:numPr>
        <w:ind w:left="540"/>
        <w:jc w:val="left"/>
        <w:rPr>
          <w:rFonts w:asciiTheme="minorHAnsi" w:hAnsiTheme="minorHAnsi"/>
        </w:rPr>
      </w:pPr>
      <w:r w:rsidRPr="00EE0B97">
        <w:rPr>
          <w:rFonts w:asciiTheme="minorHAnsi" w:hAnsiTheme="minorHAnsi"/>
        </w:rPr>
        <w:t xml:space="preserve">Robert Greene, </w:t>
      </w:r>
      <w:r w:rsidRPr="00EE0B97">
        <w:rPr>
          <w:rFonts w:asciiTheme="minorHAnsi" w:hAnsiTheme="minorHAnsi"/>
          <w:i/>
        </w:rPr>
        <w:t>The Art of Seduction</w:t>
      </w:r>
    </w:p>
    <w:p w:rsidR="005F75E1" w:rsidRPr="00EE0B97" w:rsidRDefault="005F75E1" w:rsidP="005F75E1">
      <w:pPr>
        <w:pStyle w:val="H4"/>
        <w:rPr>
          <w:rFonts w:asciiTheme="minorHAnsi" w:hAnsiTheme="minorHAnsi"/>
        </w:rPr>
      </w:pPr>
      <w:r w:rsidRPr="00EE0B97">
        <w:rPr>
          <w:rFonts w:asciiTheme="minorHAnsi" w:hAnsiTheme="minorHAnsi"/>
        </w:rPr>
        <w:t>Education</w:t>
      </w:r>
      <w:r w:rsidR="00CA608B" w:rsidRPr="00EE0B97">
        <w:rPr>
          <w:rFonts w:asciiTheme="minorHAnsi" w:hAnsiTheme="minorHAnsi"/>
        </w:rPr>
        <w:t>/Self-Improvement</w:t>
      </w:r>
      <w:r w:rsidRPr="00EE0B97">
        <w:rPr>
          <w:rFonts w:asciiTheme="minorHAnsi" w:hAnsiTheme="minorHAnsi"/>
        </w:rPr>
        <w:t>:</w:t>
      </w:r>
    </w:p>
    <w:p w:rsidR="00CA608B" w:rsidRPr="00EE0B97" w:rsidRDefault="00CA608B" w:rsidP="007E0FA6">
      <w:pPr>
        <w:pStyle w:val="ListParagraph"/>
        <w:numPr>
          <w:ilvl w:val="0"/>
          <w:numId w:val="18"/>
        </w:numPr>
        <w:ind w:left="540"/>
        <w:jc w:val="left"/>
        <w:rPr>
          <w:rFonts w:asciiTheme="minorHAnsi" w:hAnsiTheme="minorHAnsi"/>
        </w:rPr>
      </w:pPr>
      <w:r w:rsidRPr="00EE0B97">
        <w:rPr>
          <w:rFonts w:asciiTheme="minorHAnsi" w:hAnsiTheme="minorHAnsi"/>
        </w:rPr>
        <w:t xml:space="preserve">Richard Nelson </w:t>
      </w:r>
      <w:proofErr w:type="spellStart"/>
      <w:r w:rsidRPr="00EE0B97">
        <w:rPr>
          <w:rFonts w:asciiTheme="minorHAnsi" w:hAnsiTheme="minorHAnsi"/>
        </w:rPr>
        <w:t>Bolles</w:t>
      </w:r>
      <w:proofErr w:type="spellEnd"/>
      <w:r w:rsidRPr="00EE0B97">
        <w:rPr>
          <w:rFonts w:asciiTheme="minorHAnsi" w:hAnsiTheme="minorHAnsi"/>
        </w:rPr>
        <w:t xml:space="preserve">, </w:t>
      </w:r>
      <w:r w:rsidRPr="00EE0B97">
        <w:rPr>
          <w:rFonts w:asciiTheme="minorHAnsi" w:hAnsiTheme="minorHAnsi"/>
          <w:i/>
        </w:rPr>
        <w:t xml:space="preserve">What </w:t>
      </w:r>
      <w:r w:rsidR="00691E6F" w:rsidRPr="00EE0B97">
        <w:rPr>
          <w:rFonts w:asciiTheme="minorHAnsi" w:hAnsiTheme="minorHAnsi"/>
          <w:i/>
        </w:rPr>
        <w:t>Color</w:t>
      </w:r>
      <w:r w:rsidRPr="00EE0B97">
        <w:rPr>
          <w:rFonts w:asciiTheme="minorHAnsi" w:hAnsiTheme="minorHAnsi"/>
          <w:i/>
        </w:rPr>
        <w:t xml:space="preserve"> Is Your Parachute</w:t>
      </w:r>
    </w:p>
    <w:p w:rsidR="005F75E1" w:rsidRPr="00EE0B97" w:rsidRDefault="005F75E1" w:rsidP="007E0FA6">
      <w:pPr>
        <w:pStyle w:val="ListParagraph"/>
        <w:numPr>
          <w:ilvl w:val="0"/>
          <w:numId w:val="18"/>
        </w:numPr>
        <w:ind w:left="540"/>
        <w:jc w:val="left"/>
        <w:rPr>
          <w:rFonts w:asciiTheme="minorHAnsi" w:hAnsiTheme="minorHAnsi"/>
        </w:rPr>
      </w:pPr>
      <w:r w:rsidRPr="00EE0B97">
        <w:rPr>
          <w:rFonts w:asciiTheme="minorHAnsi" w:hAnsiTheme="minorHAnsi"/>
        </w:rPr>
        <w:t xml:space="preserve">Kelley, Robert E., </w:t>
      </w:r>
      <w:r w:rsidRPr="00EE0B97">
        <w:rPr>
          <w:rFonts w:asciiTheme="minorHAnsi" w:hAnsiTheme="minorHAnsi"/>
          <w:i/>
        </w:rPr>
        <w:t>How To Be A STAR At Work</w:t>
      </w:r>
    </w:p>
    <w:p w:rsidR="00915F24" w:rsidRPr="00EE0B97" w:rsidRDefault="005F75E1" w:rsidP="005F75E1">
      <w:pPr>
        <w:pStyle w:val="H4"/>
        <w:rPr>
          <w:rFonts w:asciiTheme="minorHAnsi" w:hAnsiTheme="minorHAnsi"/>
        </w:rPr>
      </w:pPr>
      <w:r w:rsidRPr="00EE0B97">
        <w:rPr>
          <w:rFonts w:asciiTheme="minorHAnsi" w:hAnsiTheme="minorHAnsi"/>
        </w:rPr>
        <w:t>Business/Environment</w:t>
      </w:r>
    </w:p>
    <w:p w:rsidR="00732413" w:rsidRPr="00EE0B97" w:rsidRDefault="00732413" w:rsidP="007E0FA6">
      <w:pPr>
        <w:pStyle w:val="ListParagraph"/>
        <w:numPr>
          <w:ilvl w:val="0"/>
          <w:numId w:val="20"/>
        </w:numPr>
        <w:ind w:left="540"/>
        <w:jc w:val="left"/>
        <w:rPr>
          <w:rFonts w:asciiTheme="minorHAnsi" w:hAnsiTheme="minorHAnsi"/>
        </w:rPr>
      </w:pPr>
      <w:r w:rsidRPr="00EE0B97">
        <w:rPr>
          <w:rFonts w:asciiTheme="minorHAnsi" w:hAnsiTheme="minorHAnsi"/>
        </w:rPr>
        <w:t xml:space="preserve">William McDonough, Michael </w:t>
      </w:r>
      <w:proofErr w:type="spellStart"/>
      <w:r w:rsidRPr="00EE0B97">
        <w:rPr>
          <w:rFonts w:asciiTheme="minorHAnsi" w:hAnsiTheme="minorHAnsi"/>
        </w:rPr>
        <w:t>Braungart</w:t>
      </w:r>
      <w:proofErr w:type="spellEnd"/>
      <w:r w:rsidRPr="00EE0B97">
        <w:rPr>
          <w:rFonts w:asciiTheme="minorHAnsi" w:hAnsiTheme="minorHAnsi"/>
        </w:rPr>
        <w:t xml:space="preserve">, </w:t>
      </w:r>
      <w:r w:rsidRPr="00EE0B97">
        <w:rPr>
          <w:rFonts w:asciiTheme="minorHAnsi" w:hAnsiTheme="minorHAnsi"/>
          <w:i/>
        </w:rPr>
        <w:t>Cradle to Cradle: Remaking the Way We Make Things</w:t>
      </w:r>
    </w:p>
    <w:p w:rsidR="00B7175B" w:rsidRPr="00EE0B97" w:rsidRDefault="00B7175B" w:rsidP="007E0FA6">
      <w:pPr>
        <w:pStyle w:val="ListParagraph"/>
        <w:numPr>
          <w:ilvl w:val="0"/>
          <w:numId w:val="20"/>
        </w:numPr>
        <w:ind w:left="540"/>
        <w:jc w:val="left"/>
        <w:rPr>
          <w:rFonts w:asciiTheme="minorHAnsi" w:hAnsiTheme="minorHAnsi"/>
        </w:rPr>
      </w:pPr>
      <w:r w:rsidRPr="00EE0B97">
        <w:rPr>
          <w:rFonts w:asciiTheme="minorHAnsi" w:hAnsiTheme="minorHAnsi"/>
        </w:rPr>
        <w:t xml:space="preserve">Paul </w:t>
      </w:r>
      <w:proofErr w:type="spellStart"/>
      <w:r w:rsidRPr="00EE0B97">
        <w:rPr>
          <w:rFonts w:asciiTheme="minorHAnsi" w:hAnsiTheme="minorHAnsi"/>
        </w:rPr>
        <w:t>Hawken</w:t>
      </w:r>
      <w:proofErr w:type="spellEnd"/>
      <w:r w:rsidRPr="00EE0B97">
        <w:rPr>
          <w:rFonts w:asciiTheme="minorHAnsi" w:hAnsiTheme="minorHAnsi"/>
        </w:rPr>
        <w:t xml:space="preserve">, Amory </w:t>
      </w:r>
      <w:proofErr w:type="spellStart"/>
      <w:r w:rsidRPr="00EE0B97">
        <w:rPr>
          <w:rFonts w:asciiTheme="minorHAnsi" w:hAnsiTheme="minorHAnsi"/>
        </w:rPr>
        <w:t>Lovins</w:t>
      </w:r>
      <w:proofErr w:type="spellEnd"/>
      <w:r w:rsidRPr="00EE0B97">
        <w:rPr>
          <w:rFonts w:asciiTheme="minorHAnsi" w:hAnsiTheme="minorHAnsi"/>
        </w:rPr>
        <w:t xml:space="preserve">, and L. Hunter </w:t>
      </w:r>
      <w:proofErr w:type="spellStart"/>
      <w:r w:rsidRPr="00EE0B97">
        <w:rPr>
          <w:rFonts w:asciiTheme="minorHAnsi" w:hAnsiTheme="minorHAnsi"/>
        </w:rPr>
        <w:t>Lovins</w:t>
      </w:r>
      <w:proofErr w:type="spellEnd"/>
      <w:r w:rsidRPr="00EE0B97">
        <w:rPr>
          <w:rFonts w:asciiTheme="minorHAnsi" w:hAnsiTheme="minorHAnsi"/>
        </w:rPr>
        <w:t xml:space="preserve">, </w:t>
      </w:r>
      <w:r w:rsidRPr="00EE0B97">
        <w:rPr>
          <w:rFonts w:asciiTheme="minorHAnsi" w:hAnsiTheme="minorHAnsi"/>
          <w:i/>
        </w:rPr>
        <w:t>Natural Capitalism: Creating the Next Industrial Revolution</w:t>
      </w:r>
    </w:p>
    <w:p w:rsidR="00B7175B" w:rsidRPr="00EE0B97" w:rsidRDefault="0047003C" w:rsidP="007E0FA6">
      <w:pPr>
        <w:pStyle w:val="ListParagraph"/>
        <w:numPr>
          <w:ilvl w:val="0"/>
          <w:numId w:val="20"/>
        </w:numPr>
        <w:ind w:left="540"/>
        <w:jc w:val="left"/>
        <w:rPr>
          <w:rFonts w:asciiTheme="minorHAnsi" w:hAnsiTheme="minorHAnsi"/>
        </w:rPr>
      </w:pPr>
      <w:r w:rsidRPr="00EE0B97">
        <w:rPr>
          <w:rFonts w:asciiTheme="minorHAnsi" w:hAnsiTheme="minorHAnsi"/>
        </w:rPr>
        <w:t xml:space="preserve">Wallace D. Wattles, </w:t>
      </w:r>
      <w:r w:rsidRPr="00EE0B97">
        <w:rPr>
          <w:rFonts w:asciiTheme="minorHAnsi" w:hAnsiTheme="minorHAnsi"/>
          <w:i/>
        </w:rPr>
        <w:t>The Science of Getting Rich</w:t>
      </w:r>
      <w:r w:rsidR="00A1121E" w:rsidRPr="00EE0B97">
        <w:rPr>
          <w:rFonts w:asciiTheme="minorHAnsi" w:hAnsiTheme="minorHAnsi"/>
          <w:i/>
        </w:rPr>
        <w:br/>
      </w:r>
      <w:r w:rsidR="00A1121E" w:rsidRPr="00EE0B97">
        <w:rPr>
          <w:rFonts w:asciiTheme="minorHAnsi" w:hAnsiTheme="minorHAnsi"/>
        </w:rPr>
        <w:t>Available at: www.scienceofgettingrich.net</w:t>
      </w:r>
    </w:p>
    <w:p w:rsidR="00915F24" w:rsidRPr="00EE0B97" w:rsidRDefault="005F75E1" w:rsidP="005F75E1">
      <w:pPr>
        <w:pStyle w:val="H4"/>
        <w:rPr>
          <w:rFonts w:asciiTheme="minorHAnsi" w:hAnsiTheme="minorHAnsi"/>
        </w:rPr>
      </w:pPr>
      <w:r w:rsidRPr="00EE0B97">
        <w:rPr>
          <w:rFonts w:asciiTheme="minorHAnsi" w:hAnsiTheme="minorHAnsi"/>
        </w:rPr>
        <w:t>Health</w:t>
      </w:r>
    </w:p>
    <w:p w:rsidR="00732413" w:rsidRPr="00EE0B97" w:rsidRDefault="00732413" w:rsidP="007E0FA6">
      <w:pPr>
        <w:pStyle w:val="ListParagraph"/>
        <w:numPr>
          <w:ilvl w:val="0"/>
          <w:numId w:val="27"/>
        </w:numPr>
        <w:ind w:left="540"/>
        <w:jc w:val="left"/>
        <w:rPr>
          <w:rFonts w:asciiTheme="minorHAnsi" w:hAnsiTheme="minorHAnsi"/>
        </w:rPr>
      </w:pPr>
      <w:r w:rsidRPr="00EE0B97">
        <w:rPr>
          <w:rFonts w:asciiTheme="minorHAnsi" w:hAnsiTheme="minorHAnsi"/>
        </w:rPr>
        <w:t xml:space="preserve">Bob Cooley, </w:t>
      </w:r>
      <w:r w:rsidRPr="00EE0B97">
        <w:rPr>
          <w:rFonts w:asciiTheme="minorHAnsi" w:hAnsiTheme="minorHAnsi"/>
          <w:i/>
        </w:rPr>
        <w:t>The Genius of Flexibility</w:t>
      </w:r>
    </w:p>
    <w:p w:rsidR="008338DA" w:rsidRPr="00EE0B97" w:rsidRDefault="008338DA" w:rsidP="008338DA">
      <w:pPr>
        <w:pStyle w:val="H4"/>
        <w:rPr>
          <w:rFonts w:asciiTheme="minorHAnsi" w:hAnsiTheme="minorHAnsi"/>
        </w:rPr>
      </w:pPr>
      <w:r w:rsidRPr="00EE0B97">
        <w:rPr>
          <w:rFonts w:asciiTheme="minorHAnsi" w:hAnsiTheme="minorHAnsi"/>
        </w:rPr>
        <w:t>Politics</w:t>
      </w:r>
    </w:p>
    <w:p w:rsidR="008338DA" w:rsidRPr="00EE0B97" w:rsidRDefault="008338DA" w:rsidP="007E0FA6">
      <w:pPr>
        <w:pStyle w:val="ListParagraph"/>
        <w:numPr>
          <w:ilvl w:val="0"/>
          <w:numId w:val="24"/>
        </w:numPr>
        <w:ind w:left="540"/>
        <w:jc w:val="left"/>
        <w:rPr>
          <w:rFonts w:asciiTheme="minorHAnsi" w:hAnsiTheme="minorHAnsi"/>
        </w:rPr>
      </w:pPr>
      <w:r w:rsidRPr="00EE0B97">
        <w:rPr>
          <w:rFonts w:asciiTheme="minorHAnsi" w:hAnsiTheme="minorHAnsi"/>
        </w:rPr>
        <w:t xml:space="preserve">Colin Jones, </w:t>
      </w:r>
      <w:r w:rsidRPr="00EE0B97">
        <w:rPr>
          <w:rFonts w:asciiTheme="minorHAnsi" w:hAnsiTheme="minorHAnsi"/>
          <w:i/>
        </w:rPr>
        <w:t>http://www.youtube.com/user/UtopiaNowCanada</w:t>
      </w:r>
    </w:p>
    <w:p w:rsidR="008338DA" w:rsidRPr="00EE0B97" w:rsidRDefault="007E0FA6" w:rsidP="007E0FA6">
      <w:pPr>
        <w:pStyle w:val="H4"/>
        <w:rPr>
          <w:rFonts w:asciiTheme="minorHAnsi" w:hAnsiTheme="minorHAnsi"/>
        </w:rPr>
      </w:pPr>
      <w:r w:rsidRPr="00EE0B97">
        <w:rPr>
          <w:rFonts w:asciiTheme="minorHAnsi" w:hAnsiTheme="minorHAnsi"/>
        </w:rPr>
        <w:t>Spirituality</w:t>
      </w:r>
    </w:p>
    <w:p w:rsidR="0057395B" w:rsidRPr="00EE0B97" w:rsidRDefault="0057395B" w:rsidP="00773762">
      <w:pPr>
        <w:pStyle w:val="ListParagraph"/>
        <w:numPr>
          <w:ilvl w:val="0"/>
          <w:numId w:val="33"/>
        </w:numPr>
        <w:ind w:left="540"/>
        <w:rPr>
          <w:rFonts w:asciiTheme="minorHAnsi" w:hAnsiTheme="minorHAnsi"/>
        </w:rPr>
      </w:pPr>
      <w:r w:rsidRPr="00EE0B97">
        <w:rPr>
          <w:rFonts w:asciiTheme="minorHAnsi" w:hAnsiTheme="minorHAnsi"/>
        </w:rPr>
        <w:t>Anime</w:t>
      </w:r>
    </w:p>
    <w:p w:rsidR="00773762" w:rsidRPr="00EE0B97" w:rsidRDefault="0057395B" w:rsidP="00773762">
      <w:pPr>
        <w:pStyle w:val="ListParagraph"/>
        <w:numPr>
          <w:ilvl w:val="1"/>
          <w:numId w:val="33"/>
        </w:numPr>
        <w:ind w:left="900"/>
        <w:rPr>
          <w:rFonts w:asciiTheme="minorHAnsi" w:hAnsiTheme="minorHAnsi"/>
          <w:i/>
        </w:rPr>
      </w:pPr>
      <w:proofErr w:type="spellStart"/>
      <w:r w:rsidRPr="00EE0B97">
        <w:rPr>
          <w:rFonts w:asciiTheme="minorHAnsi" w:hAnsiTheme="minorHAnsi"/>
          <w:i/>
        </w:rPr>
        <w:t>Noein</w:t>
      </w:r>
      <w:proofErr w:type="spellEnd"/>
      <w:r w:rsidRPr="00EE0B97">
        <w:rPr>
          <w:rFonts w:asciiTheme="minorHAnsi" w:hAnsiTheme="minorHAnsi"/>
          <w:i/>
        </w:rPr>
        <w:t>, to your other self</w:t>
      </w:r>
    </w:p>
    <w:p w:rsidR="0057395B" w:rsidRPr="00EE0B97" w:rsidRDefault="0057395B" w:rsidP="00773762">
      <w:pPr>
        <w:pStyle w:val="ListParagraph"/>
        <w:numPr>
          <w:ilvl w:val="0"/>
          <w:numId w:val="33"/>
        </w:numPr>
        <w:ind w:left="540"/>
        <w:rPr>
          <w:rFonts w:asciiTheme="minorHAnsi" w:hAnsiTheme="minorHAnsi"/>
        </w:rPr>
      </w:pPr>
      <w:r w:rsidRPr="00EE0B97">
        <w:rPr>
          <w:rFonts w:asciiTheme="minorHAnsi" w:hAnsiTheme="minorHAnsi"/>
        </w:rPr>
        <w:t>Movies</w:t>
      </w:r>
    </w:p>
    <w:p w:rsidR="00475886" w:rsidRPr="00EE0B97" w:rsidRDefault="00475886" w:rsidP="00475886">
      <w:pPr>
        <w:pStyle w:val="ListParagraph"/>
        <w:numPr>
          <w:ilvl w:val="1"/>
          <w:numId w:val="33"/>
        </w:numPr>
        <w:ind w:left="900"/>
        <w:rPr>
          <w:rFonts w:asciiTheme="minorHAnsi" w:hAnsiTheme="minorHAnsi"/>
          <w:i/>
        </w:rPr>
      </w:pPr>
      <w:r w:rsidRPr="00EE0B97">
        <w:rPr>
          <w:rFonts w:asciiTheme="minorHAnsi" w:hAnsiTheme="minorHAnsi"/>
          <w:i/>
        </w:rPr>
        <w:t>Flight of the Unicorn</w:t>
      </w:r>
    </w:p>
    <w:p w:rsidR="00773762" w:rsidRPr="00EE0B97" w:rsidRDefault="00773762" w:rsidP="00773762">
      <w:pPr>
        <w:pStyle w:val="ListParagraph"/>
        <w:numPr>
          <w:ilvl w:val="1"/>
          <w:numId w:val="33"/>
        </w:numPr>
        <w:ind w:left="900"/>
        <w:rPr>
          <w:rFonts w:asciiTheme="minorHAnsi" w:hAnsiTheme="minorHAnsi"/>
        </w:rPr>
      </w:pPr>
      <w:r w:rsidRPr="00EE0B97">
        <w:rPr>
          <w:rFonts w:asciiTheme="minorHAnsi" w:hAnsiTheme="minorHAnsi"/>
          <w:i/>
        </w:rPr>
        <w:t>Labyrinth</w:t>
      </w:r>
      <w:r w:rsidRPr="00EE0B97">
        <w:rPr>
          <w:rFonts w:asciiTheme="minorHAnsi" w:hAnsiTheme="minorHAnsi"/>
        </w:rPr>
        <w:t>, David Bowie,</w:t>
      </w:r>
      <w:r w:rsidR="00475886" w:rsidRPr="00EE0B97">
        <w:rPr>
          <w:rFonts w:asciiTheme="minorHAnsi" w:hAnsiTheme="minorHAnsi"/>
        </w:rPr>
        <w:t xml:space="preserve"> Jennifer Connelly, Toby Froud,</w:t>
      </w:r>
      <w:r w:rsidRPr="00EE0B97">
        <w:rPr>
          <w:rFonts w:asciiTheme="minorHAnsi" w:hAnsiTheme="minorHAnsi"/>
        </w:rPr>
        <w:t xml:space="preserve"> Shelley Thompson</w:t>
      </w:r>
    </w:p>
    <w:p w:rsidR="00CD10EA" w:rsidRPr="00EE0B97" w:rsidRDefault="00CD10EA" w:rsidP="00475886">
      <w:pPr>
        <w:pStyle w:val="ListParagraph"/>
        <w:numPr>
          <w:ilvl w:val="1"/>
          <w:numId w:val="33"/>
        </w:numPr>
        <w:ind w:left="900"/>
        <w:rPr>
          <w:rFonts w:asciiTheme="minorHAnsi" w:hAnsiTheme="minorHAnsi"/>
        </w:rPr>
      </w:pPr>
      <w:r w:rsidRPr="00EE0B97">
        <w:rPr>
          <w:rFonts w:asciiTheme="minorHAnsi" w:hAnsiTheme="minorHAnsi"/>
          <w:i/>
        </w:rPr>
        <w:t>The Polar Express</w:t>
      </w:r>
      <w:r w:rsidRPr="00EE0B97">
        <w:rPr>
          <w:rFonts w:asciiTheme="minorHAnsi" w:hAnsiTheme="minorHAnsi"/>
        </w:rPr>
        <w:t xml:space="preserve">, Director: </w:t>
      </w:r>
      <w:r w:rsidR="00691E6F" w:rsidRPr="00EE0B97">
        <w:rPr>
          <w:rFonts w:asciiTheme="minorHAnsi" w:hAnsiTheme="minorHAnsi"/>
        </w:rPr>
        <w:t>Alan Silvestri</w:t>
      </w:r>
    </w:p>
    <w:p w:rsidR="00475886" w:rsidRPr="00EE0B97" w:rsidRDefault="00475886" w:rsidP="00475886">
      <w:pPr>
        <w:pStyle w:val="ListParagraph"/>
        <w:numPr>
          <w:ilvl w:val="1"/>
          <w:numId w:val="33"/>
        </w:numPr>
        <w:ind w:left="900"/>
        <w:rPr>
          <w:rFonts w:asciiTheme="minorHAnsi" w:hAnsiTheme="minorHAnsi"/>
        </w:rPr>
      </w:pPr>
      <w:r w:rsidRPr="00EE0B97">
        <w:rPr>
          <w:rFonts w:asciiTheme="minorHAnsi" w:hAnsiTheme="minorHAnsi"/>
          <w:i/>
        </w:rPr>
        <w:t>Something Wicked This Way Comes</w:t>
      </w:r>
      <w:r w:rsidRPr="00EE0B97">
        <w:rPr>
          <w:rFonts w:asciiTheme="minorHAnsi" w:hAnsiTheme="minorHAnsi"/>
        </w:rPr>
        <w:t xml:space="preserve">, Jason Robards, Jonathan Pryce, Diane Ladd, Royal </w:t>
      </w:r>
      <w:proofErr w:type="spellStart"/>
      <w:r w:rsidRPr="00EE0B97">
        <w:rPr>
          <w:rFonts w:asciiTheme="minorHAnsi" w:hAnsiTheme="minorHAnsi"/>
        </w:rPr>
        <w:t>Dano</w:t>
      </w:r>
      <w:proofErr w:type="spellEnd"/>
    </w:p>
    <w:p w:rsidR="00475886" w:rsidRPr="00EE0B97" w:rsidRDefault="00475886" w:rsidP="00475886">
      <w:pPr>
        <w:pStyle w:val="ListParagraph"/>
        <w:numPr>
          <w:ilvl w:val="1"/>
          <w:numId w:val="33"/>
        </w:numPr>
        <w:ind w:left="900"/>
        <w:rPr>
          <w:rFonts w:asciiTheme="minorHAnsi" w:hAnsiTheme="minorHAnsi"/>
        </w:rPr>
      </w:pPr>
      <w:r w:rsidRPr="00EE0B97">
        <w:rPr>
          <w:rFonts w:asciiTheme="minorHAnsi" w:hAnsiTheme="minorHAnsi"/>
          <w:i/>
        </w:rPr>
        <w:t>Spirited Away</w:t>
      </w:r>
      <w:r w:rsidRPr="00EE0B97">
        <w:rPr>
          <w:rFonts w:asciiTheme="minorHAnsi" w:hAnsiTheme="minorHAnsi"/>
        </w:rPr>
        <w:t>, Director Hayao Miyazaki</w:t>
      </w:r>
    </w:p>
    <w:p w:rsidR="00475886" w:rsidRPr="00EE0B97" w:rsidRDefault="00475886" w:rsidP="00475886">
      <w:pPr>
        <w:pStyle w:val="ListParagraph"/>
        <w:numPr>
          <w:ilvl w:val="1"/>
          <w:numId w:val="33"/>
        </w:numPr>
        <w:ind w:left="900"/>
        <w:rPr>
          <w:rFonts w:asciiTheme="minorHAnsi" w:hAnsiTheme="minorHAnsi"/>
          <w:i/>
        </w:rPr>
      </w:pPr>
      <w:r w:rsidRPr="00EE0B97">
        <w:rPr>
          <w:rFonts w:asciiTheme="minorHAnsi" w:hAnsiTheme="minorHAnsi"/>
          <w:i/>
        </w:rPr>
        <w:t xml:space="preserve">The </w:t>
      </w:r>
      <w:r w:rsidR="00FF1C21" w:rsidRPr="00EE0B97">
        <w:rPr>
          <w:rFonts w:asciiTheme="minorHAnsi" w:hAnsiTheme="minorHAnsi"/>
          <w:i/>
        </w:rPr>
        <w:t>Never-ending</w:t>
      </w:r>
      <w:r w:rsidRPr="00EE0B97">
        <w:rPr>
          <w:rFonts w:asciiTheme="minorHAnsi" w:hAnsiTheme="minorHAnsi"/>
          <w:i/>
        </w:rPr>
        <w:t xml:space="preserve"> Story,</w:t>
      </w:r>
      <w:r w:rsidRPr="00EE0B97">
        <w:rPr>
          <w:rFonts w:asciiTheme="minorHAnsi" w:hAnsiTheme="minorHAnsi"/>
        </w:rPr>
        <w:t xml:space="preserve"> Noah Hathaway, Barret Oliver, Tami Stronach, Gerald McRaney</w:t>
      </w:r>
    </w:p>
    <w:p w:rsidR="00773762" w:rsidRPr="00EE0B97" w:rsidRDefault="00475886" w:rsidP="00773762">
      <w:pPr>
        <w:pStyle w:val="ListParagraph"/>
        <w:numPr>
          <w:ilvl w:val="1"/>
          <w:numId w:val="33"/>
        </w:numPr>
        <w:ind w:left="900"/>
        <w:rPr>
          <w:rFonts w:asciiTheme="minorHAnsi" w:hAnsiTheme="minorHAnsi"/>
          <w:i/>
        </w:rPr>
      </w:pPr>
      <w:r w:rsidRPr="00EE0B97">
        <w:rPr>
          <w:rFonts w:asciiTheme="minorHAnsi" w:hAnsiTheme="minorHAnsi"/>
          <w:i/>
        </w:rPr>
        <w:t>What Dreams May Come</w:t>
      </w:r>
      <w:r w:rsidRPr="00EE0B97">
        <w:rPr>
          <w:rFonts w:asciiTheme="minorHAnsi" w:hAnsiTheme="minorHAnsi"/>
        </w:rPr>
        <w:t xml:space="preserve">, Robin Williams, Cuba Gooding Jr., </w:t>
      </w:r>
      <w:proofErr w:type="spellStart"/>
      <w:r w:rsidRPr="00EE0B97">
        <w:rPr>
          <w:rFonts w:asciiTheme="minorHAnsi" w:hAnsiTheme="minorHAnsi"/>
        </w:rPr>
        <w:t>Annabella</w:t>
      </w:r>
      <w:proofErr w:type="spellEnd"/>
      <w:r w:rsidRPr="00EE0B97">
        <w:rPr>
          <w:rFonts w:asciiTheme="minorHAnsi" w:hAnsiTheme="minorHAnsi"/>
        </w:rPr>
        <w:t xml:space="preserve"> </w:t>
      </w:r>
      <w:proofErr w:type="spellStart"/>
      <w:r w:rsidRPr="00EE0B97">
        <w:rPr>
          <w:rFonts w:asciiTheme="minorHAnsi" w:hAnsiTheme="minorHAnsi"/>
        </w:rPr>
        <w:t>Sciorra</w:t>
      </w:r>
      <w:proofErr w:type="spellEnd"/>
      <w:r w:rsidRPr="00EE0B97">
        <w:rPr>
          <w:rFonts w:asciiTheme="minorHAnsi" w:hAnsiTheme="minorHAnsi"/>
        </w:rPr>
        <w:t xml:space="preserve">, Max von </w:t>
      </w:r>
      <w:proofErr w:type="spellStart"/>
      <w:r w:rsidRPr="00EE0B97">
        <w:rPr>
          <w:rFonts w:asciiTheme="minorHAnsi" w:hAnsiTheme="minorHAnsi"/>
        </w:rPr>
        <w:t>Sydow</w:t>
      </w:r>
      <w:proofErr w:type="spellEnd"/>
    </w:p>
    <w:p w:rsidR="0057395B" w:rsidRPr="00EE0B97" w:rsidRDefault="0057395B" w:rsidP="00773762">
      <w:pPr>
        <w:pStyle w:val="ListParagraph"/>
        <w:numPr>
          <w:ilvl w:val="0"/>
          <w:numId w:val="33"/>
        </w:numPr>
        <w:ind w:left="540"/>
        <w:rPr>
          <w:rFonts w:asciiTheme="minorHAnsi" w:hAnsiTheme="minorHAnsi"/>
        </w:rPr>
      </w:pPr>
      <w:r w:rsidRPr="00EE0B97">
        <w:rPr>
          <w:rFonts w:asciiTheme="minorHAnsi" w:hAnsiTheme="minorHAnsi"/>
        </w:rPr>
        <w:t>Books</w:t>
      </w:r>
    </w:p>
    <w:p w:rsidR="00440769" w:rsidRPr="00EE0B97" w:rsidRDefault="00440769" w:rsidP="00773762">
      <w:pPr>
        <w:pStyle w:val="ListParagraph"/>
        <w:numPr>
          <w:ilvl w:val="1"/>
          <w:numId w:val="33"/>
        </w:numPr>
        <w:ind w:left="900"/>
        <w:rPr>
          <w:rFonts w:asciiTheme="minorHAnsi" w:hAnsiTheme="minorHAnsi"/>
          <w:i/>
        </w:rPr>
      </w:pPr>
      <w:r w:rsidRPr="00EE0B97">
        <w:rPr>
          <w:rFonts w:asciiTheme="minorHAnsi" w:hAnsiTheme="minorHAnsi"/>
        </w:rPr>
        <w:t xml:space="preserve">C. S. Lewis and Michael Hague, </w:t>
      </w:r>
      <w:r w:rsidRPr="00EE0B97">
        <w:rPr>
          <w:rFonts w:asciiTheme="minorHAnsi" w:hAnsiTheme="minorHAnsi"/>
          <w:i/>
        </w:rPr>
        <w:t>The Pilgrim's Regress: An Allegorical Apology for Christianity Reason and Romanticism</w:t>
      </w:r>
    </w:p>
    <w:p w:rsidR="00440769" w:rsidRPr="00CA0004" w:rsidRDefault="00440769" w:rsidP="00CA0004">
      <w:pPr>
        <w:pStyle w:val="ListParagraph"/>
        <w:numPr>
          <w:ilvl w:val="1"/>
          <w:numId w:val="33"/>
        </w:numPr>
        <w:ind w:left="900"/>
        <w:rPr>
          <w:rFonts w:asciiTheme="minorHAnsi" w:hAnsiTheme="minorHAnsi"/>
          <w:i/>
          <w:iCs/>
        </w:rPr>
      </w:pPr>
      <w:r w:rsidRPr="00CA0004">
        <w:rPr>
          <w:rFonts w:asciiTheme="minorHAnsi" w:hAnsiTheme="minorHAnsi"/>
        </w:rPr>
        <w:t xml:space="preserve">John Bunyan, </w:t>
      </w:r>
      <w:r w:rsidRPr="00CA0004">
        <w:rPr>
          <w:rFonts w:asciiTheme="minorHAnsi" w:hAnsiTheme="minorHAnsi"/>
          <w:i/>
        </w:rPr>
        <w:t>The Pilgrim's Progress</w:t>
      </w:r>
    </w:p>
    <w:p w:rsidR="00E470BA" w:rsidRPr="00EE0B97" w:rsidRDefault="00E470BA" w:rsidP="00773762">
      <w:pPr>
        <w:pStyle w:val="ListParagraph"/>
        <w:numPr>
          <w:ilvl w:val="1"/>
          <w:numId w:val="33"/>
        </w:numPr>
        <w:ind w:left="900"/>
        <w:rPr>
          <w:rFonts w:asciiTheme="minorHAnsi" w:hAnsiTheme="minorHAnsi"/>
          <w:i/>
        </w:rPr>
      </w:pPr>
      <w:r w:rsidRPr="00EE0B97">
        <w:rPr>
          <w:rFonts w:asciiTheme="minorHAnsi" w:hAnsiTheme="minorHAnsi"/>
        </w:rPr>
        <w:t>Robert A. Heinlein,</w:t>
      </w:r>
      <w:r w:rsidRPr="00EE0B97">
        <w:rPr>
          <w:rFonts w:asciiTheme="minorHAnsi" w:hAnsiTheme="minorHAnsi"/>
          <w:i/>
        </w:rPr>
        <w:t xml:space="preserve"> Stranger in a Strange Land</w:t>
      </w:r>
    </w:p>
    <w:p w:rsidR="007E0FA6" w:rsidRPr="00EE0B97" w:rsidRDefault="007E0FA6" w:rsidP="00732413">
      <w:pPr>
        <w:rPr>
          <w:rFonts w:asciiTheme="minorHAnsi" w:hAnsiTheme="minorHAnsi"/>
        </w:rPr>
      </w:pPr>
    </w:p>
    <w:p w:rsidR="008338DA" w:rsidRPr="00EE0B97" w:rsidRDefault="001510E4" w:rsidP="00D146FA">
      <w:pPr>
        <w:jc w:val="center"/>
        <w:rPr>
          <w:rFonts w:asciiTheme="minorHAnsi" w:hAnsiTheme="minorHAnsi"/>
        </w:rPr>
      </w:pPr>
      <w:r w:rsidRPr="00EE0B97">
        <w:rPr>
          <w:rFonts w:asciiTheme="minorHAnsi" w:hAnsiTheme="minorHAnsi"/>
          <w:noProof/>
        </w:rPr>
        <w:drawing>
          <wp:inline distT="0" distB="0" distL="0" distR="0">
            <wp:extent cx="1322861" cy="65314"/>
            <wp:effectExtent l="19050" t="0" r="0" b="0"/>
            <wp:docPr id="24" name="Picture 26" descr="C:\Program Files\Common Files\Microsoft Shared\Clipart\themes1\Lines\BD21322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Program Files\Common Files\Microsoft Shared\Clipart\themes1\Lines\BD21322_.GIF"/>
                    <pic:cNvPicPr>
                      <a:picLocks noChangeAspect="1" noChangeArrowheads="1"/>
                    </pic:cNvPicPr>
                  </pic:nvPicPr>
                  <pic:blipFill>
                    <a:blip r:embed="rId175" cstate="print">
                      <a:grayscl/>
                    </a:blip>
                    <a:srcRect/>
                    <a:stretch>
                      <a:fillRect/>
                    </a:stretch>
                  </pic:blipFill>
                  <pic:spPr bwMode="auto">
                    <a:xfrm>
                      <a:off x="0" y="0"/>
                      <a:ext cx="1321376" cy="65241"/>
                    </a:xfrm>
                    <a:prstGeom prst="rect">
                      <a:avLst/>
                    </a:prstGeom>
                    <a:noFill/>
                    <a:ln w="9525">
                      <a:noFill/>
                      <a:miter lim="800000"/>
                      <a:headEnd/>
                      <a:tailEnd/>
                    </a:ln>
                  </pic:spPr>
                </pic:pic>
              </a:graphicData>
            </a:graphic>
          </wp:inline>
        </w:drawing>
      </w:r>
    </w:p>
    <w:p w:rsidR="00951D55" w:rsidRPr="00EE0B97" w:rsidRDefault="00951D55" w:rsidP="00E458F0">
      <w:pPr>
        <w:jc w:val="center"/>
        <w:rPr>
          <w:rFonts w:asciiTheme="minorHAnsi" w:hAnsiTheme="minorHAnsi"/>
        </w:rPr>
      </w:pPr>
    </w:p>
    <w:p w:rsidR="00732413" w:rsidRPr="00EE0B97" w:rsidRDefault="00732413" w:rsidP="00E458F0">
      <w:pPr>
        <w:jc w:val="center"/>
        <w:rPr>
          <w:rFonts w:asciiTheme="minorHAnsi" w:hAnsiTheme="minorHAnsi"/>
        </w:rPr>
      </w:pPr>
      <w:r w:rsidRPr="00EE0B97">
        <w:rPr>
          <w:rFonts w:asciiTheme="minorHAnsi" w:hAnsiTheme="minorHAnsi"/>
        </w:rPr>
        <w:t>Only by fighting for justice can justice prevail in the world.</w:t>
      </w:r>
    </w:p>
    <w:p w:rsidR="00732413" w:rsidRPr="00EE0B97" w:rsidRDefault="00732413" w:rsidP="00E458F0">
      <w:pPr>
        <w:jc w:val="center"/>
        <w:rPr>
          <w:rFonts w:asciiTheme="minorHAnsi" w:hAnsiTheme="minorHAnsi"/>
        </w:rPr>
      </w:pPr>
      <w:r w:rsidRPr="00EE0B97">
        <w:rPr>
          <w:rFonts w:asciiTheme="minorHAnsi" w:hAnsiTheme="minorHAnsi"/>
        </w:rPr>
        <w:t>You c</w:t>
      </w:r>
      <w:r w:rsidR="00271A9A" w:rsidRPr="00EE0B97">
        <w:rPr>
          <w:rFonts w:asciiTheme="minorHAnsi" w:hAnsiTheme="minorHAnsi"/>
        </w:rPr>
        <w:t>annot force a person to be free,</w:t>
      </w:r>
    </w:p>
    <w:p w:rsidR="00271A9A" w:rsidRPr="00EE0B97" w:rsidRDefault="00271A9A" w:rsidP="00E458F0">
      <w:pPr>
        <w:jc w:val="center"/>
        <w:rPr>
          <w:rFonts w:asciiTheme="minorHAnsi" w:hAnsiTheme="minorHAnsi"/>
        </w:rPr>
      </w:pPr>
      <w:r w:rsidRPr="00EE0B97">
        <w:rPr>
          <w:rFonts w:asciiTheme="minorHAnsi" w:hAnsiTheme="minorHAnsi"/>
        </w:rPr>
        <w:t>But you can teach them to be free.</w:t>
      </w:r>
    </w:p>
    <w:p w:rsidR="00732413" w:rsidRPr="00EE0B97" w:rsidRDefault="00732413" w:rsidP="00E458F0">
      <w:pPr>
        <w:jc w:val="center"/>
        <w:rPr>
          <w:rFonts w:asciiTheme="minorHAnsi" w:hAnsiTheme="minorHAnsi"/>
        </w:rPr>
      </w:pPr>
      <w:r w:rsidRPr="00EE0B97">
        <w:rPr>
          <w:rFonts w:asciiTheme="minorHAnsi" w:hAnsiTheme="minorHAnsi"/>
        </w:rPr>
        <w:t>You can make a difference.</w:t>
      </w:r>
    </w:p>
    <w:p w:rsidR="00E458F0" w:rsidRPr="00EE0B97" w:rsidRDefault="00732413" w:rsidP="00E458F0">
      <w:pPr>
        <w:pStyle w:val="Header"/>
        <w:tabs>
          <w:tab w:val="clear" w:pos="4320"/>
          <w:tab w:val="clear" w:pos="8640"/>
        </w:tabs>
        <w:jc w:val="center"/>
        <w:rPr>
          <w:rFonts w:asciiTheme="minorHAnsi" w:hAnsiTheme="minorHAnsi"/>
        </w:rPr>
      </w:pPr>
      <w:r w:rsidRPr="00EE0B97">
        <w:rPr>
          <w:rFonts w:asciiTheme="minorHAnsi" w:hAnsiTheme="minorHAnsi"/>
        </w:rPr>
        <w:t>The power is in you.</w:t>
      </w:r>
    </w:p>
    <w:p w:rsidR="00732413" w:rsidRPr="00EE0B97" w:rsidRDefault="00732413" w:rsidP="00E458F0">
      <w:pPr>
        <w:pStyle w:val="Header"/>
        <w:tabs>
          <w:tab w:val="clear" w:pos="4320"/>
          <w:tab w:val="clear" w:pos="8640"/>
        </w:tabs>
        <w:jc w:val="center"/>
        <w:rPr>
          <w:rFonts w:asciiTheme="minorHAnsi" w:hAnsiTheme="minorHAnsi"/>
        </w:rPr>
      </w:pPr>
    </w:p>
    <w:p w:rsidR="00732413" w:rsidRPr="00EE0B97" w:rsidRDefault="00732413" w:rsidP="00755E7F">
      <w:pPr>
        <w:pStyle w:val="Subtitle1"/>
      </w:pPr>
      <w:r w:rsidRPr="00EE0B97">
        <w:drawing>
          <wp:inline distT="0" distB="0" distL="0" distR="0">
            <wp:extent cx="3177540" cy="142875"/>
            <wp:effectExtent l="19050" t="0" r="3810" b="0"/>
            <wp:docPr id="4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732413" w:rsidRPr="00EE0B97" w:rsidRDefault="00732413" w:rsidP="00732413">
      <w:pPr>
        <w:rPr>
          <w:rFonts w:asciiTheme="minorHAnsi" w:hAnsiTheme="minorHAnsi"/>
        </w:rPr>
      </w:pPr>
    </w:p>
    <w:p w:rsidR="005633E9" w:rsidRPr="00EE0B97" w:rsidRDefault="005633E9" w:rsidP="00732413">
      <w:pPr>
        <w:rPr>
          <w:rFonts w:asciiTheme="minorHAnsi" w:hAnsiTheme="minorHAnsi"/>
        </w:rPr>
        <w:sectPr w:rsidR="005633E9" w:rsidRPr="00EE0B97" w:rsidSect="00493BD2">
          <w:headerReference w:type="even" r:id="rId176"/>
          <w:headerReference w:type="default" r:id="rId177"/>
          <w:footerReference w:type="even" r:id="rId178"/>
          <w:footerReference w:type="default" r:id="rId179"/>
          <w:headerReference w:type="first" r:id="rId180"/>
          <w:footerReference w:type="first" r:id="rId181"/>
          <w:type w:val="oddPage"/>
          <w:pgSz w:w="8640" w:h="12960" w:code="1"/>
          <w:pgMar w:top="720" w:right="720" w:bottom="720" w:left="720" w:header="288" w:footer="288" w:gutter="360"/>
          <w:cols w:space="709"/>
          <w:noEndnote/>
          <w:titlePg/>
          <w:docGrid w:linePitch="360"/>
        </w:sectPr>
      </w:pPr>
    </w:p>
    <w:p w:rsidR="00732413" w:rsidRPr="00EE0B97" w:rsidRDefault="00732413" w:rsidP="00732413">
      <w:pPr>
        <w:rPr>
          <w:rFonts w:asciiTheme="minorHAnsi" w:hAnsiTheme="minorHAnsi"/>
        </w:rPr>
      </w:pPr>
    </w:p>
    <w:p w:rsidR="0044073D" w:rsidRPr="00EE0B97" w:rsidRDefault="0044073D" w:rsidP="0044073D">
      <w:pPr>
        <w:pStyle w:val="H2"/>
        <w:rPr>
          <w:rFonts w:asciiTheme="minorHAnsi" w:hAnsiTheme="minorHAnsi"/>
        </w:rPr>
      </w:pPr>
      <w:bookmarkStart w:id="515" w:name="_Toc290215077"/>
      <w:bookmarkStart w:id="516" w:name="_Toc383697642"/>
      <w:r w:rsidRPr="00EE0B97">
        <w:rPr>
          <w:rFonts w:asciiTheme="minorHAnsi" w:hAnsiTheme="minorHAnsi"/>
        </w:rPr>
        <w:lastRenderedPageBreak/>
        <w:t>Appendix</w:t>
      </w:r>
      <w:bookmarkEnd w:id="515"/>
      <w:bookmarkEnd w:id="516"/>
    </w:p>
    <w:p w:rsidR="005501DC" w:rsidRPr="00EE0B97" w:rsidRDefault="005501DC" w:rsidP="005501DC">
      <w:pPr>
        <w:pStyle w:val="Quote1"/>
        <w:rPr>
          <w:rFonts w:asciiTheme="minorHAnsi" w:hAnsiTheme="minorHAnsi"/>
        </w:rPr>
      </w:pPr>
      <w:r w:rsidRPr="00EE0B97">
        <w:rPr>
          <w:rFonts w:asciiTheme="minorHAnsi" w:hAnsiTheme="minorHAnsi"/>
        </w:rPr>
        <w:t>One snowflake says to another,</w:t>
      </w:r>
    </w:p>
    <w:p w:rsidR="005501DC" w:rsidRPr="00EE0B97" w:rsidRDefault="005501DC" w:rsidP="005501DC">
      <w:pPr>
        <w:pStyle w:val="Quote1"/>
        <w:rPr>
          <w:rFonts w:asciiTheme="minorHAnsi" w:hAnsiTheme="minorHAnsi"/>
        </w:rPr>
      </w:pPr>
      <w:r w:rsidRPr="00EE0B97">
        <w:rPr>
          <w:rFonts w:asciiTheme="minorHAnsi" w:hAnsiTheme="minorHAnsi"/>
        </w:rPr>
        <w:t>"What do you think will happen after we melt?"</w:t>
      </w:r>
    </w:p>
    <w:p w:rsidR="005501DC" w:rsidRPr="00EE0B97" w:rsidRDefault="005501DC" w:rsidP="005501DC">
      <w:pPr>
        <w:pStyle w:val="Quote1"/>
        <w:rPr>
          <w:rFonts w:asciiTheme="minorHAnsi" w:hAnsiTheme="minorHAnsi"/>
        </w:rPr>
      </w:pPr>
    </w:p>
    <w:p w:rsidR="005501DC" w:rsidRPr="00EE0B97" w:rsidRDefault="005501DC" w:rsidP="005501DC">
      <w:pPr>
        <w:pStyle w:val="Quote1"/>
        <w:rPr>
          <w:rFonts w:asciiTheme="minorHAnsi" w:hAnsiTheme="minorHAnsi"/>
        </w:rPr>
      </w:pPr>
      <w:r w:rsidRPr="00EE0B97">
        <w:rPr>
          <w:rFonts w:asciiTheme="minorHAnsi" w:hAnsiTheme="minorHAnsi"/>
        </w:rPr>
        <w:t>The other snowflake replies, "When we melt, that's the end."</w:t>
      </w:r>
    </w:p>
    <w:p w:rsidR="005501DC" w:rsidRPr="00EE0B97" w:rsidRDefault="005501DC" w:rsidP="005501DC">
      <w:pPr>
        <w:pStyle w:val="Quote1"/>
        <w:rPr>
          <w:rFonts w:asciiTheme="minorHAnsi" w:hAnsiTheme="minorHAnsi"/>
        </w:rPr>
      </w:pPr>
    </w:p>
    <w:p w:rsidR="005501DC" w:rsidRPr="00EE0B97" w:rsidRDefault="005501DC" w:rsidP="005501DC">
      <w:pPr>
        <w:pStyle w:val="Quote1"/>
        <w:rPr>
          <w:rFonts w:asciiTheme="minorHAnsi" w:hAnsiTheme="minorHAnsi"/>
        </w:rPr>
      </w:pPr>
      <w:r w:rsidRPr="00EE0B97">
        <w:rPr>
          <w:rFonts w:asciiTheme="minorHAnsi" w:hAnsiTheme="minorHAnsi"/>
        </w:rPr>
        <w:t>With conviction a third snowflake puts in,</w:t>
      </w:r>
    </w:p>
    <w:p w:rsidR="005501DC" w:rsidRPr="00EE0B97" w:rsidRDefault="005501DC" w:rsidP="005501DC">
      <w:pPr>
        <w:pStyle w:val="Quote1"/>
        <w:rPr>
          <w:rFonts w:asciiTheme="minorHAnsi" w:hAnsiTheme="minorHAnsi"/>
        </w:rPr>
      </w:pPr>
      <w:r w:rsidRPr="00EE0B97">
        <w:rPr>
          <w:rFonts w:asciiTheme="minorHAnsi" w:hAnsiTheme="minorHAnsi"/>
        </w:rPr>
        <w:t>"When I melt, I'll reincarnate as another snowflake".</w:t>
      </w:r>
    </w:p>
    <w:p w:rsidR="005501DC" w:rsidRPr="00EE0B97" w:rsidRDefault="005501DC" w:rsidP="005501DC">
      <w:pPr>
        <w:pStyle w:val="Quote1"/>
        <w:rPr>
          <w:rFonts w:asciiTheme="minorHAnsi" w:hAnsiTheme="minorHAnsi"/>
        </w:rPr>
      </w:pPr>
    </w:p>
    <w:p w:rsidR="005501DC" w:rsidRPr="00EE0B97" w:rsidRDefault="005501DC" w:rsidP="005501DC">
      <w:pPr>
        <w:pStyle w:val="Quote1"/>
        <w:rPr>
          <w:rFonts w:asciiTheme="minorHAnsi" w:hAnsiTheme="minorHAnsi"/>
        </w:rPr>
      </w:pPr>
      <w:r w:rsidRPr="00EE0B97">
        <w:rPr>
          <w:rFonts w:asciiTheme="minorHAnsi" w:hAnsiTheme="minorHAnsi"/>
        </w:rPr>
        <w:t>All three look at their master and one snowflake asks,</w:t>
      </w:r>
    </w:p>
    <w:p w:rsidR="005501DC" w:rsidRPr="00EE0B97" w:rsidRDefault="005501DC" w:rsidP="005501DC">
      <w:pPr>
        <w:pStyle w:val="Quote1"/>
        <w:rPr>
          <w:rFonts w:asciiTheme="minorHAnsi" w:hAnsiTheme="minorHAnsi"/>
        </w:rPr>
      </w:pPr>
      <w:r w:rsidRPr="00EE0B97">
        <w:rPr>
          <w:rFonts w:asciiTheme="minorHAnsi" w:hAnsiTheme="minorHAnsi"/>
        </w:rPr>
        <w:t>"What do you think will happen when we melt?"</w:t>
      </w:r>
    </w:p>
    <w:p w:rsidR="005501DC" w:rsidRPr="00EE0B97" w:rsidRDefault="005501DC" w:rsidP="005501DC">
      <w:pPr>
        <w:pStyle w:val="Quote1"/>
        <w:rPr>
          <w:rFonts w:asciiTheme="minorHAnsi" w:hAnsiTheme="minorHAnsi"/>
        </w:rPr>
      </w:pPr>
    </w:p>
    <w:p w:rsidR="005501DC" w:rsidRPr="00EE0B97" w:rsidRDefault="005501DC" w:rsidP="005501DC">
      <w:pPr>
        <w:pStyle w:val="Quote1"/>
        <w:rPr>
          <w:rFonts w:asciiTheme="minorHAnsi" w:hAnsiTheme="minorHAnsi"/>
        </w:rPr>
      </w:pPr>
      <w:r w:rsidRPr="00EE0B97">
        <w:rPr>
          <w:rFonts w:asciiTheme="minorHAnsi" w:hAnsiTheme="minorHAnsi"/>
        </w:rPr>
        <w:t>The master look</w:t>
      </w:r>
      <w:r w:rsidR="0069704D" w:rsidRPr="00EE0B97">
        <w:rPr>
          <w:rFonts w:asciiTheme="minorHAnsi" w:hAnsiTheme="minorHAnsi"/>
        </w:rPr>
        <w:t>s</w:t>
      </w:r>
      <w:r w:rsidRPr="00EE0B97">
        <w:rPr>
          <w:rFonts w:asciiTheme="minorHAnsi" w:hAnsiTheme="minorHAnsi"/>
        </w:rPr>
        <w:t xml:space="preserve"> at the other snowflakes and replies,</w:t>
      </w:r>
    </w:p>
    <w:p w:rsidR="005501DC" w:rsidRPr="00EE0B97" w:rsidRDefault="005501DC" w:rsidP="005501DC">
      <w:pPr>
        <w:pStyle w:val="Quote1"/>
        <w:rPr>
          <w:rFonts w:asciiTheme="minorHAnsi" w:hAnsiTheme="minorHAnsi"/>
        </w:rPr>
      </w:pPr>
      <w:r w:rsidRPr="00EE0B97">
        <w:rPr>
          <w:rFonts w:asciiTheme="minorHAnsi" w:hAnsiTheme="minorHAnsi"/>
        </w:rPr>
        <w:t>"I'm water posing as a snowflake",</w:t>
      </w:r>
      <w:r w:rsidRPr="00EE0B97">
        <w:rPr>
          <w:rFonts w:asciiTheme="minorHAnsi" w:hAnsiTheme="minorHAnsi"/>
        </w:rPr>
        <w:br/>
        <w:t>and promptly melt</w:t>
      </w:r>
      <w:r w:rsidR="0069704D" w:rsidRPr="00EE0B97">
        <w:rPr>
          <w:rFonts w:asciiTheme="minorHAnsi" w:hAnsiTheme="minorHAnsi"/>
        </w:rPr>
        <w:t>s</w:t>
      </w:r>
      <w:r w:rsidRPr="00EE0B97">
        <w:rPr>
          <w:rFonts w:asciiTheme="minorHAnsi" w:hAnsiTheme="minorHAnsi"/>
        </w:rPr>
        <w:t>.</w:t>
      </w:r>
      <w:r w:rsidRPr="00EE0B97">
        <w:rPr>
          <w:rFonts w:asciiTheme="minorHAnsi" w:hAnsiTheme="minorHAnsi"/>
        </w:rPr>
        <w:br/>
      </w:r>
    </w:p>
    <w:p w:rsidR="00C70757" w:rsidRPr="00EE0B97" w:rsidRDefault="005501DC" w:rsidP="005501DC">
      <w:pPr>
        <w:pStyle w:val="Quote1"/>
        <w:rPr>
          <w:rFonts w:asciiTheme="minorHAnsi" w:hAnsiTheme="minorHAnsi"/>
        </w:rPr>
      </w:pPr>
      <w:r w:rsidRPr="00EE0B97">
        <w:rPr>
          <w:rFonts w:asciiTheme="minorHAnsi" w:hAnsiTheme="minorHAnsi"/>
        </w:rPr>
        <w:t xml:space="preserve">-- Unknown </w:t>
      </w:r>
      <w:r w:rsidR="00E458F0" w:rsidRPr="00EE0B97">
        <w:rPr>
          <w:rFonts w:asciiTheme="minorHAnsi" w:hAnsiTheme="minorHAnsi"/>
        </w:rPr>
        <w:t>Ice</w:t>
      </w:r>
      <w:r w:rsidRPr="00EE0B97">
        <w:rPr>
          <w:rFonts w:asciiTheme="minorHAnsi" w:hAnsiTheme="minorHAnsi"/>
        </w:rPr>
        <w:t xml:space="preserve"> Master --</w:t>
      </w:r>
    </w:p>
    <w:p w:rsidR="00C70757" w:rsidRPr="00EE0B97" w:rsidRDefault="00C70757" w:rsidP="005501DC">
      <w:pPr>
        <w:pStyle w:val="H3"/>
        <w:rPr>
          <w:rFonts w:asciiTheme="minorHAnsi" w:hAnsiTheme="minorHAnsi"/>
        </w:rPr>
      </w:pPr>
      <w:bookmarkStart w:id="517" w:name="_Toc383697643"/>
      <w:r w:rsidRPr="00EE0B97">
        <w:rPr>
          <w:rFonts w:asciiTheme="minorHAnsi" w:hAnsiTheme="minorHAnsi"/>
        </w:rPr>
        <w:t>Binary Voting</w:t>
      </w:r>
      <w:bookmarkEnd w:id="517"/>
    </w:p>
    <w:p w:rsidR="0069704D" w:rsidRPr="00EE0B97" w:rsidRDefault="0069704D" w:rsidP="0069704D">
      <w:pPr>
        <w:pStyle w:val="Quote1"/>
        <w:rPr>
          <w:rFonts w:asciiTheme="minorHAnsi" w:hAnsiTheme="minorHAnsi"/>
        </w:rPr>
      </w:pPr>
      <w:r w:rsidRPr="00EE0B97">
        <w:rPr>
          <w:rFonts w:asciiTheme="minorHAnsi" w:hAnsiTheme="minorHAnsi"/>
        </w:rPr>
        <w:t xml:space="preserve">Voting may not be easy, is often confusing, </w:t>
      </w:r>
      <w:r w:rsidR="00D534E9" w:rsidRPr="00EE0B97">
        <w:rPr>
          <w:rFonts w:asciiTheme="minorHAnsi" w:hAnsiTheme="minorHAnsi"/>
        </w:rPr>
        <w:br/>
      </w:r>
      <w:r w:rsidRPr="00EE0B97">
        <w:rPr>
          <w:rFonts w:asciiTheme="minorHAnsi" w:hAnsiTheme="minorHAnsi"/>
        </w:rPr>
        <w:t>and full of regret,</w:t>
      </w:r>
      <w:r w:rsidR="00D534E9" w:rsidRPr="00EE0B97">
        <w:rPr>
          <w:rFonts w:asciiTheme="minorHAnsi" w:hAnsiTheme="minorHAnsi"/>
        </w:rPr>
        <w:t xml:space="preserve"> </w:t>
      </w:r>
      <w:r w:rsidRPr="00EE0B97">
        <w:rPr>
          <w:rFonts w:asciiTheme="minorHAnsi" w:hAnsiTheme="minorHAnsi"/>
        </w:rPr>
        <w:br/>
        <w:t>but it’s never boring.</w:t>
      </w:r>
      <w:r w:rsidRPr="00EE0B97">
        <w:rPr>
          <w:rFonts w:asciiTheme="minorHAnsi" w:hAnsiTheme="minorHAnsi"/>
        </w:rPr>
        <w:br/>
        <w:t>-- Dr. Slip Cam --</w:t>
      </w:r>
    </w:p>
    <w:p w:rsidR="005501DC" w:rsidRPr="00EE0B97" w:rsidRDefault="005501DC" w:rsidP="00C70757">
      <w:pPr>
        <w:rPr>
          <w:rFonts w:asciiTheme="minorHAnsi" w:hAnsiTheme="minorHAnsi"/>
        </w:rPr>
      </w:pPr>
    </w:p>
    <w:p w:rsidR="00C70757" w:rsidRPr="00EE0B97" w:rsidRDefault="00C70757" w:rsidP="00C70757">
      <w:pPr>
        <w:rPr>
          <w:rFonts w:asciiTheme="minorHAnsi" w:hAnsiTheme="minorHAnsi"/>
        </w:rPr>
      </w:pPr>
      <w:r w:rsidRPr="00EE0B97">
        <w:rPr>
          <w:rFonts w:asciiTheme="minorHAnsi" w:hAnsiTheme="minorHAnsi"/>
        </w:rPr>
        <w:t xml:space="preserve">One voting scheme that </w:t>
      </w:r>
      <w:r w:rsidR="00C9166B" w:rsidRPr="00EE0B97">
        <w:rPr>
          <w:rFonts w:asciiTheme="minorHAnsi" w:hAnsiTheme="minorHAnsi"/>
        </w:rPr>
        <w:t>the Aipotunian people</w:t>
      </w:r>
      <w:r w:rsidRPr="00EE0B97">
        <w:rPr>
          <w:rFonts w:asciiTheme="minorHAnsi" w:hAnsiTheme="minorHAnsi"/>
        </w:rPr>
        <w:t xml:space="preserve"> seriously considered is binary voting. In this process, </w:t>
      </w:r>
      <w:r w:rsidR="00C9166B" w:rsidRPr="00EE0B97">
        <w:rPr>
          <w:rFonts w:asciiTheme="minorHAnsi" w:hAnsiTheme="minorHAnsi"/>
        </w:rPr>
        <w:t xml:space="preserve">we pair up </w:t>
      </w:r>
      <w:r w:rsidRPr="00EE0B97">
        <w:rPr>
          <w:rFonts w:asciiTheme="minorHAnsi" w:hAnsiTheme="minorHAnsi"/>
        </w:rPr>
        <w:t xml:space="preserve">the candidates </w:t>
      </w:r>
      <w:r w:rsidR="00C9166B" w:rsidRPr="00EE0B97">
        <w:rPr>
          <w:rFonts w:asciiTheme="minorHAnsi" w:hAnsiTheme="minorHAnsi"/>
        </w:rPr>
        <w:t>i</w:t>
      </w:r>
      <w:r w:rsidRPr="00EE0B97">
        <w:rPr>
          <w:rFonts w:asciiTheme="minorHAnsi" w:hAnsiTheme="minorHAnsi"/>
        </w:rPr>
        <w:t>n all possible combinations. The voters then choose between the two in each pairing.</w:t>
      </w:r>
    </w:p>
    <w:p w:rsidR="00C70757" w:rsidRPr="00EE0B97" w:rsidRDefault="00C70757" w:rsidP="00C70757">
      <w:pPr>
        <w:rPr>
          <w:rFonts w:asciiTheme="minorHAnsi" w:hAnsiTheme="minorHAnsi"/>
        </w:rPr>
      </w:pPr>
    </w:p>
    <w:p w:rsidR="00C70757" w:rsidRPr="00EE0B97" w:rsidRDefault="00C70757" w:rsidP="00C70757">
      <w:pPr>
        <w:rPr>
          <w:rFonts w:asciiTheme="minorHAnsi" w:hAnsiTheme="minorHAnsi"/>
        </w:rPr>
      </w:pPr>
      <w:r w:rsidRPr="00EE0B97">
        <w:rPr>
          <w:rFonts w:asciiTheme="minorHAnsi" w:hAnsiTheme="minorHAnsi"/>
        </w:rPr>
        <w:t xml:space="preserve">As an example, we have 4 candidates for President: Jane Austen, </w:t>
      </w:r>
      <w:r w:rsidR="00FF1C21" w:rsidRPr="00EE0B97">
        <w:rPr>
          <w:rFonts w:asciiTheme="minorHAnsi" w:hAnsiTheme="minorHAnsi"/>
        </w:rPr>
        <w:t>John Smith</w:t>
      </w:r>
      <w:r w:rsidRPr="00EE0B97">
        <w:rPr>
          <w:rFonts w:asciiTheme="minorHAnsi" w:hAnsiTheme="minorHAnsi"/>
        </w:rPr>
        <w:t>, Judy Garland, and Johnny Cash.</w:t>
      </w:r>
    </w:p>
    <w:p w:rsidR="00C70757" w:rsidRPr="00EE0B97" w:rsidRDefault="00C70757" w:rsidP="00C70757">
      <w:pPr>
        <w:rPr>
          <w:rFonts w:asciiTheme="minorHAnsi" w:hAnsiTheme="minorHAnsi"/>
        </w:rPr>
      </w:pPr>
    </w:p>
    <w:p w:rsidR="00670CCD" w:rsidRPr="00EE0B97" w:rsidRDefault="00670CCD" w:rsidP="00C70757">
      <w:pPr>
        <w:rPr>
          <w:rFonts w:asciiTheme="minorHAnsi" w:hAnsiTheme="minorHAnsi"/>
        </w:rPr>
      </w:pPr>
      <w:r w:rsidRPr="00EE0B97">
        <w:rPr>
          <w:rFonts w:asciiTheme="minorHAnsi" w:hAnsiTheme="minorHAnsi"/>
        </w:rPr>
        <w:t>The voters cast ballots like so:</w:t>
      </w:r>
    </w:p>
    <w:tbl>
      <w:tblPr>
        <w:tblStyle w:val="TableGrid"/>
        <w:tblW w:w="0" w:type="auto"/>
        <w:tblLook w:val="04A0"/>
      </w:tblPr>
      <w:tblGrid>
        <w:gridCol w:w="1739"/>
        <w:gridCol w:w="824"/>
        <w:gridCol w:w="1740"/>
        <w:gridCol w:w="1240"/>
        <w:gridCol w:w="1163"/>
      </w:tblGrid>
      <w:tr w:rsidR="00670CCD" w:rsidRPr="00EE0B97" w:rsidTr="00670CCD">
        <w:tc>
          <w:tcPr>
            <w:tcW w:w="1739" w:type="dxa"/>
          </w:tcPr>
          <w:p w:rsidR="00670CCD" w:rsidRPr="00EE0B97" w:rsidRDefault="00670CCD" w:rsidP="00E605FA">
            <w:pPr>
              <w:rPr>
                <w:rFonts w:asciiTheme="minorHAnsi" w:hAnsiTheme="minorHAnsi"/>
                <w:b/>
              </w:rPr>
            </w:pPr>
            <w:r w:rsidRPr="00EE0B97">
              <w:rPr>
                <w:rFonts w:asciiTheme="minorHAnsi" w:hAnsiTheme="minorHAnsi"/>
                <w:b/>
              </w:rPr>
              <w:t>Candidate 1</w:t>
            </w:r>
          </w:p>
        </w:tc>
        <w:tc>
          <w:tcPr>
            <w:tcW w:w="824" w:type="dxa"/>
          </w:tcPr>
          <w:p w:rsidR="00670CCD" w:rsidRPr="00EE0B97" w:rsidRDefault="00670CCD" w:rsidP="00E605FA">
            <w:pPr>
              <w:rPr>
                <w:rFonts w:asciiTheme="minorHAnsi" w:hAnsiTheme="minorHAnsi"/>
                <w:b/>
              </w:rPr>
            </w:pPr>
            <w:r w:rsidRPr="00EE0B97">
              <w:rPr>
                <w:rFonts w:asciiTheme="minorHAnsi" w:hAnsiTheme="minorHAnsi"/>
                <w:b/>
              </w:rPr>
              <w:t>Vote</w:t>
            </w:r>
          </w:p>
        </w:tc>
        <w:tc>
          <w:tcPr>
            <w:tcW w:w="1740" w:type="dxa"/>
          </w:tcPr>
          <w:p w:rsidR="00670CCD" w:rsidRPr="00EE0B97" w:rsidRDefault="00670CCD" w:rsidP="00E605FA">
            <w:pPr>
              <w:rPr>
                <w:rFonts w:asciiTheme="minorHAnsi" w:hAnsiTheme="minorHAnsi"/>
                <w:b/>
              </w:rPr>
            </w:pPr>
            <w:r w:rsidRPr="00EE0B97">
              <w:rPr>
                <w:rFonts w:asciiTheme="minorHAnsi" w:hAnsiTheme="minorHAnsi"/>
                <w:b/>
              </w:rPr>
              <w:t>Candidate 2</w:t>
            </w:r>
          </w:p>
        </w:tc>
        <w:tc>
          <w:tcPr>
            <w:tcW w:w="1240" w:type="dxa"/>
          </w:tcPr>
          <w:p w:rsidR="00670CCD" w:rsidRPr="00EE0B97" w:rsidRDefault="00670CCD" w:rsidP="00E605FA">
            <w:pPr>
              <w:rPr>
                <w:rFonts w:asciiTheme="minorHAnsi" w:hAnsiTheme="minorHAnsi"/>
                <w:b/>
              </w:rPr>
            </w:pPr>
            <w:r w:rsidRPr="00EE0B97">
              <w:rPr>
                <w:rFonts w:asciiTheme="minorHAnsi" w:hAnsiTheme="minorHAnsi"/>
                <w:b/>
              </w:rPr>
              <w:t>Vote</w:t>
            </w:r>
          </w:p>
        </w:tc>
        <w:tc>
          <w:tcPr>
            <w:tcW w:w="1163" w:type="dxa"/>
          </w:tcPr>
          <w:p w:rsidR="00670CCD" w:rsidRPr="00EE0B97" w:rsidRDefault="00670CCD" w:rsidP="00E605FA">
            <w:pPr>
              <w:rPr>
                <w:rFonts w:asciiTheme="minorHAnsi" w:hAnsiTheme="minorHAnsi"/>
                <w:b/>
              </w:rPr>
            </w:pPr>
            <w:r w:rsidRPr="00EE0B97">
              <w:rPr>
                <w:rFonts w:asciiTheme="minorHAnsi" w:hAnsiTheme="minorHAnsi"/>
                <w:b/>
              </w:rPr>
              <w:t>Winner</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Jane Austen</w:t>
            </w:r>
          </w:p>
        </w:tc>
        <w:tc>
          <w:tcPr>
            <w:tcW w:w="824" w:type="dxa"/>
          </w:tcPr>
          <w:p w:rsidR="00670CCD" w:rsidRPr="00EE0B97" w:rsidRDefault="00670CCD" w:rsidP="00E605FA">
            <w:pPr>
              <w:rPr>
                <w:rFonts w:asciiTheme="minorHAnsi" w:hAnsiTheme="minorHAnsi"/>
              </w:rPr>
            </w:pPr>
            <w:r w:rsidRPr="00EE0B97">
              <w:rPr>
                <w:rFonts w:asciiTheme="minorHAnsi" w:hAnsiTheme="minorHAnsi"/>
              </w:rPr>
              <w:t>5747</w:t>
            </w:r>
          </w:p>
        </w:tc>
        <w:tc>
          <w:tcPr>
            <w:tcW w:w="1740" w:type="dxa"/>
          </w:tcPr>
          <w:p w:rsidR="00670CCD" w:rsidRPr="00EE0B97" w:rsidRDefault="00FF1C21" w:rsidP="00E605FA">
            <w:pPr>
              <w:rPr>
                <w:rFonts w:asciiTheme="minorHAnsi" w:hAnsiTheme="minorHAnsi"/>
              </w:rPr>
            </w:pPr>
            <w:r w:rsidRPr="00EE0B97">
              <w:rPr>
                <w:rFonts w:asciiTheme="minorHAnsi" w:hAnsiTheme="minorHAnsi"/>
              </w:rPr>
              <w:t>John Smith</w:t>
            </w:r>
          </w:p>
        </w:tc>
        <w:tc>
          <w:tcPr>
            <w:tcW w:w="1240" w:type="dxa"/>
          </w:tcPr>
          <w:p w:rsidR="00670CCD" w:rsidRPr="00EE0B97" w:rsidRDefault="00670CCD" w:rsidP="00E605FA">
            <w:pPr>
              <w:rPr>
                <w:rFonts w:asciiTheme="minorHAnsi" w:hAnsiTheme="minorHAnsi"/>
              </w:rPr>
            </w:pPr>
            <w:r w:rsidRPr="00EE0B97">
              <w:rPr>
                <w:rFonts w:asciiTheme="minorHAnsi" w:hAnsiTheme="minorHAnsi"/>
              </w:rPr>
              <w:t>4667</w:t>
            </w:r>
          </w:p>
        </w:tc>
        <w:tc>
          <w:tcPr>
            <w:tcW w:w="1163" w:type="dxa"/>
          </w:tcPr>
          <w:p w:rsidR="00670CCD" w:rsidRPr="00EE0B97" w:rsidRDefault="00670CCD" w:rsidP="00E605FA">
            <w:pPr>
              <w:rPr>
                <w:rFonts w:asciiTheme="minorHAnsi" w:hAnsiTheme="minorHAnsi"/>
              </w:rPr>
            </w:pPr>
            <w:r w:rsidRPr="00EE0B97">
              <w:rPr>
                <w:rFonts w:asciiTheme="minorHAnsi" w:hAnsiTheme="minorHAnsi"/>
              </w:rPr>
              <w:t>1</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Jane Austen</w:t>
            </w:r>
          </w:p>
        </w:tc>
        <w:tc>
          <w:tcPr>
            <w:tcW w:w="824" w:type="dxa"/>
          </w:tcPr>
          <w:p w:rsidR="00670CCD" w:rsidRPr="00EE0B97" w:rsidRDefault="00670CCD" w:rsidP="00E605FA">
            <w:pPr>
              <w:rPr>
                <w:rFonts w:asciiTheme="minorHAnsi" w:hAnsiTheme="minorHAnsi"/>
              </w:rPr>
            </w:pPr>
            <w:r w:rsidRPr="00EE0B97">
              <w:rPr>
                <w:rFonts w:asciiTheme="minorHAnsi" w:hAnsiTheme="minorHAnsi"/>
              </w:rPr>
              <w:t>6643</w:t>
            </w:r>
          </w:p>
        </w:tc>
        <w:tc>
          <w:tcPr>
            <w:tcW w:w="1740" w:type="dxa"/>
          </w:tcPr>
          <w:p w:rsidR="00670CCD" w:rsidRPr="00EE0B97" w:rsidRDefault="00670CCD" w:rsidP="00E605FA">
            <w:pPr>
              <w:rPr>
                <w:rFonts w:asciiTheme="minorHAnsi" w:hAnsiTheme="minorHAnsi"/>
              </w:rPr>
            </w:pPr>
            <w:r w:rsidRPr="00EE0B97">
              <w:rPr>
                <w:rFonts w:asciiTheme="minorHAnsi" w:hAnsiTheme="minorHAnsi"/>
              </w:rPr>
              <w:t>Judy Garland</w:t>
            </w:r>
          </w:p>
        </w:tc>
        <w:tc>
          <w:tcPr>
            <w:tcW w:w="1240" w:type="dxa"/>
          </w:tcPr>
          <w:p w:rsidR="00670CCD" w:rsidRPr="00EE0B97" w:rsidRDefault="00670CCD" w:rsidP="00E605FA">
            <w:pPr>
              <w:rPr>
                <w:rFonts w:asciiTheme="minorHAnsi" w:hAnsiTheme="minorHAnsi"/>
              </w:rPr>
            </w:pPr>
            <w:r w:rsidRPr="00EE0B97">
              <w:rPr>
                <w:rFonts w:asciiTheme="minorHAnsi" w:hAnsiTheme="minorHAnsi"/>
              </w:rPr>
              <w:t>7343</w:t>
            </w:r>
          </w:p>
        </w:tc>
        <w:tc>
          <w:tcPr>
            <w:tcW w:w="1163" w:type="dxa"/>
          </w:tcPr>
          <w:p w:rsidR="00670CCD" w:rsidRPr="00EE0B97" w:rsidRDefault="00670CCD" w:rsidP="00E605FA">
            <w:pPr>
              <w:rPr>
                <w:rFonts w:asciiTheme="minorHAnsi" w:hAnsiTheme="minorHAnsi"/>
              </w:rPr>
            </w:pPr>
            <w:r w:rsidRPr="00EE0B97">
              <w:rPr>
                <w:rFonts w:asciiTheme="minorHAnsi" w:hAnsiTheme="minorHAnsi"/>
              </w:rPr>
              <w:t>2</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Jane Austen</w:t>
            </w:r>
          </w:p>
        </w:tc>
        <w:tc>
          <w:tcPr>
            <w:tcW w:w="824" w:type="dxa"/>
          </w:tcPr>
          <w:p w:rsidR="00670CCD" w:rsidRPr="00EE0B97" w:rsidRDefault="00670CCD" w:rsidP="00E605FA">
            <w:pPr>
              <w:rPr>
                <w:rFonts w:asciiTheme="minorHAnsi" w:hAnsiTheme="minorHAnsi"/>
              </w:rPr>
            </w:pPr>
            <w:r w:rsidRPr="00EE0B97">
              <w:rPr>
                <w:rFonts w:asciiTheme="minorHAnsi" w:hAnsiTheme="minorHAnsi"/>
              </w:rPr>
              <w:t>5466</w:t>
            </w:r>
          </w:p>
        </w:tc>
        <w:tc>
          <w:tcPr>
            <w:tcW w:w="1740" w:type="dxa"/>
          </w:tcPr>
          <w:p w:rsidR="00670CCD" w:rsidRPr="00EE0B97" w:rsidRDefault="00670CCD" w:rsidP="00E605FA">
            <w:pPr>
              <w:rPr>
                <w:rFonts w:asciiTheme="minorHAnsi" w:hAnsiTheme="minorHAnsi"/>
              </w:rPr>
            </w:pPr>
            <w:r w:rsidRPr="00EE0B97">
              <w:rPr>
                <w:rFonts w:asciiTheme="minorHAnsi" w:hAnsiTheme="minorHAnsi"/>
              </w:rPr>
              <w:t>Johnny Cash</w:t>
            </w:r>
          </w:p>
        </w:tc>
        <w:tc>
          <w:tcPr>
            <w:tcW w:w="1240" w:type="dxa"/>
          </w:tcPr>
          <w:p w:rsidR="00670CCD" w:rsidRPr="00EE0B97" w:rsidRDefault="00670CCD" w:rsidP="00E605FA">
            <w:pPr>
              <w:rPr>
                <w:rFonts w:asciiTheme="minorHAnsi" w:hAnsiTheme="minorHAnsi"/>
              </w:rPr>
            </w:pPr>
            <w:r w:rsidRPr="00EE0B97">
              <w:rPr>
                <w:rFonts w:asciiTheme="minorHAnsi" w:hAnsiTheme="minorHAnsi"/>
              </w:rPr>
              <w:t>5433</w:t>
            </w:r>
          </w:p>
        </w:tc>
        <w:tc>
          <w:tcPr>
            <w:tcW w:w="1163" w:type="dxa"/>
          </w:tcPr>
          <w:p w:rsidR="00670CCD" w:rsidRPr="00EE0B97" w:rsidRDefault="00670CCD" w:rsidP="00E605FA">
            <w:pPr>
              <w:rPr>
                <w:rFonts w:asciiTheme="minorHAnsi" w:hAnsiTheme="minorHAnsi"/>
              </w:rPr>
            </w:pPr>
            <w:r w:rsidRPr="00EE0B97">
              <w:rPr>
                <w:rFonts w:asciiTheme="minorHAnsi" w:hAnsiTheme="minorHAnsi"/>
              </w:rPr>
              <w:t>1</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Will Smith</w:t>
            </w:r>
          </w:p>
        </w:tc>
        <w:tc>
          <w:tcPr>
            <w:tcW w:w="824" w:type="dxa"/>
          </w:tcPr>
          <w:p w:rsidR="00670CCD" w:rsidRPr="00EE0B97" w:rsidRDefault="00670CCD" w:rsidP="00E605FA">
            <w:pPr>
              <w:rPr>
                <w:rFonts w:asciiTheme="minorHAnsi" w:hAnsiTheme="minorHAnsi"/>
              </w:rPr>
            </w:pPr>
            <w:r w:rsidRPr="00EE0B97">
              <w:rPr>
                <w:rFonts w:asciiTheme="minorHAnsi" w:hAnsiTheme="minorHAnsi"/>
              </w:rPr>
              <w:t>6432</w:t>
            </w:r>
          </w:p>
        </w:tc>
        <w:tc>
          <w:tcPr>
            <w:tcW w:w="1740" w:type="dxa"/>
          </w:tcPr>
          <w:p w:rsidR="00670CCD" w:rsidRPr="00EE0B97" w:rsidRDefault="00670CCD" w:rsidP="00E605FA">
            <w:pPr>
              <w:rPr>
                <w:rFonts w:asciiTheme="minorHAnsi" w:hAnsiTheme="minorHAnsi"/>
              </w:rPr>
            </w:pPr>
            <w:r w:rsidRPr="00EE0B97">
              <w:rPr>
                <w:rFonts w:asciiTheme="minorHAnsi" w:hAnsiTheme="minorHAnsi"/>
              </w:rPr>
              <w:t>Judy Garland</w:t>
            </w:r>
          </w:p>
        </w:tc>
        <w:tc>
          <w:tcPr>
            <w:tcW w:w="1240" w:type="dxa"/>
          </w:tcPr>
          <w:p w:rsidR="00670CCD" w:rsidRPr="00EE0B97" w:rsidRDefault="00670CCD" w:rsidP="00E605FA">
            <w:pPr>
              <w:rPr>
                <w:rFonts w:asciiTheme="minorHAnsi" w:hAnsiTheme="minorHAnsi"/>
              </w:rPr>
            </w:pPr>
            <w:r w:rsidRPr="00EE0B97">
              <w:rPr>
                <w:rFonts w:asciiTheme="minorHAnsi" w:hAnsiTheme="minorHAnsi"/>
              </w:rPr>
              <w:t>2546</w:t>
            </w:r>
          </w:p>
        </w:tc>
        <w:tc>
          <w:tcPr>
            <w:tcW w:w="1163" w:type="dxa"/>
          </w:tcPr>
          <w:p w:rsidR="00670CCD" w:rsidRPr="00EE0B97" w:rsidRDefault="00670CCD" w:rsidP="00E605FA">
            <w:pPr>
              <w:rPr>
                <w:rFonts w:asciiTheme="minorHAnsi" w:hAnsiTheme="minorHAnsi"/>
              </w:rPr>
            </w:pPr>
            <w:r w:rsidRPr="00EE0B97">
              <w:rPr>
                <w:rFonts w:asciiTheme="minorHAnsi" w:hAnsiTheme="minorHAnsi"/>
              </w:rPr>
              <w:t>1</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Will Smith</w:t>
            </w:r>
          </w:p>
        </w:tc>
        <w:tc>
          <w:tcPr>
            <w:tcW w:w="824" w:type="dxa"/>
          </w:tcPr>
          <w:p w:rsidR="00670CCD" w:rsidRPr="00EE0B97" w:rsidRDefault="00670CCD" w:rsidP="00E605FA">
            <w:pPr>
              <w:rPr>
                <w:rFonts w:asciiTheme="minorHAnsi" w:hAnsiTheme="minorHAnsi"/>
              </w:rPr>
            </w:pPr>
            <w:r w:rsidRPr="00EE0B97">
              <w:rPr>
                <w:rFonts w:asciiTheme="minorHAnsi" w:hAnsiTheme="minorHAnsi"/>
              </w:rPr>
              <w:t>6433</w:t>
            </w:r>
          </w:p>
        </w:tc>
        <w:tc>
          <w:tcPr>
            <w:tcW w:w="1740" w:type="dxa"/>
          </w:tcPr>
          <w:p w:rsidR="00670CCD" w:rsidRPr="00EE0B97" w:rsidRDefault="00670CCD" w:rsidP="00E605FA">
            <w:pPr>
              <w:rPr>
                <w:rFonts w:asciiTheme="minorHAnsi" w:hAnsiTheme="minorHAnsi"/>
              </w:rPr>
            </w:pPr>
            <w:r w:rsidRPr="00EE0B97">
              <w:rPr>
                <w:rFonts w:asciiTheme="minorHAnsi" w:hAnsiTheme="minorHAnsi"/>
              </w:rPr>
              <w:t>Johnny Cash</w:t>
            </w:r>
          </w:p>
        </w:tc>
        <w:tc>
          <w:tcPr>
            <w:tcW w:w="1240" w:type="dxa"/>
          </w:tcPr>
          <w:p w:rsidR="00670CCD" w:rsidRPr="00EE0B97" w:rsidRDefault="00670CCD" w:rsidP="00E605FA">
            <w:pPr>
              <w:rPr>
                <w:rFonts w:asciiTheme="minorHAnsi" w:hAnsiTheme="minorHAnsi"/>
              </w:rPr>
            </w:pPr>
            <w:r w:rsidRPr="00EE0B97">
              <w:rPr>
                <w:rFonts w:asciiTheme="minorHAnsi" w:hAnsiTheme="minorHAnsi"/>
              </w:rPr>
              <w:t>4354</w:t>
            </w:r>
          </w:p>
        </w:tc>
        <w:tc>
          <w:tcPr>
            <w:tcW w:w="1163" w:type="dxa"/>
          </w:tcPr>
          <w:p w:rsidR="00670CCD" w:rsidRPr="00EE0B97" w:rsidRDefault="00670CCD" w:rsidP="00E605FA">
            <w:pPr>
              <w:rPr>
                <w:rFonts w:asciiTheme="minorHAnsi" w:hAnsiTheme="minorHAnsi"/>
              </w:rPr>
            </w:pPr>
            <w:r w:rsidRPr="00EE0B97">
              <w:rPr>
                <w:rFonts w:asciiTheme="minorHAnsi" w:hAnsiTheme="minorHAnsi"/>
              </w:rPr>
              <w:t>2</w:t>
            </w:r>
          </w:p>
        </w:tc>
      </w:tr>
      <w:tr w:rsidR="00670CCD" w:rsidRPr="00EE0B97" w:rsidTr="00670CCD">
        <w:tc>
          <w:tcPr>
            <w:tcW w:w="1739" w:type="dxa"/>
          </w:tcPr>
          <w:p w:rsidR="00670CCD" w:rsidRPr="00EE0B97" w:rsidRDefault="00670CCD" w:rsidP="00E605FA">
            <w:pPr>
              <w:rPr>
                <w:rFonts w:asciiTheme="minorHAnsi" w:hAnsiTheme="minorHAnsi"/>
              </w:rPr>
            </w:pPr>
            <w:r w:rsidRPr="00EE0B97">
              <w:rPr>
                <w:rFonts w:asciiTheme="minorHAnsi" w:hAnsiTheme="minorHAnsi"/>
              </w:rPr>
              <w:t>Judy Garland</w:t>
            </w:r>
          </w:p>
        </w:tc>
        <w:tc>
          <w:tcPr>
            <w:tcW w:w="824" w:type="dxa"/>
          </w:tcPr>
          <w:p w:rsidR="00670CCD" w:rsidRPr="00EE0B97" w:rsidRDefault="00670CCD" w:rsidP="00E605FA">
            <w:pPr>
              <w:rPr>
                <w:rFonts w:asciiTheme="minorHAnsi" w:hAnsiTheme="minorHAnsi"/>
              </w:rPr>
            </w:pPr>
            <w:r w:rsidRPr="00EE0B97">
              <w:rPr>
                <w:rFonts w:asciiTheme="minorHAnsi" w:hAnsiTheme="minorHAnsi"/>
              </w:rPr>
              <w:t>4353</w:t>
            </w:r>
          </w:p>
        </w:tc>
        <w:tc>
          <w:tcPr>
            <w:tcW w:w="1740" w:type="dxa"/>
          </w:tcPr>
          <w:p w:rsidR="00670CCD" w:rsidRPr="00EE0B97" w:rsidRDefault="00670CCD" w:rsidP="00E605FA">
            <w:pPr>
              <w:rPr>
                <w:rFonts w:asciiTheme="minorHAnsi" w:hAnsiTheme="minorHAnsi"/>
              </w:rPr>
            </w:pPr>
            <w:r w:rsidRPr="00EE0B97">
              <w:rPr>
                <w:rFonts w:asciiTheme="minorHAnsi" w:hAnsiTheme="minorHAnsi"/>
              </w:rPr>
              <w:t>Johnny Cash</w:t>
            </w:r>
          </w:p>
        </w:tc>
        <w:tc>
          <w:tcPr>
            <w:tcW w:w="1240" w:type="dxa"/>
          </w:tcPr>
          <w:p w:rsidR="00670CCD" w:rsidRPr="00EE0B97" w:rsidRDefault="00670CCD" w:rsidP="00E605FA">
            <w:pPr>
              <w:rPr>
                <w:rFonts w:asciiTheme="minorHAnsi" w:hAnsiTheme="minorHAnsi"/>
              </w:rPr>
            </w:pPr>
            <w:r w:rsidRPr="00EE0B97">
              <w:rPr>
                <w:rFonts w:asciiTheme="minorHAnsi" w:hAnsiTheme="minorHAnsi"/>
              </w:rPr>
              <w:t>3345</w:t>
            </w:r>
          </w:p>
        </w:tc>
        <w:tc>
          <w:tcPr>
            <w:tcW w:w="1163" w:type="dxa"/>
          </w:tcPr>
          <w:p w:rsidR="00670CCD" w:rsidRPr="00EE0B97" w:rsidRDefault="00670CCD" w:rsidP="00E605FA">
            <w:pPr>
              <w:rPr>
                <w:rFonts w:asciiTheme="minorHAnsi" w:hAnsiTheme="minorHAnsi"/>
              </w:rPr>
            </w:pPr>
            <w:r w:rsidRPr="00EE0B97">
              <w:rPr>
                <w:rFonts w:asciiTheme="minorHAnsi" w:hAnsiTheme="minorHAnsi"/>
              </w:rPr>
              <w:t>1</w:t>
            </w:r>
          </w:p>
        </w:tc>
      </w:tr>
    </w:tbl>
    <w:p w:rsidR="00C70757" w:rsidRPr="00EE0B97" w:rsidRDefault="00C70757" w:rsidP="00C70757">
      <w:pPr>
        <w:rPr>
          <w:rFonts w:asciiTheme="minorHAnsi" w:hAnsiTheme="minorHAnsi"/>
        </w:rPr>
      </w:pPr>
    </w:p>
    <w:p w:rsidR="00EA11C8" w:rsidRPr="00EE0B97" w:rsidRDefault="00EA11C8" w:rsidP="00C70757">
      <w:pPr>
        <w:rPr>
          <w:rFonts w:asciiTheme="minorHAnsi" w:hAnsiTheme="minorHAnsi"/>
        </w:rPr>
      </w:pPr>
      <w:r w:rsidRPr="00EE0B97">
        <w:rPr>
          <w:rFonts w:asciiTheme="minorHAnsi" w:hAnsiTheme="minorHAnsi"/>
        </w:rPr>
        <w:t>Jane Austen beats Will Smith and Johnny Cash:</w:t>
      </w:r>
    </w:p>
    <w:tbl>
      <w:tblPr>
        <w:tblStyle w:val="TableGrid"/>
        <w:tblW w:w="0" w:type="auto"/>
        <w:tblLook w:val="04A0"/>
      </w:tblPr>
      <w:tblGrid>
        <w:gridCol w:w="2352"/>
        <w:gridCol w:w="2352"/>
      </w:tblGrid>
      <w:tr w:rsidR="00EA11C8" w:rsidRPr="00EE0B97" w:rsidTr="00E605FA">
        <w:tc>
          <w:tcPr>
            <w:tcW w:w="2352" w:type="dxa"/>
          </w:tcPr>
          <w:p w:rsidR="00EA11C8" w:rsidRPr="00EE0B97" w:rsidRDefault="00EA11C8" w:rsidP="00E605FA">
            <w:pPr>
              <w:rPr>
                <w:rFonts w:asciiTheme="minorHAnsi" w:hAnsiTheme="minorHAnsi"/>
                <w:b/>
              </w:rPr>
            </w:pPr>
            <w:r w:rsidRPr="00EE0B97">
              <w:rPr>
                <w:rFonts w:asciiTheme="minorHAnsi" w:hAnsiTheme="minorHAnsi"/>
                <w:b/>
              </w:rPr>
              <w:lastRenderedPageBreak/>
              <w:t>Winner</w:t>
            </w:r>
          </w:p>
        </w:tc>
        <w:tc>
          <w:tcPr>
            <w:tcW w:w="2352" w:type="dxa"/>
          </w:tcPr>
          <w:p w:rsidR="00EA11C8" w:rsidRPr="00EE0B97" w:rsidRDefault="00EA11C8" w:rsidP="00E605FA">
            <w:pPr>
              <w:rPr>
                <w:rFonts w:asciiTheme="minorHAnsi" w:hAnsiTheme="minorHAnsi"/>
                <w:b/>
              </w:rPr>
            </w:pPr>
            <w:r w:rsidRPr="00EE0B97">
              <w:rPr>
                <w:rFonts w:asciiTheme="minorHAnsi" w:hAnsiTheme="minorHAnsi"/>
                <w:b/>
              </w:rPr>
              <w:t>Looser</w:t>
            </w:r>
          </w:p>
        </w:tc>
      </w:tr>
      <w:tr w:rsidR="00EA11C8" w:rsidRPr="00EE0B97" w:rsidTr="00E605FA">
        <w:tc>
          <w:tcPr>
            <w:tcW w:w="2352" w:type="dxa"/>
          </w:tcPr>
          <w:p w:rsidR="00EA11C8" w:rsidRPr="00EE0B97" w:rsidRDefault="00EA11C8" w:rsidP="00E605FA">
            <w:pPr>
              <w:rPr>
                <w:rFonts w:asciiTheme="minorHAnsi" w:hAnsiTheme="minorHAnsi"/>
              </w:rPr>
            </w:pPr>
            <w:r w:rsidRPr="00EE0B97">
              <w:rPr>
                <w:rFonts w:asciiTheme="minorHAnsi" w:hAnsiTheme="minorHAnsi"/>
              </w:rPr>
              <w:t>Jane Austen</w:t>
            </w:r>
          </w:p>
        </w:tc>
        <w:tc>
          <w:tcPr>
            <w:tcW w:w="2352" w:type="dxa"/>
          </w:tcPr>
          <w:p w:rsidR="00EA11C8" w:rsidRPr="00EE0B97" w:rsidRDefault="00EA11C8" w:rsidP="00E605FA">
            <w:pPr>
              <w:rPr>
                <w:rFonts w:asciiTheme="minorHAnsi" w:hAnsiTheme="minorHAnsi"/>
              </w:rPr>
            </w:pPr>
            <w:r w:rsidRPr="00EE0B97">
              <w:rPr>
                <w:rFonts w:asciiTheme="minorHAnsi" w:hAnsiTheme="minorHAnsi"/>
              </w:rPr>
              <w:t>Will Smith</w:t>
            </w:r>
          </w:p>
        </w:tc>
      </w:tr>
      <w:tr w:rsidR="00EA11C8" w:rsidRPr="00EE0B97" w:rsidTr="00E605FA">
        <w:tc>
          <w:tcPr>
            <w:tcW w:w="2352" w:type="dxa"/>
          </w:tcPr>
          <w:p w:rsidR="00EA11C8" w:rsidRPr="00EE0B97" w:rsidRDefault="00EA11C8" w:rsidP="00E605FA">
            <w:pPr>
              <w:rPr>
                <w:rFonts w:asciiTheme="minorHAnsi" w:hAnsiTheme="minorHAnsi"/>
              </w:rPr>
            </w:pPr>
            <w:r w:rsidRPr="00EE0B97">
              <w:rPr>
                <w:rFonts w:asciiTheme="minorHAnsi" w:hAnsiTheme="minorHAnsi"/>
              </w:rPr>
              <w:t>Jane Austen</w:t>
            </w:r>
          </w:p>
        </w:tc>
        <w:tc>
          <w:tcPr>
            <w:tcW w:w="2352" w:type="dxa"/>
          </w:tcPr>
          <w:p w:rsidR="00EA11C8" w:rsidRPr="00EE0B97" w:rsidRDefault="00EA11C8" w:rsidP="00E605FA">
            <w:pPr>
              <w:rPr>
                <w:rFonts w:asciiTheme="minorHAnsi" w:hAnsiTheme="minorHAnsi"/>
              </w:rPr>
            </w:pPr>
            <w:r w:rsidRPr="00EE0B97">
              <w:rPr>
                <w:rFonts w:asciiTheme="minorHAnsi" w:hAnsiTheme="minorHAnsi"/>
              </w:rPr>
              <w:t>Johnny Cash</w:t>
            </w:r>
          </w:p>
        </w:tc>
      </w:tr>
    </w:tbl>
    <w:p w:rsidR="00670CCD" w:rsidRPr="00EE0B97" w:rsidRDefault="00670CCD" w:rsidP="00C70757">
      <w:pPr>
        <w:rPr>
          <w:rFonts w:asciiTheme="minorHAnsi" w:hAnsiTheme="minorHAnsi"/>
        </w:rPr>
      </w:pPr>
      <w:r w:rsidRPr="00EE0B97">
        <w:rPr>
          <w:rFonts w:asciiTheme="minorHAnsi" w:hAnsiTheme="minorHAnsi"/>
        </w:rPr>
        <w:t>This indicates that the voters would rather have Jane Austen to either Will Smith or Johnny Cash.</w:t>
      </w:r>
    </w:p>
    <w:p w:rsidR="00670CCD" w:rsidRPr="00EE0B97" w:rsidRDefault="00670CCD" w:rsidP="00C70757">
      <w:pPr>
        <w:rPr>
          <w:rFonts w:asciiTheme="minorHAnsi" w:hAnsiTheme="minorHAnsi"/>
        </w:rPr>
      </w:pPr>
    </w:p>
    <w:p w:rsidR="00EA11C8" w:rsidRPr="00EE0B97" w:rsidRDefault="00EA11C8" w:rsidP="00C70757">
      <w:pPr>
        <w:rPr>
          <w:rFonts w:asciiTheme="minorHAnsi" w:hAnsiTheme="minorHAnsi"/>
        </w:rPr>
      </w:pPr>
      <w:r w:rsidRPr="00EE0B97">
        <w:rPr>
          <w:rFonts w:asciiTheme="minorHAnsi" w:hAnsiTheme="minorHAnsi"/>
        </w:rPr>
        <w:t xml:space="preserve"> However Judy Garland beats Jane Austen, and so goes on top.</w:t>
      </w:r>
    </w:p>
    <w:tbl>
      <w:tblPr>
        <w:tblStyle w:val="TableGrid"/>
        <w:tblW w:w="0" w:type="auto"/>
        <w:tblLook w:val="04A0"/>
      </w:tblPr>
      <w:tblGrid>
        <w:gridCol w:w="2352"/>
        <w:gridCol w:w="2352"/>
      </w:tblGrid>
      <w:tr w:rsidR="00EA11C8" w:rsidRPr="00EE0B97" w:rsidTr="00E605FA">
        <w:tc>
          <w:tcPr>
            <w:tcW w:w="2352" w:type="dxa"/>
          </w:tcPr>
          <w:p w:rsidR="00EA11C8" w:rsidRPr="00EE0B97" w:rsidRDefault="00EA11C8" w:rsidP="00E605FA">
            <w:pPr>
              <w:rPr>
                <w:rFonts w:asciiTheme="minorHAnsi" w:hAnsiTheme="minorHAnsi"/>
                <w:b/>
              </w:rPr>
            </w:pPr>
            <w:r w:rsidRPr="00EE0B97">
              <w:rPr>
                <w:rFonts w:asciiTheme="minorHAnsi" w:hAnsiTheme="minorHAnsi"/>
                <w:b/>
              </w:rPr>
              <w:t>Winner</w:t>
            </w:r>
          </w:p>
        </w:tc>
        <w:tc>
          <w:tcPr>
            <w:tcW w:w="2352" w:type="dxa"/>
          </w:tcPr>
          <w:p w:rsidR="00EA11C8" w:rsidRPr="00EE0B97" w:rsidRDefault="00EA11C8" w:rsidP="00E605FA">
            <w:pPr>
              <w:rPr>
                <w:rFonts w:asciiTheme="minorHAnsi" w:hAnsiTheme="minorHAnsi"/>
                <w:b/>
              </w:rPr>
            </w:pPr>
            <w:r w:rsidRPr="00EE0B97">
              <w:rPr>
                <w:rFonts w:asciiTheme="minorHAnsi" w:hAnsiTheme="minorHAnsi"/>
                <w:b/>
              </w:rPr>
              <w:t>Looser</w:t>
            </w:r>
          </w:p>
        </w:tc>
      </w:tr>
      <w:tr w:rsidR="00EA11C8" w:rsidRPr="00EE0B97" w:rsidTr="00E605FA">
        <w:tc>
          <w:tcPr>
            <w:tcW w:w="2352" w:type="dxa"/>
          </w:tcPr>
          <w:p w:rsidR="00EA11C8" w:rsidRPr="00EE0B97" w:rsidRDefault="00EA11C8" w:rsidP="00E605FA">
            <w:pPr>
              <w:rPr>
                <w:rFonts w:asciiTheme="minorHAnsi" w:hAnsiTheme="minorHAnsi"/>
              </w:rPr>
            </w:pPr>
            <w:r w:rsidRPr="00EE0B97">
              <w:rPr>
                <w:rFonts w:asciiTheme="minorHAnsi" w:hAnsiTheme="minorHAnsi"/>
              </w:rPr>
              <w:t>Judy Garland</w:t>
            </w:r>
          </w:p>
        </w:tc>
        <w:tc>
          <w:tcPr>
            <w:tcW w:w="2352" w:type="dxa"/>
          </w:tcPr>
          <w:p w:rsidR="00EA11C8" w:rsidRPr="00EE0B97" w:rsidRDefault="00EA11C8" w:rsidP="00E605FA">
            <w:pPr>
              <w:rPr>
                <w:rFonts w:asciiTheme="minorHAnsi" w:hAnsiTheme="minorHAnsi"/>
              </w:rPr>
            </w:pPr>
            <w:r w:rsidRPr="00EE0B97">
              <w:rPr>
                <w:rFonts w:asciiTheme="minorHAnsi" w:hAnsiTheme="minorHAnsi"/>
              </w:rPr>
              <w:t>Jane Austen</w:t>
            </w:r>
          </w:p>
        </w:tc>
      </w:tr>
      <w:tr w:rsidR="00EA11C8" w:rsidRPr="00EE0B97" w:rsidTr="00E605FA">
        <w:tc>
          <w:tcPr>
            <w:tcW w:w="2352" w:type="dxa"/>
          </w:tcPr>
          <w:p w:rsidR="00EA11C8" w:rsidRPr="00EE0B97" w:rsidRDefault="00EA11C8" w:rsidP="00E605FA">
            <w:pPr>
              <w:rPr>
                <w:rFonts w:asciiTheme="minorHAnsi" w:hAnsiTheme="minorHAnsi"/>
              </w:rPr>
            </w:pPr>
            <w:r w:rsidRPr="00EE0B97">
              <w:rPr>
                <w:rFonts w:asciiTheme="minorHAnsi" w:hAnsiTheme="minorHAnsi"/>
              </w:rPr>
              <w:t>Jane Austen</w:t>
            </w:r>
          </w:p>
        </w:tc>
        <w:tc>
          <w:tcPr>
            <w:tcW w:w="2352" w:type="dxa"/>
          </w:tcPr>
          <w:p w:rsidR="00EA11C8" w:rsidRPr="00EE0B97" w:rsidRDefault="00EA11C8" w:rsidP="00E605FA">
            <w:pPr>
              <w:rPr>
                <w:rFonts w:asciiTheme="minorHAnsi" w:hAnsiTheme="minorHAnsi"/>
              </w:rPr>
            </w:pPr>
            <w:r w:rsidRPr="00EE0B97">
              <w:rPr>
                <w:rFonts w:asciiTheme="minorHAnsi" w:hAnsiTheme="minorHAnsi"/>
              </w:rPr>
              <w:t>Will Smith</w:t>
            </w:r>
          </w:p>
        </w:tc>
      </w:tr>
      <w:tr w:rsidR="00EA11C8" w:rsidRPr="00EE0B97" w:rsidTr="00E605FA">
        <w:tc>
          <w:tcPr>
            <w:tcW w:w="2352" w:type="dxa"/>
          </w:tcPr>
          <w:p w:rsidR="00EA11C8" w:rsidRPr="00EE0B97" w:rsidRDefault="00EA11C8" w:rsidP="00E605FA">
            <w:pPr>
              <w:rPr>
                <w:rFonts w:asciiTheme="minorHAnsi" w:hAnsiTheme="minorHAnsi"/>
              </w:rPr>
            </w:pPr>
            <w:r w:rsidRPr="00EE0B97">
              <w:rPr>
                <w:rFonts w:asciiTheme="minorHAnsi" w:hAnsiTheme="minorHAnsi"/>
              </w:rPr>
              <w:t>Jane Austen</w:t>
            </w:r>
          </w:p>
        </w:tc>
        <w:tc>
          <w:tcPr>
            <w:tcW w:w="2352" w:type="dxa"/>
          </w:tcPr>
          <w:p w:rsidR="00EA11C8" w:rsidRPr="00EE0B97" w:rsidRDefault="00EA11C8" w:rsidP="00E605FA">
            <w:pPr>
              <w:rPr>
                <w:rFonts w:asciiTheme="minorHAnsi" w:hAnsiTheme="minorHAnsi"/>
              </w:rPr>
            </w:pPr>
            <w:r w:rsidRPr="00EE0B97">
              <w:rPr>
                <w:rFonts w:asciiTheme="minorHAnsi" w:hAnsiTheme="minorHAnsi"/>
              </w:rPr>
              <w:t>Johnny Cash</w:t>
            </w:r>
          </w:p>
        </w:tc>
      </w:tr>
    </w:tbl>
    <w:p w:rsidR="00670CCD" w:rsidRPr="00EE0B97" w:rsidRDefault="00670CCD" w:rsidP="00C70757">
      <w:pPr>
        <w:rPr>
          <w:rFonts w:asciiTheme="minorHAnsi" w:hAnsiTheme="minorHAnsi"/>
        </w:rPr>
      </w:pPr>
    </w:p>
    <w:p w:rsidR="00EA11C8" w:rsidRPr="00EE0B97" w:rsidRDefault="00FF1C21" w:rsidP="00C70757">
      <w:pPr>
        <w:rPr>
          <w:rFonts w:asciiTheme="minorHAnsi" w:hAnsiTheme="minorHAnsi"/>
        </w:rPr>
      </w:pPr>
      <w:r w:rsidRPr="00EE0B97">
        <w:rPr>
          <w:rFonts w:asciiTheme="minorHAnsi" w:hAnsiTheme="minorHAnsi"/>
        </w:rPr>
        <w:t>John</w:t>
      </w:r>
      <w:r w:rsidR="00EA11C8" w:rsidRPr="00EE0B97">
        <w:rPr>
          <w:rFonts w:asciiTheme="minorHAnsi" w:hAnsiTheme="minorHAnsi"/>
        </w:rPr>
        <w:t xml:space="preserve"> Smith beats Judy Garland</w:t>
      </w:r>
      <w:r w:rsidR="00E30278" w:rsidRPr="00EE0B97">
        <w:rPr>
          <w:rFonts w:asciiTheme="minorHAnsi" w:hAnsiTheme="minorHAnsi"/>
        </w:rPr>
        <w:t>, giving the breakdown like so:</w:t>
      </w:r>
    </w:p>
    <w:tbl>
      <w:tblPr>
        <w:tblStyle w:val="TableGrid"/>
        <w:tblW w:w="0" w:type="auto"/>
        <w:tblLook w:val="04A0"/>
      </w:tblPr>
      <w:tblGrid>
        <w:gridCol w:w="2352"/>
        <w:gridCol w:w="2352"/>
      </w:tblGrid>
      <w:tr w:rsidR="00E30278" w:rsidRPr="00EE0B97" w:rsidTr="00E605FA">
        <w:tc>
          <w:tcPr>
            <w:tcW w:w="2352" w:type="dxa"/>
          </w:tcPr>
          <w:p w:rsidR="00E30278" w:rsidRPr="00EE0B97" w:rsidRDefault="00E30278" w:rsidP="00E605FA">
            <w:pPr>
              <w:rPr>
                <w:rFonts w:asciiTheme="minorHAnsi" w:hAnsiTheme="minorHAnsi"/>
                <w:b/>
              </w:rPr>
            </w:pPr>
            <w:r w:rsidRPr="00EE0B97">
              <w:rPr>
                <w:rFonts w:asciiTheme="minorHAnsi" w:hAnsiTheme="minorHAnsi"/>
                <w:b/>
              </w:rPr>
              <w:t>Winner</w:t>
            </w:r>
          </w:p>
        </w:tc>
        <w:tc>
          <w:tcPr>
            <w:tcW w:w="2352" w:type="dxa"/>
          </w:tcPr>
          <w:p w:rsidR="00E30278" w:rsidRPr="00EE0B97" w:rsidRDefault="00E30278" w:rsidP="00E605FA">
            <w:pPr>
              <w:rPr>
                <w:rFonts w:asciiTheme="minorHAnsi" w:hAnsiTheme="minorHAnsi"/>
                <w:b/>
              </w:rPr>
            </w:pPr>
            <w:r w:rsidRPr="00EE0B97">
              <w:rPr>
                <w:rFonts w:asciiTheme="minorHAnsi" w:hAnsiTheme="minorHAnsi"/>
                <w:b/>
              </w:rPr>
              <w:t>Looser</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Johnny Cash</w:t>
            </w:r>
          </w:p>
        </w:tc>
      </w:tr>
    </w:tbl>
    <w:p w:rsidR="00EA11C8" w:rsidRPr="00EE0B97" w:rsidRDefault="00EA11C8" w:rsidP="00C70757">
      <w:pPr>
        <w:rPr>
          <w:rFonts w:asciiTheme="minorHAnsi" w:hAnsiTheme="minorHAnsi"/>
        </w:rPr>
      </w:pPr>
    </w:p>
    <w:p w:rsidR="00E30278" w:rsidRPr="00EE0B97" w:rsidRDefault="00E30278" w:rsidP="00C70757">
      <w:pPr>
        <w:rPr>
          <w:rFonts w:asciiTheme="minorHAnsi" w:hAnsiTheme="minorHAnsi"/>
        </w:rPr>
      </w:pPr>
      <w:r w:rsidRPr="00EE0B97">
        <w:rPr>
          <w:rFonts w:asciiTheme="minorHAnsi" w:hAnsiTheme="minorHAnsi"/>
        </w:rPr>
        <w:t>Johnny cash beats Will Smith:</w:t>
      </w:r>
    </w:p>
    <w:tbl>
      <w:tblPr>
        <w:tblStyle w:val="TableGrid"/>
        <w:tblW w:w="0" w:type="auto"/>
        <w:tblLook w:val="04A0"/>
      </w:tblPr>
      <w:tblGrid>
        <w:gridCol w:w="2352"/>
        <w:gridCol w:w="2352"/>
      </w:tblGrid>
      <w:tr w:rsidR="00E30278" w:rsidRPr="00EE0B97" w:rsidTr="00E605FA">
        <w:tc>
          <w:tcPr>
            <w:tcW w:w="2352" w:type="dxa"/>
          </w:tcPr>
          <w:p w:rsidR="00E30278" w:rsidRPr="00EE0B97" w:rsidRDefault="00E30278" w:rsidP="00E605FA">
            <w:pPr>
              <w:rPr>
                <w:rFonts w:asciiTheme="minorHAnsi" w:hAnsiTheme="minorHAnsi"/>
                <w:b/>
              </w:rPr>
            </w:pPr>
            <w:r w:rsidRPr="00EE0B97">
              <w:rPr>
                <w:rFonts w:asciiTheme="minorHAnsi" w:hAnsiTheme="minorHAnsi"/>
                <w:b/>
              </w:rPr>
              <w:t>Winner</w:t>
            </w:r>
          </w:p>
        </w:tc>
        <w:tc>
          <w:tcPr>
            <w:tcW w:w="2352" w:type="dxa"/>
          </w:tcPr>
          <w:p w:rsidR="00E30278" w:rsidRPr="00EE0B97" w:rsidRDefault="00E30278" w:rsidP="00E605FA">
            <w:pPr>
              <w:rPr>
                <w:rFonts w:asciiTheme="minorHAnsi" w:hAnsiTheme="minorHAnsi"/>
                <w:b/>
              </w:rPr>
            </w:pPr>
            <w:r w:rsidRPr="00EE0B97">
              <w:rPr>
                <w:rFonts w:asciiTheme="minorHAnsi" w:hAnsiTheme="minorHAnsi"/>
                <w:b/>
              </w:rPr>
              <w:t>Looser</w:t>
            </w:r>
          </w:p>
        </w:tc>
      </w:tr>
      <w:tr w:rsidR="00E30278" w:rsidRPr="00EE0B97" w:rsidTr="00E605FA">
        <w:tc>
          <w:tcPr>
            <w:tcW w:w="2352" w:type="dxa"/>
          </w:tcPr>
          <w:p w:rsidR="00E30278" w:rsidRPr="00EE0B97" w:rsidRDefault="00E30278" w:rsidP="00E605FA">
            <w:pPr>
              <w:tabs>
                <w:tab w:val="right" w:pos="2136"/>
              </w:tabs>
              <w:rPr>
                <w:rFonts w:asciiTheme="minorHAnsi" w:hAnsiTheme="minorHAnsi"/>
              </w:rPr>
            </w:pPr>
            <w:r w:rsidRPr="00EE0B97">
              <w:rPr>
                <w:rFonts w:asciiTheme="minorHAnsi" w:hAnsiTheme="minorHAnsi"/>
              </w:rPr>
              <w:t>Johnny Cash</w:t>
            </w:r>
          </w:p>
        </w:tc>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Johnny Cash</w:t>
            </w:r>
          </w:p>
        </w:tc>
      </w:tr>
    </w:tbl>
    <w:p w:rsidR="00E30278" w:rsidRPr="00EE0B97" w:rsidRDefault="00E30278" w:rsidP="00C70757">
      <w:pPr>
        <w:rPr>
          <w:rFonts w:asciiTheme="minorHAnsi" w:hAnsiTheme="minorHAnsi"/>
        </w:rPr>
      </w:pPr>
    </w:p>
    <w:p w:rsidR="00E30278" w:rsidRPr="00EE0B97" w:rsidRDefault="00E30278" w:rsidP="00C70757">
      <w:pPr>
        <w:rPr>
          <w:rFonts w:asciiTheme="minorHAnsi" w:hAnsiTheme="minorHAnsi"/>
        </w:rPr>
      </w:pPr>
      <w:r w:rsidRPr="00EE0B97">
        <w:rPr>
          <w:rFonts w:asciiTheme="minorHAnsi" w:hAnsiTheme="minorHAnsi"/>
        </w:rPr>
        <w:t>Finally Judy Garland beats Johnny Cash:</w:t>
      </w:r>
    </w:p>
    <w:tbl>
      <w:tblPr>
        <w:tblStyle w:val="TableGrid"/>
        <w:tblW w:w="0" w:type="auto"/>
        <w:tblLook w:val="04A0"/>
      </w:tblPr>
      <w:tblGrid>
        <w:gridCol w:w="2352"/>
        <w:gridCol w:w="2352"/>
      </w:tblGrid>
      <w:tr w:rsidR="00E30278" w:rsidRPr="00EE0B97" w:rsidTr="00E605FA">
        <w:tc>
          <w:tcPr>
            <w:tcW w:w="2352" w:type="dxa"/>
          </w:tcPr>
          <w:p w:rsidR="00E30278" w:rsidRPr="00EE0B97" w:rsidRDefault="00E30278" w:rsidP="00E605FA">
            <w:pPr>
              <w:rPr>
                <w:rFonts w:asciiTheme="minorHAnsi" w:hAnsiTheme="minorHAnsi"/>
                <w:b/>
              </w:rPr>
            </w:pPr>
            <w:r w:rsidRPr="00EE0B97">
              <w:rPr>
                <w:rFonts w:asciiTheme="minorHAnsi" w:hAnsiTheme="minorHAnsi"/>
                <w:b/>
              </w:rPr>
              <w:t>Winner</w:t>
            </w:r>
          </w:p>
        </w:tc>
        <w:tc>
          <w:tcPr>
            <w:tcW w:w="2352" w:type="dxa"/>
          </w:tcPr>
          <w:p w:rsidR="00E30278" w:rsidRPr="00EE0B97" w:rsidRDefault="00E30278" w:rsidP="00E605FA">
            <w:pPr>
              <w:rPr>
                <w:rFonts w:asciiTheme="minorHAnsi" w:hAnsiTheme="minorHAnsi"/>
                <w:b/>
              </w:rPr>
            </w:pPr>
            <w:r w:rsidRPr="00EE0B97">
              <w:rPr>
                <w:rFonts w:asciiTheme="minorHAnsi" w:hAnsiTheme="minorHAnsi"/>
                <w:b/>
              </w:rPr>
              <w:t>Looser</w:t>
            </w:r>
          </w:p>
        </w:tc>
      </w:tr>
      <w:tr w:rsidR="00E30278" w:rsidRPr="00EE0B97" w:rsidTr="00E605FA">
        <w:tc>
          <w:tcPr>
            <w:tcW w:w="2352" w:type="dxa"/>
          </w:tcPr>
          <w:p w:rsidR="00E30278" w:rsidRPr="00EE0B97" w:rsidRDefault="00E30278" w:rsidP="00E605FA">
            <w:pPr>
              <w:rPr>
                <w:rFonts w:asciiTheme="minorHAnsi" w:hAnsiTheme="minorHAnsi"/>
                <w:b/>
              </w:rPr>
            </w:pPr>
            <w:r w:rsidRPr="00EE0B97">
              <w:rPr>
                <w:rFonts w:asciiTheme="minorHAnsi" w:hAnsiTheme="minorHAnsi"/>
              </w:rPr>
              <w:t>Judy Garland</w:t>
            </w:r>
          </w:p>
        </w:tc>
        <w:tc>
          <w:tcPr>
            <w:tcW w:w="2352" w:type="dxa"/>
          </w:tcPr>
          <w:p w:rsidR="00E30278" w:rsidRPr="00EE0B97" w:rsidRDefault="00E30278" w:rsidP="00E605FA">
            <w:pPr>
              <w:rPr>
                <w:rFonts w:asciiTheme="minorHAnsi" w:hAnsiTheme="minorHAnsi"/>
                <w:b/>
              </w:rPr>
            </w:pPr>
            <w:r w:rsidRPr="00EE0B97">
              <w:rPr>
                <w:rFonts w:asciiTheme="minorHAnsi" w:hAnsiTheme="minorHAnsi"/>
              </w:rPr>
              <w:t>Johnny Cash</w:t>
            </w:r>
          </w:p>
        </w:tc>
      </w:tr>
      <w:tr w:rsidR="00E30278" w:rsidRPr="00EE0B97" w:rsidTr="00E605FA">
        <w:tc>
          <w:tcPr>
            <w:tcW w:w="2352" w:type="dxa"/>
          </w:tcPr>
          <w:p w:rsidR="00E30278" w:rsidRPr="00EE0B97" w:rsidRDefault="00E30278" w:rsidP="00E605FA">
            <w:pPr>
              <w:tabs>
                <w:tab w:val="right" w:pos="2136"/>
              </w:tabs>
              <w:rPr>
                <w:rFonts w:asciiTheme="minorHAnsi" w:hAnsiTheme="minorHAnsi"/>
              </w:rPr>
            </w:pPr>
            <w:r w:rsidRPr="00EE0B97">
              <w:rPr>
                <w:rFonts w:asciiTheme="minorHAnsi" w:hAnsiTheme="minorHAnsi"/>
              </w:rPr>
              <w:t>Johnny Cash</w:t>
            </w:r>
          </w:p>
        </w:tc>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Judy Garland</w:t>
            </w:r>
          </w:p>
        </w:tc>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Will Smith</w:t>
            </w:r>
          </w:p>
        </w:tc>
      </w:tr>
      <w:tr w:rsidR="00E30278" w:rsidRPr="00EE0B97" w:rsidTr="00E605FA">
        <w:tc>
          <w:tcPr>
            <w:tcW w:w="2352" w:type="dxa"/>
          </w:tcPr>
          <w:p w:rsidR="00E30278" w:rsidRPr="00EE0B97" w:rsidRDefault="00E30278" w:rsidP="00E605FA">
            <w:pPr>
              <w:rPr>
                <w:rFonts w:asciiTheme="minorHAnsi" w:hAnsiTheme="minorHAnsi"/>
              </w:rPr>
            </w:pPr>
            <w:r w:rsidRPr="00EE0B97">
              <w:rPr>
                <w:rFonts w:asciiTheme="minorHAnsi" w:hAnsiTheme="minorHAnsi"/>
              </w:rPr>
              <w:t>Jane Austen</w:t>
            </w:r>
          </w:p>
        </w:tc>
        <w:tc>
          <w:tcPr>
            <w:tcW w:w="2352" w:type="dxa"/>
          </w:tcPr>
          <w:p w:rsidR="00E30278" w:rsidRPr="00EE0B97" w:rsidRDefault="00E30278" w:rsidP="00E605FA">
            <w:pPr>
              <w:rPr>
                <w:rFonts w:asciiTheme="minorHAnsi" w:hAnsiTheme="minorHAnsi"/>
              </w:rPr>
            </w:pPr>
            <w:r w:rsidRPr="00EE0B97">
              <w:rPr>
                <w:rFonts w:asciiTheme="minorHAnsi" w:hAnsiTheme="minorHAnsi"/>
              </w:rPr>
              <w:t>Johnny Cash</w:t>
            </w:r>
          </w:p>
        </w:tc>
      </w:tr>
    </w:tbl>
    <w:p w:rsidR="00C609ED" w:rsidRPr="00EE0B97" w:rsidRDefault="00C609ED" w:rsidP="00C70757">
      <w:pPr>
        <w:rPr>
          <w:rFonts w:asciiTheme="minorHAnsi" w:hAnsiTheme="minorHAnsi"/>
        </w:rPr>
      </w:pPr>
    </w:p>
    <w:p w:rsidR="00FD553E" w:rsidRPr="00EE0B97" w:rsidRDefault="00FD553E" w:rsidP="00C70757">
      <w:pPr>
        <w:rPr>
          <w:rFonts w:asciiTheme="minorHAnsi" w:hAnsiTheme="minorHAnsi"/>
        </w:rPr>
      </w:pPr>
      <w:r w:rsidRPr="00EE0B97">
        <w:rPr>
          <w:rFonts w:asciiTheme="minorHAnsi" w:hAnsiTheme="minorHAnsi"/>
        </w:rPr>
        <w:t>This gives Judy Garland as the final winner.</w:t>
      </w:r>
    </w:p>
    <w:p w:rsidR="00FD553E" w:rsidRPr="00EE0B97" w:rsidRDefault="00FD553E" w:rsidP="00C70757">
      <w:pPr>
        <w:rPr>
          <w:rFonts w:asciiTheme="minorHAnsi" w:hAnsiTheme="minorHAnsi"/>
        </w:rPr>
      </w:pPr>
    </w:p>
    <w:p w:rsidR="00A051FB" w:rsidRPr="00EE0B97" w:rsidRDefault="00A051FB" w:rsidP="00C70757">
      <w:pPr>
        <w:rPr>
          <w:rFonts w:asciiTheme="minorHAnsi" w:hAnsiTheme="minorHAnsi"/>
        </w:rPr>
      </w:pPr>
      <w:r w:rsidRPr="00EE0B97">
        <w:rPr>
          <w:rFonts w:asciiTheme="minorHAnsi" w:hAnsiTheme="minorHAnsi"/>
        </w:rPr>
        <w:t>If there were a tie, the citizens would vote again to break the tie.</w:t>
      </w:r>
    </w:p>
    <w:p w:rsidR="00C70757" w:rsidRPr="00EE0B97" w:rsidRDefault="00C70757" w:rsidP="00C70757">
      <w:pPr>
        <w:rPr>
          <w:rFonts w:asciiTheme="minorHAnsi" w:hAnsiTheme="minorHAnsi"/>
        </w:rPr>
      </w:pPr>
    </w:p>
    <w:p w:rsidR="00E30278" w:rsidRPr="00EE0B97" w:rsidRDefault="00FD553E" w:rsidP="00D40A84">
      <w:pPr>
        <w:rPr>
          <w:rFonts w:asciiTheme="minorHAnsi" w:hAnsiTheme="minorHAnsi"/>
        </w:rPr>
      </w:pPr>
      <w:r w:rsidRPr="00EE0B97">
        <w:rPr>
          <w:rFonts w:asciiTheme="minorHAnsi" w:hAnsiTheme="minorHAnsi"/>
        </w:rPr>
        <w:lastRenderedPageBreak/>
        <w:t>Binary voting is not the easiest method for choosing the best candidate, which is probably why no one has ever used it before.</w:t>
      </w:r>
    </w:p>
    <w:p w:rsidR="00E30278" w:rsidRPr="00EE0B97" w:rsidRDefault="00E30278" w:rsidP="00D40A84">
      <w:pPr>
        <w:rPr>
          <w:rFonts w:asciiTheme="minorHAnsi" w:hAnsiTheme="minorHAnsi"/>
        </w:rPr>
      </w:pPr>
    </w:p>
    <w:p w:rsidR="00732413" w:rsidRPr="00EE0B97" w:rsidRDefault="00732413" w:rsidP="00D40A84">
      <w:pPr>
        <w:rPr>
          <w:rFonts w:asciiTheme="minorHAnsi" w:hAnsiTheme="minorHAnsi"/>
        </w:rPr>
      </w:pPr>
    </w:p>
    <w:p w:rsidR="00732413" w:rsidRPr="00EE0B97" w:rsidRDefault="00732413" w:rsidP="00D40A84">
      <w:pPr>
        <w:rPr>
          <w:rFonts w:asciiTheme="minorHAnsi" w:hAnsiTheme="minorHAnsi"/>
        </w:rPr>
      </w:pPr>
    </w:p>
    <w:p w:rsidR="009A7E95" w:rsidRPr="00EE0B97" w:rsidRDefault="009A7E95" w:rsidP="002D20FA">
      <w:pPr>
        <w:rPr>
          <w:rFonts w:asciiTheme="minorHAnsi" w:hAnsiTheme="minorHAnsi"/>
        </w:rPr>
      </w:pPr>
    </w:p>
    <w:p w:rsidR="004904FD" w:rsidRPr="00EE0B97" w:rsidRDefault="00054CB7" w:rsidP="00755E7F">
      <w:pPr>
        <w:pStyle w:val="Subtitle1"/>
      </w:pPr>
      <w:r w:rsidRPr="00EE0B97">
        <w:drawing>
          <wp:inline distT="0" distB="0" distL="0" distR="0">
            <wp:extent cx="3177540" cy="142875"/>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607164" w:rsidRPr="00EE0B97" w:rsidRDefault="00607164">
      <w:pPr>
        <w:autoSpaceDE/>
        <w:autoSpaceDN/>
        <w:jc w:val="left"/>
        <w:rPr>
          <w:rFonts w:asciiTheme="minorHAnsi" w:hAnsiTheme="minorHAnsi"/>
          <w:sz w:val="14"/>
        </w:rPr>
      </w:pPr>
      <w:r w:rsidRPr="00EE0B97">
        <w:rPr>
          <w:rFonts w:asciiTheme="minorHAnsi" w:hAnsiTheme="minorHAnsi"/>
        </w:rPr>
        <w:br w:type="page"/>
      </w:r>
    </w:p>
    <w:p w:rsidR="00607164" w:rsidRPr="00EE0B97" w:rsidRDefault="00607164" w:rsidP="00607164">
      <w:pPr>
        <w:rPr>
          <w:rFonts w:asciiTheme="minorHAnsi" w:hAnsiTheme="minorHAnsi"/>
        </w:rPr>
      </w:pPr>
    </w:p>
    <w:p w:rsidR="004904FD" w:rsidRPr="00EE0B97" w:rsidRDefault="00665477">
      <w:pPr>
        <w:pStyle w:val="H4"/>
        <w:rPr>
          <w:rFonts w:asciiTheme="minorHAnsi" w:hAnsiTheme="minorHAnsi"/>
        </w:rPr>
      </w:pPr>
      <w:bookmarkStart w:id="518" w:name="_Toc146732950"/>
      <w:r w:rsidRPr="00EE0B97">
        <w:rPr>
          <w:rFonts w:asciiTheme="minorHAnsi" w:hAnsiTheme="minorHAnsi"/>
        </w:rPr>
        <w:t>Poem by Martin Niemöller</w:t>
      </w:r>
      <w:bookmarkEnd w:id="518"/>
    </w:p>
    <w:p w:rsidR="004904FD" w:rsidRPr="00EE0B97" w:rsidRDefault="004904FD">
      <w:pPr>
        <w:rPr>
          <w:rFonts w:asciiTheme="minorHAnsi" w:hAnsiTheme="minorHAnsi"/>
        </w:rPr>
      </w:pPr>
    </w:p>
    <w:tbl>
      <w:tblPr>
        <w:tblW w:w="0" w:type="auto"/>
        <w:tblLook w:val="0000"/>
      </w:tblPr>
      <w:tblGrid>
        <w:gridCol w:w="3708"/>
        <w:gridCol w:w="3330"/>
      </w:tblGrid>
      <w:tr w:rsidR="004904FD" w:rsidRPr="00EE0B97" w:rsidTr="00352C02">
        <w:tc>
          <w:tcPr>
            <w:tcW w:w="3708" w:type="dxa"/>
          </w:tcPr>
          <w:p w:rsidR="004904FD" w:rsidRPr="00EE0B97" w:rsidRDefault="00665477">
            <w:pPr>
              <w:jc w:val="left"/>
              <w:rPr>
                <w:rFonts w:asciiTheme="minorHAnsi" w:hAnsiTheme="minorHAnsi"/>
                <w:sz w:val="20"/>
                <w:lang w:val="de-DE"/>
              </w:rPr>
            </w:pPr>
            <w:r w:rsidRPr="00EE0B97">
              <w:rPr>
                <w:rFonts w:asciiTheme="minorHAnsi" w:hAnsiTheme="minorHAnsi"/>
                <w:sz w:val="20"/>
                <w:lang w:val="de-DE"/>
              </w:rPr>
              <w:t>Als die Nazis die Kommunisten holten,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habe ich geschwiegen;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ich war ja kein Kommunist.</w:t>
            </w:r>
          </w:p>
          <w:p w:rsidR="004904FD" w:rsidRPr="00EE0B97" w:rsidRDefault="004904FD">
            <w:pPr>
              <w:jc w:val="left"/>
              <w:rPr>
                <w:rFonts w:asciiTheme="minorHAnsi" w:hAnsiTheme="minorHAnsi"/>
                <w:sz w:val="20"/>
                <w:lang w:val="de-DE"/>
              </w:rPr>
            </w:pP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Als sie die Sozialdemokraten einsperrten,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habe ich geschwiegen;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ich war ja kein Sozialdemokrat.</w:t>
            </w:r>
          </w:p>
          <w:p w:rsidR="004904FD" w:rsidRPr="00EE0B97" w:rsidRDefault="004904FD">
            <w:pPr>
              <w:jc w:val="left"/>
              <w:rPr>
                <w:rFonts w:asciiTheme="minorHAnsi" w:hAnsiTheme="minorHAnsi"/>
                <w:sz w:val="20"/>
                <w:lang w:val="de-DE"/>
              </w:rPr>
            </w:pP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Als sie die Gewerkschafter holten,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habe ich nicht protestiert;</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ich war ja kein Gewerkschafter.</w:t>
            </w:r>
          </w:p>
          <w:p w:rsidR="00352C02" w:rsidRPr="00EE0B97" w:rsidRDefault="00352C02">
            <w:pPr>
              <w:jc w:val="left"/>
              <w:rPr>
                <w:rFonts w:asciiTheme="minorHAnsi" w:hAnsiTheme="minorHAnsi"/>
                <w:sz w:val="20"/>
                <w:lang w:val="de-DE"/>
              </w:rPr>
            </w:pP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Als sie die Juden holten,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habe ich nicht protestiert;</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ich war ja kein Jude.</w:t>
            </w:r>
          </w:p>
          <w:p w:rsidR="004904FD" w:rsidRPr="00EE0B97" w:rsidRDefault="004904FD">
            <w:pPr>
              <w:jc w:val="left"/>
              <w:rPr>
                <w:rFonts w:asciiTheme="minorHAnsi" w:hAnsiTheme="minorHAnsi"/>
                <w:sz w:val="20"/>
                <w:lang w:val="de-DE"/>
              </w:rPr>
            </w:pP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Als sie mich holten,</w:t>
            </w:r>
          </w:p>
          <w:p w:rsidR="004904FD" w:rsidRPr="00EE0B97" w:rsidRDefault="00665477">
            <w:pPr>
              <w:jc w:val="left"/>
              <w:rPr>
                <w:rFonts w:asciiTheme="minorHAnsi" w:hAnsiTheme="minorHAnsi"/>
                <w:sz w:val="20"/>
                <w:lang w:val="de-DE"/>
              </w:rPr>
            </w:pPr>
            <w:r w:rsidRPr="00EE0B97">
              <w:rPr>
                <w:rFonts w:asciiTheme="minorHAnsi" w:hAnsiTheme="minorHAnsi"/>
                <w:sz w:val="20"/>
                <w:lang w:val="de-DE"/>
              </w:rPr>
              <w:t>gab es keinen mehr, der protestierte.</w:t>
            </w:r>
          </w:p>
        </w:tc>
        <w:tc>
          <w:tcPr>
            <w:tcW w:w="3330" w:type="dxa"/>
          </w:tcPr>
          <w:p w:rsidR="004904FD" w:rsidRPr="00EE0B97" w:rsidRDefault="00665477">
            <w:pPr>
              <w:jc w:val="left"/>
              <w:rPr>
                <w:rFonts w:asciiTheme="minorHAnsi" w:hAnsiTheme="minorHAnsi"/>
                <w:sz w:val="20"/>
              </w:rPr>
            </w:pPr>
            <w:r w:rsidRPr="00EE0B97">
              <w:rPr>
                <w:rFonts w:asciiTheme="minorHAnsi" w:hAnsiTheme="minorHAnsi"/>
                <w:sz w:val="20"/>
              </w:rPr>
              <w:t>As the Nazis took the Communists,</w:t>
            </w:r>
          </w:p>
          <w:p w:rsidR="004904FD" w:rsidRPr="00EE0B97" w:rsidRDefault="00665477">
            <w:pPr>
              <w:jc w:val="left"/>
              <w:rPr>
                <w:rFonts w:asciiTheme="minorHAnsi" w:hAnsiTheme="minorHAnsi"/>
                <w:sz w:val="20"/>
              </w:rPr>
            </w:pPr>
            <w:r w:rsidRPr="00EE0B97">
              <w:rPr>
                <w:rFonts w:asciiTheme="minorHAnsi" w:hAnsiTheme="minorHAnsi"/>
                <w:sz w:val="20"/>
              </w:rPr>
              <w:t>I stayed silent;</w:t>
            </w:r>
          </w:p>
          <w:p w:rsidR="004904FD" w:rsidRPr="00EE0B97" w:rsidRDefault="00665477">
            <w:pPr>
              <w:jc w:val="left"/>
              <w:rPr>
                <w:rFonts w:asciiTheme="minorHAnsi" w:hAnsiTheme="minorHAnsi"/>
                <w:sz w:val="20"/>
              </w:rPr>
            </w:pPr>
            <w:r w:rsidRPr="00EE0B97">
              <w:rPr>
                <w:rFonts w:asciiTheme="minorHAnsi" w:hAnsiTheme="minorHAnsi"/>
                <w:sz w:val="20"/>
              </w:rPr>
              <w:t>I was no Communist.</w:t>
            </w:r>
          </w:p>
          <w:p w:rsidR="004904FD" w:rsidRPr="00EE0B97" w:rsidRDefault="004904FD">
            <w:pPr>
              <w:jc w:val="left"/>
              <w:rPr>
                <w:rFonts w:asciiTheme="minorHAnsi" w:hAnsiTheme="minorHAnsi"/>
                <w:sz w:val="20"/>
              </w:rPr>
            </w:pPr>
          </w:p>
          <w:p w:rsidR="004904FD" w:rsidRPr="00EE0B97" w:rsidRDefault="00665477">
            <w:pPr>
              <w:jc w:val="left"/>
              <w:rPr>
                <w:rFonts w:asciiTheme="minorHAnsi" w:hAnsiTheme="minorHAnsi"/>
                <w:sz w:val="20"/>
              </w:rPr>
            </w:pPr>
            <w:r w:rsidRPr="00EE0B97">
              <w:rPr>
                <w:rFonts w:asciiTheme="minorHAnsi" w:hAnsiTheme="minorHAnsi"/>
                <w:sz w:val="20"/>
              </w:rPr>
              <w:t>As they locked up the Social Democrats,</w:t>
            </w:r>
          </w:p>
          <w:p w:rsidR="004904FD" w:rsidRPr="00EE0B97" w:rsidRDefault="00665477">
            <w:pPr>
              <w:jc w:val="left"/>
              <w:rPr>
                <w:rFonts w:asciiTheme="minorHAnsi" w:hAnsiTheme="minorHAnsi"/>
                <w:sz w:val="20"/>
              </w:rPr>
            </w:pPr>
            <w:r w:rsidRPr="00EE0B97">
              <w:rPr>
                <w:rFonts w:asciiTheme="minorHAnsi" w:hAnsiTheme="minorHAnsi"/>
                <w:sz w:val="20"/>
              </w:rPr>
              <w:t>I stayed silent;</w:t>
            </w:r>
          </w:p>
          <w:p w:rsidR="004904FD" w:rsidRPr="00EE0B97" w:rsidRDefault="00665477">
            <w:pPr>
              <w:jc w:val="left"/>
              <w:rPr>
                <w:rFonts w:asciiTheme="minorHAnsi" w:hAnsiTheme="minorHAnsi"/>
                <w:sz w:val="20"/>
              </w:rPr>
            </w:pPr>
            <w:r w:rsidRPr="00EE0B97">
              <w:rPr>
                <w:rFonts w:asciiTheme="minorHAnsi" w:hAnsiTheme="minorHAnsi"/>
                <w:sz w:val="20"/>
              </w:rPr>
              <w:t>I was no Social Democrat.</w:t>
            </w:r>
          </w:p>
          <w:p w:rsidR="004904FD" w:rsidRPr="00EE0B97" w:rsidRDefault="004904FD">
            <w:pPr>
              <w:jc w:val="left"/>
              <w:rPr>
                <w:rFonts w:asciiTheme="minorHAnsi" w:hAnsiTheme="minorHAnsi"/>
                <w:sz w:val="20"/>
              </w:rPr>
            </w:pPr>
          </w:p>
          <w:p w:rsidR="004904FD" w:rsidRPr="00EE0B97" w:rsidRDefault="00665477">
            <w:pPr>
              <w:jc w:val="left"/>
              <w:rPr>
                <w:rFonts w:asciiTheme="minorHAnsi" w:hAnsiTheme="minorHAnsi"/>
                <w:sz w:val="20"/>
              </w:rPr>
            </w:pPr>
            <w:r w:rsidRPr="00EE0B97">
              <w:rPr>
                <w:rFonts w:asciiTheme="minorHAnsi" w:hAnsiTheme="minorHAnsi"/>
                <w:sz w:val="20"/>
              </w:rPr>
              <w:t>As they took the trade unionists,</w:t>
            </w:r>
          </w:p>
          <w:p w:rsidR="004904FD" w:rsidRPr="00EE0B97" w:rsidRDefault="00665477">
            <w:pPr>
              <w:jc w:val="left"/>
              <w:rPr>
                <w:rFonts w:asciiTheme="minorHAnsi" w:hAnsiTheme="minorHAnsi"/>
                <w:sz w:val="20"/>
              </w:rPr>
            </w:pPr>
            <w:r w:rsidRPr="00EE0B97">
              <w:rPr>
                <w:rFonts w:asciiTheme="minorHAnsi" w:hAnsiTheme="minorHAnsi"/>
                <w:sz w:val="20"/>
              </w:rPr>
              <w:t>I made no protest;</w:t>
            </w:r>
          </w:p>
          <w:p w:rsidR="004904FD" w:rsidRPr="00EE0B97" w:rsidRDefault="00665477">
            <w:pPr>
              <w:jc w:val="left"/>
              <w:rPr>
                <w:rFonts w:asciiTheme="minorHAnsi" w:hAnsiTheme="minorHAnsi"/>
                <w:sz w:val="20"/>
              </w:rPr>
            </w:pPr>
            <w:r w:rsidRPr="00EE0B97">
              <w:rPr>
                <w:rFonts w:asciiTheme="minorHAnsi" w:hAnsiTheme="minorHAnsi"/>
                <w:sz w:val="20"/>
              </w:rPr>
              <w:t>I was no trade unionist.</w:t>
            </w:r>
          </w:p>
          <w:p w:rsidR="004904FD" w:rsidRPr="00EE0B97" w:rsidRDefault="004904FD">
            <w:pPr>
              <w:jc w:val="left"/>
              <w:rPr>
                <w:rFonts w:asciiTheme="minorHAnsi" w:hAnsiTheme="minorHAnsi"/>
                <w:sz w:val="20"/>
              </w:rPr>
            </w:pPr>
          </w:p>
          <w:p w:rsidR="004904FD" w:rsidRPr="00EE0B97" w:rsidRDefault="00665477">
            <w:pPr>
              <w:jc w:val="left"/>
              <w:rPr>
                <w:rFonts w:asciiTheme="minorHAnsi" w:hAnsiTheme="minorHAnsi"/>
                <w:sz w:val="20"/>
              </w:rPr>
            </w:pPr>
            <w:r w:rsidRPr="00EE0B97">
              <w:rPr>
                <w:rFonts w:asciiTheme="minorHAnsi" w:hAnsiTheme="minorHAnsi"/>
                <w:sz w:val="20"/>
              </w:rPr>
              <w:t>As they took the Jews,</w:t>
            </w:r>
          </w:p>
          <w:p w:rsidR="004904FD" w:rsidRPr="00EE0B97" w:rsidRDefault="00665477">
            <w:pPr>
              <w:jc w:val="left"/>
              <w:rPr>
                <w:rFonts w:asciiTheme="minorHAnsi" w:hAnsiTheme="minorHAnsi"/>
                <w:sz w:val="20"/>
              </w:rPr>
            </w:pPr>
            <w:r w:rsidRPr="00EE0B97">
              <w:rPr>
                <w:rFonts w:asciiTheme="minorHAnsi" w:hAnsiTheme="minorHAnsi"/>
                <w:sz w:val="20"/>
              </w:rPr>
              <w:t>I made no protest;</w:t>
            </w:r>
          </w:p>
          <w:p w:rsidR="004904FD" w:rsidRPr="00EE0B97" w:rsidRDefault="00665477">
            <w:pPr>
              <w:jc w:val="left"/>
              <w:rPr>
                <w:rFonts w:asciiTheme="minorHAnsi" w:hAnsiTheme="minorHAnsi"/>
                <w:sz w:val="20"/>
              </w:rPr>
            </w:pPr>
            <w:r w:rsidRPr="00EE0B97">
              <w:rPr>
                <w:rFonts w:asciiTheme="minorHAnsi" w:hAnsiTheme="minorHAnsi"/>
                <w:sz w:val="20"/>
              </w:rPr>
              <w:t>I was no Jew.</w:t>
            </w:r>
          </w:p>
          <w:p w:rsidR="004904FD" w:rsidRPr="00EE0B97" w:rsidRDefault="004904FD">
            <w:pPr>
              <w:jc w:val="left"/>
              <w:rPr>
                <w:rFonts w:asciiTheme="minorHAnsi" w:hAnsiTheme="minorHAnsi"/>
                <w:sz w:val="20"/>
              </w:rPr>
            </w:pPr>
          </w:p>
          <w:p w:rsidR="004904FD" w:rsidRPr="00EE0B97" w:rsidRDefault="00665477">
            <w:pPr>
              <w:jc w:val="left"/>
              <w:rPr>
                <w:rFonts w:asciiTheme="minorHAnsi" w:hAnsiTheme="minorHAnsi"/>
                <w:sz w:val="20"/>
              </w:rPr>
            </w:pPr>
            <w:r w:rsidRPr="00EE0B97">
              <w:rPr>
                <w:rFonts w:asciiTheme="minorHAnsi" w:hAnsiTheme="minorHAnsi"/>
                <w:sz w:val="20"/>
              </w:rPr>
              <w:t xml:space="preserve">As they took me, </w:t>
            </w:r>
          </w:p>
          <w:p w:rsidR="004904FD" w:rsidRPr="00EE0B97" w:rsidRDefault="00665477">
            <w:pPr>
              <w:jc w:val="left"/>
              <w:rPr>
                <w:rFonts w:asciiTheme="minorHAnsi" w:hAnsiTheme="minorHAnsi"/>
                <w:sz w:val="20"/>
              </w:rPr>
            </w:pPr>
            <w:r w:rsidRPr="00EE0B97">
              <w:rPr>
                <w:rFonts w:asciiTheme="minorHAnsi" w:hAnsiTheme="minorHAnsi"/>
                <w:sz w:val="20"/>
              </w:rPr>
              <w:t>There was no one left to protest.</w:t>
            </w:r>
          </w:p>
        </w:tc>
      </w:tr>
    </w:tbl>
    <w:p w:rsidR="004904FD" w:rsidRPr="00EE0B97" w:rsidRDefault="004904FD">
      <w:pPr>
        <w:rPr>
          <w:rFonts w:asciiTheme="minorHAnsi" w:hAnsiTheme="minorHAnsi"/>
          <w:sz w:val="20"/>
        </w:rPr>
      </w:pPr>
    </w:p>
    <w:p w:rsidR="004904FD" w:rsidRPr="00EE0B97" w:rsidRDefault="00054CB7" w:rsidP="00755E7F">
      <w:pPr>
        <w:pStyle w:val="Subtitle1"/>
      </w:pPr>
      <w:r w:rsidRPr="00EE0B97">
        <w:drawing>
          <wp:inline distT="0" distB="0" distL="0" distR="0">
            <wp:extent cx="3177540" cy="142875"/>
            <wp:effectExtent l="1905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cstate="print">
                      <a:grayscl/>
                      <a:biLevel thresh="50000"/>
                    </a:blip>
                    <a:srcRect/>
                    <a:stretch>
                      <a:fillRect/>
                    </a:stretch>
                  </pic:blipFill>
                  <pic:spPr bwMode="auto">
                    <a:xfrm>
                      <a:off x="0" y="0"/>
                      <a:ext cx="3177540" cy="142875"/>
                    </a:xfrm>
                    <a:prstGeom prst="rect">
                      <a:avLst/>
                    </a:prstGeom>
                    <a:noFill/>
                    <a:ln w="9525">
                      <a:noFill/>
                      <a:miter lim="800000"/>
                      <a:headEnd/>
                      <a:tailEnd/>
                    </a:ln>
                  </pic:spPr>
                </pic:pic>
              </a:graphicData>
            </a:graphic>
          </wp:inline>
        </w:drawing>
      </w:r>
    </w:p>
    <w:p w:rsidR="004904FD" w:rsidRPr="00EE0B97" w:rsidRDefault="004904FD">
      <w:pPr>
        <w:rPr>
          <w:rFonts w:asciiTheme="minorHAnsi" w:hAnsiTheme="minorHAnsi"/>
          <w:sz w:val="20"/>
        </w:rPr>
      </w:pPr>
    </w:p>
    <w:p w:rsidR="004904FD" w:rsidRPr="00EE0B97" w:rsidRDefault="00665477">
      <w:pPr>
        <w:pStyle w:val="Quote1"/>
        <w:rPr>
          <w:rFonts w:asciiTheme="minorHAnsi" w:hAnsiTheme="minorHAnsi"/>
          <w:szCs w:val="24"/>
        </w:rPr>
      </w:pPr>
      <w:r w:rsidRPr="00EE0B97">
        <w:rPr>
          <w:rFonts w:asciiTheme="minorHAnsi" w:hAnsiTheme="minorHAnsi"/>
          <w:szCs w:val="24"/>
        </w:rPr>
        <w:t>To win without fighting is best</w:t>
      </w:r>
      <w:r w:rsidR="00947DE1" w:rsidRPr="00EE0B97">
        <w:rPr>
          <w:rFonts w:asciiTheme="minorHAnsi" w:hAnsiTheme="minorHAnsi"/>
          <w:szCs w:val="24"/>
        </w:rPr>
        <w:t>.</w:t>
      </w:r>
      <w:r w:rsidRPr="00EE0B97">
        <w:rPr>
          <w:rFonts w:asciiTheme="minorHAnsi" w:hAnsiTheme="minorHAnsi"/>
          <w:szCs w:val="24"/>
        </w:rPr>
        <w:br/>
        <w:t xml:space="preserve">-- Sun Tsu </w:t>
      </w:r>
      <w:r w:rsidR="00947DE1" w:rsidRPr="00EE0B97">
        <w:rPr>
          <w:rFonts w:asciiTheme="minorHAnsi" w:hAnsiTheme="minorHAnsi"/>
          <w:szCs w:val="24"/>
        </w:rPr>
        <w:t>--</w:t>
      </w:r>
    </w:p>
    <w:p w:rsidR="00665477" w:rsidRPr="00EE0B97" w:rsidRDefault="00665477">
      <w:pPr>
        <w:rPr>
          <w:rFonts w:asciiTheme="minorHAnsi" w:hAnsiTheme="minorHAnsi"/>
        </w:rPr>
      </w:pPr>
    </w:p>
    <w:sectPr w:rsidR="00665477" w:rsidRPr="00EE0B97" w:rsidSect="005633E9">
      <w:headerReference w:type="default" r:id="rId182"/>
      <w:type w:val="continuous"/>
      <w:pgSz w:w="8640" w:h="12960" w:code="1"/>
      <w:pgMar w:top="720" w:right="720" w:bottom="720" w:left="720" w:header="288" w:footer="288" w:gutter="360"/>
      <w:cols w:space="709"/>
      <w:noEndnote/>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4796" w:rsidRDefault="000B4796">
      <w:r>
        <w:separator/>
      </w:r>
    </w:p>
  </w:endnote>
  <w:endnote w:type="continuationSeparator" w:id="0">
    <w:p w:rsidR="000B4796" w:rsidRDefault="000B479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subsetted="1" w:fontKey="{BEF24FBB-513C-46DB-8EF1-389053692DC9}"/>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A00002BF" w:usb1="68C7FCFB" w:usb2="00000010" w:usb3="00000000" w:csb0="0002009F" w:csb1="00000000"/>
  </w:font>
  <w:font w:name="Aharoni">
    <w:charset w:val="B1"/>
    <w:family w:val="auto"/>
    <w:pitch w:val="variable"/>
    <w:sig w:usb0="00000803" w:usb1="00000000" w:usb2="00000000" w:usb3="00000000" w:csb0="00000021" w:csb1="00000000"/>
    <w:embedRegular r:id="rId2" w:subsetted="1" w:fontKey="{6172828B-A8C3-4797-A531-956168E118B1}"/>
  </w:font>
  <w:font w:name="MetDemo">
    <w:charset w:val="00"/>
    <w:family w:val="auto"/>
    <w:pitch w:val="variable"/>
    <w:sig w:usb0="00000003" w:usb1="00000000" w:usb2="00000000" w:usb3="00000000" w:csb0="00000001" w:csb1="00000000"/>
    <w:embedRegular r:id="rId3" w:subsetted="1" w:fontKey="{257E8238-E6B1-457D-83DD-935AC39D0E67}"/>
  </w:font>
  <w:font w:name="NoteHedz">
    <w:charset w:val="00"/>
    <w:family w:val="auto"/>
    <w:pitch w:val="variable"/>
    <w:sig w:usb0="20000007" w:usb1="00000040" w:usb2="00000000" w:usb3="00000000" w:csb0="0000011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Footer"/>
      <w:tabs>
        <w:tab w:val="clear" w:pos="4320"/>
        <w:tab w:val="center" w:pos="3420"/>
      </w:tabs>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C62C8C">
    <w:pPr>
      <w:pStyle w:val="Footer"/>
      <w:tabs>
        <w:tab w:val="clear" w:pos="4320"/>
        <w:tab w:val="center" w:pos="3420"/>
      </w:tabs>
      <w:jc w:val="center"/>
    </w:pP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r w:rsidRPr="007558A7">
      <w:rPr>
        <w:noProof/>
      </w:rPr>
      <w:drawing>
        <wp:inline distT="0" distB="0" distL="0" distR="0">
          <wp:extent cx="250583" cy="198782"/>
          <wp:effectExtent l="19050" t="0" r="0" b="0"/>
          <wp:docPr id="102"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ind w:left="360"/>
      <w:jc w:val="center"/>
    </w:pPr>
    <w:r w:rsidRPr="00AF7BDB">
      <w:rPr>
        <w:noProof/>
      </w:rPr>
      <w:drawing>
        <wp:inline distT="0" distB="0" distL="0" distR="0">
          <wp:extent cx="250583" cy="198782"/>
          <wp:effectExtent l="19050" t="0" r="0" b="0"/>
          <wp:docPr id="39"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rsidP="00AF7BDB">
    <w:pPr>
      <w:tabs>
        <w:tab w:val="center" w:pos="3420"/>
      </w:tabs>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i1028" type="#_x0000_t75" alt="FrogKing.JPG" style="width:19.9pt;height:15.75pt;visibility:visible;mso-wrap-style:square" o:bullet="t">
          <v:imagedata r:id="rId1" o:title="FrogKing"/>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ind w:left="360"/>
      <w:jc w:val="center"/>
    </w:pPr>
    <w:r w:rsidRPr="00AF7BDB">
      <w:rPr>
        <w:noProof/>
      </w:rPr>
      <w:drawing>
        <wp:inline distT="0" distB="0" distL="0" distR="0">
          <wp:extent cx="250583" cy="198782"/>
          <wp:effectExtent l="19050" t="0" r="0" b="0"/>
          <wp:docPr id="25"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jc w:val="center"/>
    </w:pP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3420"/>
      </w:tabs>
    </w:pP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0"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4"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rsidP="00AF7BDB">
    <w:pPr>
      <w:tabs>
        <w:tab w:val="center" w:pos="3420"/>
      </w:tabs>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FrogKing.JPG" style="width:19.9pt;height:15.75pt;visibility:visible;mso-wrap-style:square" o:bullet="t">
          <v:imagedata r:id="rId1" o:title="FrogKing"/>
        </v:shape>
      </w:pict>
    </w:r>
  </w:p>
</w:ftr>
</file>

<file path=word/footer2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6"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5"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0"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9"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58"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3"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2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2"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p>
</w:ftr>
</file>

<file path=word/footer3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rsidP="00AF7BDB">
    <w:pPr>
      <w:tabs>
        <w:tab w:val="center" w:pos="3420"/>
      </w:tabs>
      <w:jc w:val="cent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FrogKing.JPG" style="width:19.9pt;height:15.75pt;visibility:visible;mso-wrap-style:square" o:bullet="t">
          <v:imagedata r:id="rId1" o:title="FrogKing"/>
        </v:shape>
      </w:pict>
    </w:r>
  </w:p>
</w:ftr>
</file>

<file path=word/footer3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8"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6"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0"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1"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69"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3"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4"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3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72"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C62C8C">
    <w:pPr>
      <w:pStyle w:val="Footer"/>
      <w:tabs>
        <w:tab w:val="clear" w:pos="4320"/>
        <w:tab w:val="center" w:pos="3420"/>
      </w:tabs>
      <w:jc w:val="center"/>
    </w:pPr>
  </w:p>
</w:ftr>
</file>

<file path=word/footer4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6"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75"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80"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79"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78"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p>
</w:ftr>
</file>

<file path=word/footer4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p>
</w:ftr>
</file>

<file path=word/footer4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123"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4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D100EE">
    <w:pPr>
      <w:tabs>
        <w:tab w:val="center" w:pos="3420"/>
      </w:tabs>
      <w:jc w:val="center"/>
    </w:pPr>
    <w:r w:rsidRPr="00D100EE">
      <w:rPr>
        <w:noProof/>
      </w:rPr>
      <w:drawing>
        <wp:inline distT="0" distB="0" distL="0" distR="0">
          <wp:extent cx="250583" cy="198782"/>
          <wp:effectExtent l="19050" t="0" r="0" b="0"/>
          <wp:docPr id="124"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p>
</w:ftr>
</file>

<file path=word/footer5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D100EE">
    <w:pPr>
      <w:tabs>
        <w:tab w:val="center" w:pos="2880"/>
      </w:tabs>
      <w:jc w:val="center"/>
    </w:pPr>
    <w:r w:rsidRPr="00D100EE">
      <w:rPr>
        <w:noProof/>
      </w:rPr>
      <w:drawing>
        <wp:inline distT="0" distB="0" distL="0" distR="0">
          <wp:extent cx="250583" cy="198782"/>
          <wp:effectExtent l="19050" t="0" r="0" b="0"/>
          <wp:docPr id="125"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2880"/>
      </w:tabs>
    </w:pPr>
  </w:p>
</w:ftr>
</file>

<file path=word/footer5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3420"/>
      </w:tabs>
    </w:pPr>
  </w:p>
</w:ftr>
</file>

<file path=word/footer5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2880"/>
      </w:tabs>
    </w:pPr>
  </w:p>
</w:ftr>
</file>

<file path=word/footer5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2880"/>
      </w:tabs>
    </w:pPr>
  </w:p>
</w:ftr>
</file>

<file path=word/footer5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83"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3420"/>
      </w:tabs>
      <w:jc w:val="center"/>
    </w:pPr>
    <w:r w:rsidRPr="00AF7BDB">
      <w:rPr>
        <w:noProof/>
      </w:rPr>
      <w:drawing>
        <wp:inline distT="0" distB="0" distL="0" distR="0">
          <wp:extent cx="250583" cy="198782"/>
          <wp:effectExtent l="19050" t="0" r="0" b="0"/>
          <wp:docPr id="82"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81"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24382">
    <w:pPr>
      <w:tabs>
        <w:tab w:val="center" w:pos="3420"/>
      </w:tabs>
      <w:jc w:val="center"/>
    </w:pPr>
    <w:r w:rsidRPr="00A24382">
      <w:rPr>
        <w:noProof/>
      </w:rPr>
      <w:drawing>
        <wp:inline distT="0" distB="0" distL="0" distR="0">
          <wp:extent cx="250583" cy="198782"/>
          <wp:effectExtent l="19050" t="0" r="0" b="0"/>
          <wp:docPr id="12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5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24382">
    <w:pPr>
      <w:tabs>
        <w:tab w:val="center" w:pos="3420"/>
      </w:tabs>
      <w:jc w:val="center"/>
    </w:pPr>
    <w:r w:rsidRPr="00A24382">
      <w:rPr>
        <w:noProof/>
      </w:rPr>
      <w:drawing>
        <wp:inline distT="0" distB="0" distL="0" distR="0">
          <wp:extent cx="250583" cy="198782"/>
          <wp:effectExtent l="19050" t="0" r="0" b="0"/>
          <wp:docPr id="128"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r w:rsidRPr="00C62C8C">
      <w:rPr>
        <w:noProof/>
      </w:rPr>
      <w:drawing>
        <wp:inline distT="0" distB="0" distL="0" distR="0">
          <wp:extent cx="250583" cy="198782"/>
          <wp:effectExtent l="19050" t="0" r="0" b="0"/>
          <wp:docPr id="91"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6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2880"/>
      </w:tabs>
    </w:pPr>
  </w:p>
</w:ftr>
</file>

<file path=word/footer6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tabs>
        <w:tab w:val="center" w:pos="2880"/>
      </w:tabs>
      <w:jc w:val="center"/>
    </w:pPr>
    <w:r w:rsidRPr="00AF7BDB">
      <w:rPr>
        <w:noProof/>
      </w:rPr>
      <w:drawing>
        <wp:inline distT="0" distB="0" distL="0" distR="0">
          <wp:extent cx="250583" cy="198782"/>
          <wp:effectExtent l="19050" t="0" r="0" b="0"/>
          <wp:docPr id="8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6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AF7BDB">
    <w:pPr>
      <w:jc w:val="center"/>
    </w:pPr>
    <w:r w:rsidRPr="00AF7BDB">
      <w:rPr>
        <w:noProof/>
      </w:rPr>
      <w:drawing>
        <wp:inline distT="0" distB="0" distL="0" distR="0">
          <wp:extent cx="250583" cy="198782"/>
          <wp:effectExtent l="19050" t="0" r="0" b="0"/>
          <wp:docPr id="88"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6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tabs>
        <w:tab w:val="center" w:pos="3420"/>
      </w:tabs>
    </w:pP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C62C8C">
    <w:pPr>
      <w:pStyle w:val="Footer"/>
      <w:tabs>
        <w:tab w:val="clear" w:pos="4320"/>
        <w:tab w:val="center" w:pos="3420"/>
      </w:tabs>
      <w:jc w:val="center"/>
    </w:pPr>
    <w:r w:rsidRPr="007558A7">
      <w:rPr>
        <w:noProof/>
      </w:rPr>
      <w:drawing>
        <wp:inline distT="0" distB="0" distL="0" distR="0">
          <wp:extent cx="250583" cy="198782"/>
          <wp:effectExtent l="19050" t="0" r="0" b="0"/>
          <wp:docPr id="115"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r w:rsidRPr="00C62C8C">
      <w:rPr>
        <w:noProof/>
      </w:rPr>
      <w:drawing>
        <wp:inline distT="0" distB="0" distL="0" distR="0">
          <wp:extent cx="250583" cy="198782"/>
          <wp:effectExtent l="19050" t="0" r="0" b="0"/>
          <wp:docPr id="116"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rsidP="00561119">
    <w:pPr>
      <w:pStyle w:val="Footer"/>
      <w:tabs>
        <w:tab w:val="clear" w:pos="4320"/>
        <w:tab w:val="center" w:pos="3420"/>
      </w:tabs>
      <w:jc w:val="center"/>
    </w:pPr>
    <w:r w:rsidRPr="007558A7">
      <w:rPr>
        <w:noProof/>
      </w:rPr>
      <w:drawing>
        <wp:inline distT="0" distB="0" distL="0" distR="0">
          <wp:extent cx="250583" cy="198782"/>
          <wp:effectExtent l="19050" t="0" r="0" b="0"/>
          <wp:docPr id="117" name="Picture 8" descr="Frog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ogKing.JPG"/>
                  <pic:cNvPicPr/>
                </pic:nvPicPr>
                <pic:blipFill>
                  <a:blip r:embed="rId1"/>
                  <a:stretch>
                    <a:fillRect/>
                  </a:stretch>
                </pic:blipFill>
                <pic:spPr>
                  <a:xfrm>
                    <a:off x="0" y="0"/>
                    <a:ext cx="250772" cy="198932"/>
                  </a:xfrm>
                  <a:prstGeom prst="rect">
                    <a:avLst/>
                  </a:prstGeom>
                </pic:spPr>
              </pic:pic>
            </a:graphicData>
          </a:graphic>
        </wp:inline>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4796" w:rsidRDefault="000B4796">
      <w:r>
        <w:separator/>
      </w:r>
    </w:p>
    <w:p w:rsidR="000B4796" w:rsidRDefault="000B4796"/>
  </w:footnote>
  <w:footnote w:type="continuationSeparator" w:id="0">
    <w:p w:rsidR="000B4796" w:rsidRDefault="000B4796">
      <w:r>
        <w:continuationSeparator/>
      </w:r>
    </w:p>
    <w:p w:rsidR="000B4796" w:rsidRDefault="000B4796"/>
  </w:footnote>
  <w:footnote w:type="continuationNotice" w:id="1">
    <w:p w:rsidR="000B4796" w:rsidRDefault="000B4796"/>
    <w:p w:rsidR="000B4796" w:rsidRDefault="000B4796"/>
  </w:footnote>
  <w:footnote w:id="2">
    <w:p w:rsidR="00A154F0" w:rsidRDefault="00A154F0">
      <w:pPr>
        <w:pStyle w:val="FootnoteText"/>
      </w:pPr>
      <w:r>
        <w:rPr>
          <w:rStyle w:val="FootnoteReference"/>
        </w:rPr>
        <w:footnoteRef/>
      </w:r>
      <w:r>
        <w:t xml:space="preserve"> </w:t>
      </w:r>
      <w:r w:rsidRPr="009F38AA">
        <w:t>David Lloyd George, 1863-1945, Welsh Liberal Statesman - with a</w:t>
      </w:r>
      <w:r>
        <w:t xml:space="preserve">cknowledgements to Barbara </w:t>
      </w:r>
      <w:proofErr w:type="spellStart"/>
      <w:r>
        <w:t>Heyn</w:t>
      </w:r>
      <w:proofErr w:type="spellEnd"/>
    </w:p>
  </w:footnote>
  <w:footnote w:id="3">
    <w:p w:rsidR="00A154F0" w:rsidRDefault="00A154F0">
      <w:pPr>
        <w:pStyle w:val="FootnoteText"/>
      </w:pPr>
      <w:r>
        <w:rPr>
          <w:rStyle w:val="FootnoteReference"/>
        </w:rPr>
        <w:footnoteRef/>
      </w:r>
      <w:r>
        <w:t xml:space="preserve"> This comment was</w:t>
      </w:r>
      <w:r w:rsidRPr="00EC1CFE">
        <w:t xml:space="preserve"> prompted by former New York Governor Eliot Spitzer’s sex scandal. Spitzer zealously persecuted others for a sin he secretly practiced. Spitzer resigned in March 2008.</w:t>
      </w:r>
    </w:p>
  </w:footnote>
  <w:footnote w:id="4">
    <w:p w:rsidR="00A154F0" w:rsidRDefault="00A154F0">
      <w:pPr>
        <w:pStyle w:val="FootnoteText"/>
        <w:rPr>
          <w:szCs w:val="24"/>
        </w:rPr>
      </w:pPr>
      <w:r>
        <w:rPr>
          <w:rStyle w:val="FootnoteReference"/>
          <w:szCs w:val="24"/>
        </w:rPr>
        <w:footnoteRef/>
      </w:r>
      <w:r>
        <w:rPr>
          <w:szCs w:val="24"/>
        </w:rPr>
        <w:t xml:space="preserve"> H. J. Eysenck, Glen Wilson, </w:t>
      </w:r>
      <w:r>
        <w:rPr>
          <w:i/>
          <w:szCs w:val="24"/>
        </w:rPr>
        <w:t>Know your own Personality</w:t>
      </w:r>
      <w:r>
        <w:rPr>
          <w:szCs w:val="24"/>
        </w:rPr>
        <w:t>, 1978</w:t>
      </w:r>
    </w:p>
  </w:footnote>
  <w:footnote w:id="5">
    <w:p w:rsidR="00A154F0" w:rsidRDefault="00A154F0" w:rsidP="005873B1">
      <w:pPr>
        <w:pStyle w:val="FootnoteText"/>
        <w:spacing w:after="120"/>
        <w:rPr>
          <w:rFonts w:asciiTheme="minorHAnsi" w:hAnsiTheme="minorHAnsi"/>
        </w:rPr>
      </w:pPr>
      <w:r w:rsidRPr="006C62F2">
        <w:rPr>
          <w:rStyle w:val="FootnoteReference"/>
          <w:rFonts w:asciiTheme="minorHAnsi" w:hAnsiTheme="minorHAnsi"/>
        </w:rPr>
        <w:footnoteRef/>
      </w:r>
      <w:r w:rsidRPr="006C62F2">
        <w:rPr>
          <w:rFonts w:asciiTheme="minorHAnsi" w:hAnsiTheme="minorHAnsi"/>
        </w:rPr>
        <w:t xml:space="preserve"> According to my brother Larry, “We tend to forget that a communistic sentiment is NOT a bad thing. Being community minded is or should be a good thing. It’s the implementation of this sentiment or government that’s faulty”.</w:t>
      </w:r>
    </w:p>
    <w:p w:rsidR="00A154F0" w:rsidRDefault="00A154F0" w:rsidP="005873B1">
      <w:pPr>
        <w:pStyle w:val="FootnoteText"/>
        <w:spacing w:after="120"/>
        <w:rPr>
          <w:rFonts w:asciiTheme="minorHAnsi" w:hAnsiTheme="minorHAnsi"/>
        </w:rPr>
      </w:pPr>
      <w:r w:rsidRPr="006C62F2">
        <w:rPr>
          <w:rFonts w:asciiTheme="minorHAnsi" w:hAnsiTheme="minorHAnsi"/>
        </w:rPr>
        <w:t>In my opinion, it is entirely too easy for a communistic society to become a dictatorship.</w:t>
      </w:r>
    </w:p>
    <w:p w:rsidR="00A154F0" w:rsidRPr="006C62F2" w:rsidRDefault="00A154F0" w:rsidP="006C62F2">
      <w:pPr>
        <w:pStyle w:val="FootnoteText"/>
        <w:rPr>
          <w:rStyle w:val="FootnoteReference"/>
          <w:rFonts w:asciiTheme="minorHAnsi" w:hAnsiTheme="minorHAnsi"/>
        </w:rPr>
      </w:pPr>
      <w:r w:rsidRPr="006C62F2">
        <w:rPr>
          <w:rFonts w:asciiTheme="minorHAnsi" w:hAnsiTheme="minorHAnsi"/>
        </w:rPr>
        <w:t>On the other hand, every other form of government is vulnerable to this. The quickest way to form a totalitarian government is to suppress all dissent. All you must do is call your opponents, “Un-Democratic”, “Un-American”, “Un-Christian”, or any other “Un” you can think of.</w:t>
      </w:r>
      <w:r>
        <w:rPr>
          <w:rFonts w:asciiTheme="minorHAnsi" w:hAnsiTheme="minorHAnsi"/>
        </w:rPr>
        <w:t xml:space="preserve"> Also, label all opposing commentary as “False News”, as a certain US president like to do.</w:t>
      </w:r>
    </w:p>
  </w:footnote>
  <w:footnote w:id="6">
    <w:p w:rsidR="00A154F0" w:rsidRDefault="00A154F0">
      <w:pPr>
        <w:pStyle w:val="FootnoteText"/>
        <w:rPr>
          <w:szCs w:val="24"/>
        </w:rPr>
      </w:pPr>
      <w:r>
        <w:rPr>
          <w:rStyle w:val="FootnoteReference"/>
          <w:szCs w:val="24"/>
        </w:rPr>
        <w:footnoteRef/>
      </w:r>
      <w:r>
        <w:rPr>
          <w:szCs w:val="24"/>
        </w:rPr>
        <w:t xml:space="preserve"> </w:t>
      </w:r>
      <w:proofErr w:type="spellStart"/>
      <w:r>
        <w:rPr>
          <w:szCs w:val="24"/>
        </w:rPr>
        <w:t>Godfré</w:t>
      </w:r>
      <w:proofErr w:type="spellEnd"/>
      <w:r>
        <w:rPr>
          <w:szCs w:val="24"/>
        </w:rPr>
        <w:t xml:space="preserve"> Ray King, </w:t>
      </w:r>
      <w:r>
        <w:rPr>
          <w:i/>
          <w:szCs w:val="24"/>
        </w:rPr>
        <w:t>The “I Am” Discourses</w:t>
      </w:r>
      <w:r>
        <w:rPr>
          <w:szCs w:val="24"/>
        </w:rPr>
        <w:t>, Vol. 8, P. 335</w:t>
      </w:r>
    </w:p>
  </w:footnote>
  <w:footnote w:id="7">
    <w:p w:rsidR="00A154F0" w:rsidRDefault="00A154F0">
      <w:pPr>
        <w:pStyle w:val="FootnoteText"/>
        <w:rPr>
          <w:szCs w:val="24"/>
        </w:rPr>
      </w:pPr>
      <w:r>
        <w:rPr>
          <w:rStyle w:val="FootnoteReference"/>
          <w:szCs w:val="24"/>
        </w:rPr>
        <w:footnoteRef/>
      </w:r>
      <w:r>
        <w:rPr>
          <w:szCs w:val="24"/>
        </w:rPr>
        <w:t xml:space="preserve"> Douglas Adams, </w:t>
      </w:r>
      <w:r>
        <w:rPr>
          <w:i/>
          <w:szCs w:val="24"/>
        </w:rPr>
        <w:t>The Hitchhiker's Guide to the Galaxy</w:t>
      </w:r>
    </w:p>
  </w:footnote>
  <w:footnote w:id="8">
    <w:p w:rsidR="00A154F0" w:rsidRDefault="00A154F0">
      <w:pPr>
        <w:pStyle w:val="FootnoteText"/>
        <w:rPr>
          <w:szCs w:val="24"/>
        </w:rPr>
      </w:pPr>
      <w:r>
        <w:rPr>
          <w:rStyle w:val="FootnoteReference"/>
          <w:szCs w:val="24"/>
        </w:rPr>
        <w:footnoteRef/>
      </w:r>
      <w:r>
        <w:rPr>
          <w:szCs w:val="24"/>
        </w:rPr>
        <w:t xml:space="preserve"> An independent citizen is a citizen of legal age and of rational mind. Dependent citizens are minors and those not capable of making rational decisions. Strangely enough, criminals do have the right to vote, even while in jail.</w:t>
      </w:r>
    </w:p>
  </w:footnote>
  <w:footnote w:id="9">
    <w:p w:rsidR="00A154F0" w:rsidRDefault="00A154F0" w:rsidP="007B1615">
      <w:pPr>
        <w:pStyle w:val="FootnoteText"/>
      </w:pPr>
      <w:r>
        <w:rPr>
          <w:rStyle w:val="FootnoteReference"/>
        </w:rPr>
        <w:footnoteRef/>
      </w:r>
      <w:r>
        <w:t xml:space="preserve"> In the United States, politicians raise money for their campaigning. Election rules allow each person to contribute a maximum amount to the election fund. This is to ensure fairness. I like this idea because it allows all citizens to vote with something that is truly meaningful: money. I think that voting with money is very democratic because then you will only vote for those you feel conviction for. Limiting contributions</w:t>
      </w:r>
      <w:r w:rsidR="00820614">
        <w:t>,</w:t>
      </w:r>
      <w:r>
        <w:t xml:space="preserve"> levels the playing field. The candidate who resonates with the voters</w:t>
      </w:r>
      <w:r w:rsidRPr="00052ECB">
        <w:t xml:space="preserve"> </w:t>
      </w:r>
      <w:r>
        <w:t>the strongest gets the most money to help them win the election.</w:t>
      </w:r>
    </w:p>
    <w:p w:rsidR="00A154F0" w:rsidRDefault="00A154F0" w:rsidP="007B1615">
      <w:pPr>
        <w:pStyle w:val="FootnoteText"/>
      </w:pPr>
      <w:r>
        <w:t xml:space="preserve">  I do object to allowing the candidates to use their own money. I feel this gives rich candidates an unfair advantage.</w:t>
      </w:r>
    </w:p>
    <w:p w:rsidR="00A154F0" w:rsidRDefault="00A154F0" w:rsidP="007B1615">
      <w:pPr>
        <w:pStyle w:val="FootnoteText"/>
      </w:pPr>
      <w:r>
        <w:t xml:space="preserve">  In the end, voters choose based on their feelings, and the hope they’re choosing the lesser of two evils.</w:t>
      </w:r>
    </w:p>
  </w:footnote>
  <w:footnote w:id="10">
    <w:p w:rsidR="00A154F0" w:rsidRDefault="00A154F0">
      <w:pPr>
        <w:pStyle w:val="FootnoteText"/>
        <w:rPr>
          <w:szCs w:val="24"/>
        </w:rPr>
      </w:pPr>
      <w:r>
        <w:rPr>
          <w:rStyle w:val="FootnoteReference"/>
          <w:szCs w:val="24"/>
        </w:rPr>
        <w:footnoteRef/>
      </w:r>
      <w:r>
        <w:rPr>
          <w:szCs w:val="24"/>
        </w:rPr>
        <w:t xml:space="preserve"> </w:t>
      </w:r>
      <w:hyperlink r:id="rId1" w:history="1">
        <w:r>
          <w:rPr>
            <w:rStyle w:val="Hyperlink"/>
            <w:color w:val="auto"/>
            <w:szCs w:val="24"/>
          </w:rPr>
          <w:t>http://en.wikipedia.org/wiki/Lobbying</w:t>
        </w:r>
      </w:hyperlink>
    </w:p>
  </w:footnote>
  <w:footnote w:id="11">
    <w:p w:rsidR="00A154F0" w:rsidRDefault="00A154F0">
      <w:pPr>
        <w:pStyle w:val="FootnoteText"/>
      </w:pPr>
      <w:r>
        <w:rPr>
          <w:rStyle w:val="FootnoteReference"/>
        </w:rPr>
        <w:footnoteRef/>
      </w:r>
      <w:r>
        <w:t xml:space="preserve"> There is nothing new about these laws. They have been in existence since the beginning of civilization, in one form or another.</w:t>
      </w:r>
    </w:p>
  </w:footnote>
  <w:footnote w:id="12">
    <w:p w:rsidR="00A154F0" w:rsidRDefault="00A154F0">
      <w:pPr>
        <w:pStyle w:val="FootnoteText"/>
        <w:rPr>
          <w:szCs w:val="24"/>
        </w:rPr>
      </w:pPr>
      <w:r>
        <w:rPr>
          <w:rStyle w:val="FootnoteReference"/>
          <w:szCs w:val="24"/>
        </w:rPr>
        <w:footnoteRef/>
      </w:r>
      <w:r>
        <w:rPr>
          <w:szCs w:val="24"/>
        </w:rPr>
        <w:t xml:space="preserve"> Henry D. Thoreau, Journal, Feb. 3, 1860</w:t>
      </w:r>
    </w:p>
  </w:footnote>
  <w:footnote w:id="13">
    <w:p w:rsidR="00A154F0" w:rsidRDefault="00A154F0">
      <w:pPr>
        <w:pStyle w:val="FootnoteText"/>
        <w:rPr>
          <w:szCs w:val="24"/>
        </w:rPr>
      </w:pPr>
      <w:r>
        <w:rPr>
          <w:rStyle w:val="FootnoteReference"/>
          <w:szCs w:val="24"/>
        </w:rPr>
        <w:footnoteRef/>
      </w:r>
      <w:r>
        <w:rPr>
          <w:szCs w:val="24"/>
        </w:rPr>
        <w:t xml:space="preserve"> James Baldwin</w:t>
      </w:r>
    </w:p>
  </w:footnote>
  <w:footnote w:id="14">
    <w:p w:rsidR="00A154F0" w:rsidRDefault="00A154F0">
      <w:pPr>
        <w:pStyle w:val="FootnoteText"/>
      </w:pPr>
      <w:r>
        <w:rPr>
          <w:rStyle w:val="FootnoteReference"/>
        </w:rPr>
        <w:footnoteRef/>
      </w:r>
      <w:r>
        <w:t xml:space="preserve"> </w:t>
      </w:r>
      <w:r w:rsidRPr="00A06940">
        <w:t>Richard J. Daley, Chicago mayor, explaining to the media the role of the police during the riotous 1968 Democratic National Convention</w:t>
      </w:r>
      <w:r>
        <w:t xml:space="preserve"> (See: </w:t>
      </w:r>
      <w:r w:rsidRPr="007841D8">
        <w:t>http://news-info.wustl.edu/tips/page/normal/6845.html</w:t>
      </w:r>
      <w:r>
        <w:t xml:space="preserve"> for a full explanation)</w:t>
      </w:r>
    </w:p>
  </w:footnote>
  <w:footnote w:id="15">
    <w:p w:rsidR="00A154F0" w:rsidRPr="00AD1085" w:rsidRDefault="00A154F0">
      <w:pPr>
        <w:pStyle w:val="FootnoteText"/>
        <w:rPr>
          <w:szCs w:val="24"/>
          <w:lang w:val="de-CH"/>
        </w:rPr>
      </w:pPr>
      <w:r>
        <w:rPr>
          <w:rStyle w:val="FootnoteReference"/>
          <w:szCs w:val="24"/>
        </w:rPr>
        <w:footnoteRef/>
      </w:r>
      <w:r w:rsidRPr="00AD1085">
        <w:rPr>
          <w:szCs w:val="24"/>
          <w:lang w:val="de-CH"/>
        </w:rPr>
        <w:t xml:space="preserve"> Robert A. Heinlein, </w:t>
      </w:r>
      <w:r w:rsidRPr="00AD1085">
        <w:rPr>
          <w:i/>
          <w:szCs w:val="24"/>
          <w:lang w:val="de-CH"/>
        </w:rPr>
        <w:t>Stranger In A Strange Land</w:t>
      </w:r>
      <w:r w:rsidRPr="00AD1085">
        <w:rPr>
          <w:szCs w:val="24"/>
          <w:lang w:val="de-CH"/>
        </w:rPr>
        <w:t>, P. 393</w:t>
      </w:r>
    </w:p>
  </w:footnote>
  <w:footnote w:id="16">
    <w:p w:rsidR="00A154F0" w:rsidRDefault="00A154F0">
      <w:pPr>
        <w:pStyle w:val="FootnoteText"/>
      </w:pPr>
      <w:r>
        <w:rPr>
          <w:rStyle w:val="FootnoteReference"/>
        </w:rPr>
        <w:footnoteRef/>
      </w:r>
      <w:r>
        <w:t xml:space="preserve"> An unknown person seems to have paraphrased author Patrick Overton.</w:t>
      </w:r>
    </w:p>
  </w:footnote>
  <w:footnote w:id="17">
    <w:p w:rsidR="00A154F0" w:rsidRDefault="00A154F0">
      <w:pPr>
        <w:pStyle w:val="FootnoteText"/>
        <w:rPr>
          <w:szCs w:val="24"/>
        </w:rPr>
      </w:pPr>
      <w:r>
        <w:rPr>
          <w:rStyle w:val="FootnoteReference"/>
          <w:szCs w:val="24"/>
        </w:rPr>
        <w:footnoteRef/>
      </w:r>
      <w:r>
        <w:rPr>
          <w:szCs w:val="24"/>
        </w:rPr>
        <w:t xml:space="preserve"> Claude </w:t>
      </w:r>
      <w:proofErr w:type="spellStart"/>
      <w:r>
        <w:rPr>
          <w:szCs w:val="24"/>
        </w:rPr>
        <w:t>Gueux</w:t>
      </w:r>
      <w:proofErr w:type="spellEnd"/>
      <w:r>
        <w:rPr>
          <w:szCs w:val="24"/>
        </w:rPr>
        <w:t>, King of Thieves</w:t>
      </w:r>
    </w:p>
  </w:footnote>
  <w:footnote w:id="18">
    <w:p w:rsidR="00A154F0" w:rsidRDefault="00A154F0">
      <w:pPr>
        <w:pStyle w:val="FootnoteText"/>
        <w:rPr>
          <w:szCs w:val="24"/>
        </w:rPr>
      </w:pPr>
      <w:r>
        <w:rPr>
          <w:rStyle w:val="FootnoteReference"/>
          <w:szCs w:val="24"/>
        </w:rPr>
        <w:footnoteRef/>
      </w:r>
      <w:r>
        <w:rPr>
          <w:szCs w:val="24"/>
        </w:rPr>
        <w:t xml:space="preserve"> Mirrors In The Mind, </w:t>
      </w:r>
      <w:r>
        <w:rPr>
          <w:i/>
          <w:szCs w:val="24"/>
        </w:rPr>
        <w:t>Scientific American</w:t>
      </w:r>
      <w:r>
        <w:rPr>
          <w:szCs w:val="24"/>
        </w:rPr>
        <w:t>, November 2006, P. 60</w:t>
      </w:r>
    </w:p>
  </w:footnote>
  <w:footnote w:id="19">
    <w:p w:rsidR="00A154F0" w:rsidRDefault="00A154F0">
      <w:pPr>
        <w:pStyle w:val="FootnoteText"/>
        <w:rPr>
          <w:szCs w:val="24"/>
        </w:rPr>
      </w:pPr>
      <w:r>
        <w:rPr>
          <w:rStyle w:val="FootnoteReference"/>
          <w:szCs w:val="24"/>
        </w:rPr>
        <w:footnoteRef/>
      </w:r>
      <w:r>
        <w:rPr>
          <w:szCs w:val="24"/>
        </w:rPr>
        <w:t xml:space="preserve"> Dr. Slip Cam, </w:t>
      </w:r>
      <w:r>
        <w:rPr>
          <w:i/>
          <w:szCs w:val="24"/>
        </w:rPr>
        <w:t>The Evil Gardner</w:t>
      </w:r>
    </w:p>
  </w:footnote>
  <w:footnote w:id="20">
    <w:p w:rsidR="00A154F0" w:rsidRDefault="00A154F0" w:rsidP="00E0500C">
      <w:pPr>
        <w:pStyle w:val="CommentText"/>
      </w:pPr>
      <w:r>
        <w:rPr>
          <w:rStyle w:val="FootnoteReference"/>
        </w:rPr>
        <w:footnoteRef/>
      </w:r>
      <w:r>
        <w:t xml:space="preserve"> Give an example. Case: When whistle-blower goes to the public – bypassing the chain of command.</w:t>
      </w:r>
    </w:p>
  </w:footnote>
  <w:footnote w:id="21">
    <w:p w:rsidR="00A154F0" w:rsidRDefault="00A154F0">
      <w:pPr>
        <w:pStyle w:val="FootnoteText"/>
        <w:rPr>
          <w:szCs w:val="24"/>
        </w:rPr>
      </w:pPr>
      <w:r>
        <w:rPr>
          <w:rStyle w:val="FootnoteReference"/>
          <w:szCs w:val="24"/>
        </w:rPr>
        <w:footnoteRef/>
      </w:r>
      <w:r>
        <w:rPr>
          <w:szCs w:val="24"/>
        </w:rPr>
        <w:t xml:space="preserve"> George Monbiot, </w:t>
      </w:r>
      <w:r>
        <w:rPr>
          <w:i/>
          <w:szCs w:val="24"/>
        </w:rPr>
        <w:t>Who guards the guards?</w:t>
      </w:r>
    </w:p>
  </w:footnote>
  <w:footnote w:id="22">
    <w:p w:rsidR="00A154F0" w:rsidRDefault="00A154F0">
      <w:pPr>
        <w:pStyle w:val="FootnoteText"/>
        <w:rPr>
          <w:szCs w:val="24"/>
        </w:rPr>
      </w:pPr>
      <w:r>
        <w:rPr>
          <w:rStyle w:val="FootnoteReference"/>
          <w:szCs w:val="24"/>
        </w:rPr>
        <w:footnoteRef/>
      </w:r>
      <w:r>
        <w:rPr>
          <w:szCs w:val="24"/>
        </w:rPr>
        <w:t xml:space="preserve"> Saul D. Alinsky, </w:t>
      </w:r>
      <w:r>
        <w:rPr>
          <w:i/>
          <w:szCs w:val="24"/>
        </w:rPr>
        <w:t>Rules for Radicals A Pragmatic Primer for Realistic Radicals</w:t>
      </w:r>
      <w:r>
        <w:rPr>
          <w:szCs w:val="24"/>
        </w:rPr>
        <w:t>, P. 59</w:t>
      </w:r>
    </w:p>
  </w:footnote>
  <w:footnote w:id="23">
    <w:p w:rsidR="00A154F0" w:rsidRDefault="00A154F0">
      <w:pPr>
        <w:pStyle w:val="FootnoteText"/>
        <w:rPr>
          <w:szCs w:val="24"/>
        </w:rPr>
      </w:pPr>
      <w:r>
        <w:rPr>
          <w:rStyle w:val="FootnoteReference"/>
          <w:szCs w:val="24"/>
        </w:rPr>
        <w:footnoteRef/>
      </w:r>
      <w:r>
        <w:rPr>
          <w:szCs w:val="24"/>
        </w:rPr>
        <w:t xml:space="preserve"> </w:t>
      </w:r>
      <w:proofErr w:type="spellStart"/>
      <w:r>
        <w:rPr>
          <w:szCs w:val="24"/>
        </w:rPr>
        <w:t>Godfré</w:t>
      </w:r>
      <w:proofErr w:type="spellEnd"/>
      <w:r>
        <w:rPr>
          <w:szCs w:val="24"/>
        </w:rPr>
        <w:t xml:space="preserve"> Ray King, </w:t>
      </w:r>
      <w:r>
        <w:rPr>
          <w:i/>
          <w:szCs w:val="24"/>
        </w:rPr>
        <w:t>The “I AM” Discourses, Vol. 11</w:t>
      </w:r>
      <w:r>
        <w:rPr>
          <w:szCs w:val="24"/>
        </w:rPr>
        <w:t>, P. 81</w:t>
      </w:r>
    </w:p>
  </w:footnote>
  <w:footnote w:id="24">
    <w:p w:rsidR="00A154F0" w:rsidRDefault="00A154F0">
      <w:pPr>
        <w:pStyle w:val="FootnoteText"/>
      </w:pPr>
      <w:r>
        <w:rPr>
          <w:rStyle w:val="FootnoteReference"/>
        </w:rPr>
        <w:footnoteRef/>
      </w:r>
      <w:r>
        <w:t xml:space="preserve"> Maybe in the future this adage will not apply. Here’s to hoping.</w:t>
      </w:r>
    </w:p>
  </w:footnote>
  <w:footnote w:id="25">
    <w:p w:rsidR="00A154F0" w:rsidRDefault="00A154F0" w:rsidP="009C16B8">
      <w:pPr>
        <w:pStyle w:val="FootnoteText"/>
      </w:pPr>
      <w:r>
        <w:rPr>
          <w:rStyle w:val="FootnoteReference"/>
        </w:rPr>
        <w:footnoteRef/>
      </w:r>
      <w:r>
        <w:t xml:space="preserve"> </w:t>
      </w:r>
      <w:r w:rsidRPr="00B32D99">
        <w:t>http://www.casacolumbia.org/absolutenm/templates/PressReleases.aspx?articleid=556&amp;zoneid=66</w:t>
      </w:r>
    </w:p>
  </w:footnote>
  <w:footnote w:id="26">
    <w:p w:rsidR="00A154F0" w:rsidRDefault="00A154F0">
      <w:pPr>
        <w:pStyle w:val="FootnoteText"/>
        <w:rPr>
          <w:szCs w:val="24"/>
        </w:rPr>
      </w:pPr>
      <w:r>
        <w:rPr>
          <w:rStyle w:val="FootnoteReference"/>
          <w:szCs w:val="24"/>
        </w:rPr>
        <w:footnoteRef/>
      </w:r>
      <w:r>
        <w:rPr>
          <w:szCs w:val="24"/>
        </w:rPr>
        <w:t xml:space="preserve"> William McDonough &amp; Michael </w:t>
      </w:r>
      <w:proofErr w:type="spellStart"/>
      <w:r>
        <w:rPr>
          <w:szCs w:val="24"/>
        </w:rPr>
        <w:t>Braungart</w:t>
      </w:r>
      <w:proofErr w:type="spellEnd"/>
      <w:r>
        <w:rPr>
          <w:szCs w:val="24"/>
        </w:rPr>
        <w:t xml:space="preserve">, </w:t>
      </w:r>
      <w:r>
        <w:rPr>
          <w:i/>
          <w:szCs w:val="24"/>
        </w:rPr>
        <w:t>Cradle To Cradle</w:t>
      </w:r>
      <w:r>
        <w:rPr>
          <w:szCs w:val="24"/>
        </w:rPr>
        <w:t>, P. 30</w:t>
      </w:r>
    </w:p>
  </w:footnote>
  <w:footnote w:id="27">
    <w:p w:rsidR="00A154F0" w:rsidRDefault="00A154F0">
      <w:pPr>
        <w:pStyle w:val="FootnoteText"/>
        <w:rPr>
          <w:szCs w:val="24"/>
        </w:rPr>
      </w:pPr>
      <w:r>
        <w:rPr>
          <w:rStyle w:val="FootnoteReference"/>
          <w:szCs w:val="24"/>
        </w:rPr>
        <w:footnoteRef/>
      </w:r>
      <w:r>
        <w:rPr>
          <w:szCs w:val="24"/>
        </w:rPr>
        <w:t xml:space="preserve"> Religious turn to ‘Sabbath Economics’, </w:t>
      </w:r>
      <w:r>
        <w:rPr>
          <w:i/>
          <w:szCs w:val="24"/>
        </w:rPr>
        <w:t>Seattle Post</w:t>
      </w:r>
      <w:r>
        <w:rPr>
          <w:szCs w:val="24"/>
        </w:rPr>
        <w:t>, Monday, October 30, 2006, P. C4</w:t>
      </w:r>
    </w:p>
  </w:footnote>
  <w:footnote w:id="28">
    <w:p w:rsidR="00A154F0" w:rsidRDefault="00A154F0">
      <w:pPr>
        <w:pStyle w:val="FootnoteText"/>
        <w:rPr>
          <w:szCs w:val="24"/>
        </w:rPr>
      </w:pPr>
      <w:r>
        <w:rPr>
          <w:rStyle w:val="FootnoteReference"/>
          <w:szCs w:val="24"/>
        </w:rPr>
        <w:footnoteRef/>
      </w:r>
      <w:r>
        <w:rPr>
          <w:szCs w:val="24"/>
        </w:rPr>
        <w:t xml:space="preserve"> If you’re curious about </w:t>
      </w:r>
      <w:proofErr w:type="spellStart"/>
      <w:r>
        <w:rPr>
          <w:szCs w:val="24"/>
        </w:rPr>
        <w:t>Durabooks</w:t>
      </w:r>
      <w:proofErr w:type="spellEnd"/>
      <w:r>
        <w:rPr>
          <w:szCs w:val="24"/>
        </w:rPr>
        <w:t>, please see www.melcher.com</w:t>
      </w:r>
    </w:p>
  </w:footnote>
  <w:footnote w:id="29">
    <w:p w:rsidR="00A154F0" w:rsidRDefault="00A154F0">
      <w:pPr>
        <w:pStyle w:val="FootnoteText"/>
        <w:rPr>
          <w:szCs w:val="24"/>
        </w:rPr>
      </w:pPr>
      <w:r>
        <w:rPr>
          <w:rStyle w:val="FootnoteReference"/>
          <w:szCs w:val="24"/>
        </w:rPr>
        <w:footnoteRef/>
      </w:r>
      <w:r>
        <w:rPr>
          <w:szCs w:val="24"/>
        </w:rPr>
        <w:t xml:space="preserve"> Someone is definitely taking moonshine and I think I know whom.</w:t>
      </w:r>
    </w:p>
  </w:footnote>
  <w:footnote w:id="30">
    <w:p w:rsidR="00A154F0" w:rsidRDefault="00A154F0">
      <w:pPr>
        <w:pStyle w:val="FootnoteText"/>
        <w:rPr>
          <w:szCs w:val="24"/>
        </w:rPr>
      </w:pPr>
      <w:r>
        <w:rPr>
          <w:rStyle w:val="FootnoteReference"/>
          <w:szCs w:val="24"/>
        </w:rPr>
        <w:footnoteRef/>
      </w:r>
      <w:r>
        <w:rPr>
          <w:szCs w:val="24"/>
        </w:rPr>
        <w:t xml:space="preserve"> Notwithstanding hydroelectric power dams, which can potentially kill thousands or millions of people if they burst?</w:t>
      </w:r>
    </w:p>
    <w:p w:rsidR="00A154F0" w:rsidRDefault="00A154F0">
      <w:pPr>
        <w:pStyle w:val="FootnoteText"/>
        <w:rPr>
          <w:szCs w:val="24"/>
        </w:rPr>
      </w:pPr>
    </w:p>
  </w:footnote>
  <w:footnote w:id="31">
    <w:p w:rsidR="00A154F0" w:rsidRDefault="00A154F0">
      <w:pPr>
        <w:pStyle w:val="FootnoteText"/>
        <w:rPr>
          <w:szCs w:val="24"/>
        </w:rPr>
      </w:pPr>
      <w:r>
        <w:rPr>
          <w:rStyle w:val="FootnoteReference"/>
          <w:szCs w:val="24"/>
        </w:rPr>
        <w:footnoteRef/>
      </w:r>
      <w:r>
        <w:rPr>
          <w:szCs w:val="24"/>
        </w:rPr>
        <w:t xml:space="preserve"> Where Did It All Come From, </w:t>
      </w:r>
      <w:r>
        <w:rPr>
          <w:i/>
          <w:szCs w:val="24"/>
        </w:rPr>
        <w:t>Sky &amp; Telescope</w:t>
      </w:r>
      <w:r>
        <w:rPr>
          <w:szCs w:val="24"/>
        </w:rPr>
        <w:t>, December 2006, P. 36</w:t>
      </w:r>
    </w:p>
  </w:footnote>
  <w:footnote w:id="32">
    <w:p w:rsidR="00A154F0" w:rsidRDefault="00A154F0">
      <w:pPr>
        <w:pStyle w:val="FootnoteText"/>
        <w:rPr>
          <w:szCs w:val="24"/>
        </w:rPr>
      </w:pPr>
      <w:r>
        <w:rPr>
          <w:rStyle w:val="FootnoteReference"/>
          <w:szCs w:val="24"/>
        </w:rPr>
        <w:footnoteRef/>
      </w:r>
      <w:r>
        <w:rPr>
          <w:szCs w:val="24"/>
        </w:rPr>
        <w:t xml:space="preserve"> Keith Ashdown, Email: keith@taxpayer.net, http://www.taxpayer.net/TCS/wastebasket/agriculture/2004-06-18cotton.htm</w:t>
      </w:r>
    </w:p>
  </w:footnote>
  <w:footnote w:id="33">
    <w:p w:rsidR="00A154F0" w:rsidRDefault="00A154F0">
      <w:pPr>
        <w:pStyle w:val="FootnoteText"/>
      </w:pPr>
      <w:r>
        <w:rPr>
          <w:rStyle w:val="FootnoteReference"/>
        </w:rPr>
        <w:footnoteRef/>
      </w:r>
      <w:r>
        <w:t xml:space="preserve"> </w:t>
      </w:r>
      <w:r w:rsidRPr="00E665AC">
        <w:rPr>
          <w:i/>
        </w:rPr>
        <w:t>Harvesting Poverty: The Rigged Trade Game</w:t>
      </w:r>
      <w:r w:rsidRPr="00E665AC">
        <w:t>, The New York Times</w:t>
      </w:r>
      <w:r>
        <w:t>,</w:t>
      </w:r>
      <w:r w:rsidRPr="00E665AC">
        <w:t xml:space="preserve"> July 20</w:t>
      </w:r>
      <w:r>
        <w:t>,</w:t>
      </w:r>
      <w:r w:rsidRPr="00E665AC">
        <w:t xml:space="preserve"> 2003</w:t>
      </w:r>
    </w:p>
  </w:footnote>
  <w:footnote w:id="34">
    <w:p w:rsidR="00A154F0" w:rsidRDefault="00A154F0">
      <w:pPr>
        <w:pStyle w:val="FootnoteText"/>
        <w:rPr>
          <w:szCs w:val="24"/>
        </w:rPr>
      </w:pPr>
      <w:r>
        <w:rPr>
          <w:rStyle w:val="FootnoteReference"/>
          <w:szCs w:val="24"/>
        </w:rPr>
        <w:footnoteRef/>
      </w:r>
      <w:r>
        <w:rPr>
          <w:szCs w:val="24"/>
        </w:rPr>
        <w:t xml:space="preserve"> Charles </w:t>
      </w:r>
      <w:proofErr w:type="spellStart"/>
      <w:r>
        <w:rPr>
          <w:szCs w:val="24"/>
        </w:rPr>
        <w:t>Bufe</w:t>
      </w:r>
      <w:proofErr w:type="spellEnd"/>
      <w:r>
        <w:rPr>
          <w:szCs w:val="24"/>
        </w:rPr>
        <w:t xml:space="preserve">, </w:t>
      </w:r>
      <w:r>
        <w:rPr>
          <w:i/>
          <w:szCs w:val="24"/>
        </w:rPr>
        <w:t>The American Heretic's Dictionary</w:t>
      </w:r>
      <w:r>
        <w:rPr>
          <w:szCs w:val="24"/>
        </w:rPr>
        <w:t>, 1992</w:t>
      </w:r>
    </w:p>
  </w:footnote>
  <w:footnote w:id="35">
    <w:p w:rsidR="00A154F0" w:rsidRDefault="00A154F0">
      <w:pPr>
        <w:pStyle w:val="FootnoteText"/>
        <w:rPr>
          <w:szCs w:val="24"/>
        </w:rPr>
      </w:pPr>
      <w:r>
        <w:rPr>
          <w:rStyle w:val="FootnoteReference"/>
          <w:szCs w:val="24"/>
        </w:rPr>
        <w:footnoteRef/>
      </w:r>
      <w:r>
        <w:rPr>
          <w:szCs w:val="24"/>
        </w:rPr>
        <w:t xml:space="preserve"> P William McDonough &amp; Michael </w:t>
      </w:r>
      <w:proofErr w:type="spellStart"/>
      <w:r>
        <w:rPr>
          <w:szCs w:val="24"/>
        </w:rPr>
        <w:t>Braungart</w:t>
      </w:r>
      <w:proofErr w:type="spellEnd"/>
      <w:r>
        <w:rPr>
          <w:szCs w:val="24"/>
        </w:rPr>
        <w:t xml:space="preserve">, </w:t>
      </w:r>
      <w:r>
        <w:rPr>
          <w:i/>
          <w:szCs w:val="24"/>
        </w:rPr>
        <w:t>Cradle To Cradle</w:t>
      </w:r>
      <w:r>
        <w:rPr>
          <w:szCs w:val="24"/>
        </w:rPr>
        <w:t>, P. 3</w:t>
      </w:r>
    </w:p>
  </w:footnote>
  <w:footnote w:id="36">
    <w:p w:rsidR="00A154F0" w:rsidRDefault="00A154F0">
      <w:pPr>
        <w:pStyle w:val="FootnoteText"/>
        <w:rPr>
          <w:szCs w:val="24"/>
        </w:rPr>
      </w:pPr>
      <w:r>
        <w:rPr>
          <w:rStyle w:val="FootnoteReference"/>
          <w:szCs w:val="24"/>
        </w:rPr>
        <w:footnoteRef/>
      </w:r>
      <w:r>
        <w:rPr>
          <w:szCs w:val="24"/>
        </w:rPr>
        <w:t xml:space="preserve"> Richard Nelson </w:t>
      </w:r>
      <w:proofErr w:type="spellStart"/>
      <w:r>
        <w:rPr>
          <w:szCs w:val="24"/>
        </w:rPr>
        <w:t>Bolles</w:t>
      </w:r>
      <w:proofErr w:type="spellEnd"/>
      <w:r>
        <w:rPr>
          <w:szCs w:val="24"/>
        </w:rPr>
        <w:t xml:space="preserve">, </w:t>
      </w:r>
      <w:r>
        <w:rPr>
          <w:i/>
          <w:szCs w:val="24"/>
        </w:rPr>
        <w:t>The 1997 What Color Is Your Parachute</w:t>
      </w:r>
      <w:r>
        <w:rPr>
          <w:szCs w:val="24"/>
        </w:rPr>
        <w:t>, PP. 11-13</w:t>
      </w:r>
    </w:p>
  </w:footnote>
  <w:footnote w:id="37">
    <w:p w:rsidR="00A154F0" w:rsidRDefault="00A154F0">
      <w:pPr>
        <w:pStyle w:val="FootnoteText"/>
        <w:rPr>
          <w:szCs w:val="24"/>
        </w:rPr>
      </w:pPr>
      <w:r>
        <w:rPr>
          <w:rStyle w:val="FootnoteReference"/>
          <w:szCs w:val="24"/>
        </w:rPr>
        <w:footnoteRef/>
      </w:r>
      <w:r>
        <w:rPr>
          <w:szCs w:val="24"/>
        </w:rPr>
        <w:t xml:space="preserve"> ibid,</w:t>
      </w:r>
      <w:r>
        <w:rPr>
          <w:i/>
          <w:szCs w:val="24"/>
        </w:rPr>
        <w:t xml:space="preserve"> </w:t>
      </w:r>
      <w:r>
        <w:rPr>
          <w:szCs w:val="24"/>
        </w:rPr>
        <w:t>P. 179</w:t>
      </w:r>
    </w:p>
  </w:footnote>
  <w:footnote w:id="38">
    <w:p w:rsidR="00A154F0" w:rsidRDefault="00A154F0">
      <w:pPr>
        <w:pStyle w:val="FootnoteText"/>
        <w:rPr>
          <w:szCs w:val="24"/>
        </w:rPr>
      </w:pPr>
      <w:r>
        <w:rPr>
          <w:rStyle w:val="FootnoteReference"/>
          <w:szCs w:val="24"/>
        </w:rPr>
        <w:footnoteRef/>
      </w:r>
      <w:r>
        <w:rPr>
          <w:szCs w:val="24"/>
        </w:rPr>
        <w:t xml:space="preserve"> </w:t>
      </w:r>
      <w:proofErr w:type="spellStart"/>
      <w:r>
        <w:rPr>
          <w:snapToGrid w:val="0"/>
          <w:szCs w:val="24"/>
        </w:rPr>
        <w:t>Strasser</w:t>
      </w:r>
      <w:proofErr w:type="spellEnd"/>
      <w:r>
        <w:rPr>
          <w:snapToGrid w:val="0"/>
          <w:szCs w:val="24"/>
        </w:rPr>
        <w:t xml:space="preserve"> &amp; </w:t>
      </w:r>
      <w:proofErr w:type="spellStart"/>
      <w:r>
        <w:rPr>
          <w:snapToGrid w:val="0"/>
          <w:szCs w:val="24"/>
        </w:rPr>
        <w:t>Sena</w:t>
      </w:r>
      <w:proofErr w:type="spellEnd"/>
      <w:r>
        <w:rPr>
          <w:snapToGrid w:val="0"/>
          <w:szCs w:val="24"/>
        </w:rPr>
        <w:t xml:space="preserve">, </w:t>
      </w:r>
      <w:r>
        <w:rPr>
          <w:i/>
          <w:snapToGrid w:val="0"/>
          <w:szCs w:val="24"/>
        </w:rPr>
        <w:t>From Campus To Corporation, 2nd ed.</w:t>
      </w:r>
      <w:r>
        <w:rPr>
          <w:snapToGrid w:val="0"/>
          <w:szCs w:val="24"/>
        </w:rPr>
        <w:t>, Career Press, 1993, P. 55</w:t>
      </w:r>
    </w:p>
  </w:footnote>
  <w:footnote w:id="39">
    <w:p w:rsidR="00A154F0" w:rsidRDefault="00A154F0">
      <w:pPr>
        <w:pStyle w:val="FootnoteText"/>
        <w:rPr>
          <w:szCs w:val="24"/>
        </w:rPr>
      </w:pPr>
      <w:r>
        <w:rPr>
          <w:rStyle w:val="FootnoteReference"/>
          <w:szCs w:val="24"/>
        </w:rPr>
        <w:footnoteRef/>
      </w:r>
      <w:r>
        <w:rPr>
          <w:szCs w:val="24"/>
        </w:rPr>
        <w:t xml:space="preserve"> Gregory Stock, </w:t>
      </w:r>
      <w:proofErr w:type="spellStart"/>
      <w:r>
        <w:rPr>
          <w:i/>
          <w:szCs w:val="24"/>
        </w:rPr>
        <w:t>Metaman</w:t>
      </w:r>
      <w:proofErr w:type="spellEnd"/>
      <w:r>
        <w:rPr>
          <w:szCs w:val="24"/>
        </w:rPr>
        <w:t>, ISBN 0-385-25380-X, PP. 205-206</w:t>
      </w:r>
    </w:p>
  </w:footnote>
  <w:footnote w:id="40">
    <w:p w:rsidR="00A154F0" w:rsidRDefault="00A154F0" w:rsidP="000B4747">
      <w:pPr>
        <w:pStyle w:val="FootnoteText"/>
      </w:pPr>
      <w:r>
        <w:rPr>
          <w:rStyle w:val="FootnoteReference"/>
        </w:rPr>
        <w:footnoteRef/>
      </w:r>
      <w:r>
        <w:t xml:space="preserve"> </w:t>
      </w:r>
      <w:r w:rsidRPr="002068FB">
        <w:t>Napoleon Hill</w:t>
      </w:r>
      <w:r>
        <w:t xml:space="preserve">, </w:t>
      </w:r>
      <w:r w:rsidRPr="002068FB">
        <w:t>Think &amp; Grow Rich</w:t>
      </w:r>
      <w:r>
        <w:t>, P. 79</w:t>
      </w:r>
    </w:p>
  </w:footnote>
  <w:footnote w:id="41">
    <w:p w:rsidR="00A154F0" w:rsidRDefault="00A154F0" w:rsidP="0048395B">
      <w:pPr>
        <w:pStyle w:val="FootnoteText"/>
        <w:rPr>
          <w:szCs w:val="24"/>
        </w:rPr>
      </w:pPr>
      <w:r>
        <w:rPr>
          <w:rStyle w:val="FootnoteReference"/>
          <w:szCs w:val="24"/>
        </w:rPr>
        <w:footnoteRef/>
      </w:r>
      <w:r>
        <w:rPr>
          <w:szCs w:val="24"/>
        </w:rPr>
        <w:t xml:space="preserve"> Elizabeth Boyer, </w:t>
      </w:r>
      <w:r>
        <w:rPr>
          <w:i/>
          <w:szCs w:val="24"/>
        </w:rPr>
        <w:t xml:space="preserve">The Elves and the </w:t>
      </w:r>
      <w:proofErr w:type="spellStart"/>
      <w:r>
        <w:rPr>
          <w:i/>
          <w:szCs w:val="24"/>
        </w:rPr>
        <w:t>Otterskin</w:t>
      </w:r>
      <w:proofErr w:type="spellEnd"/>
      <w:r>
        <w:rPr>
          <w:szCs w:val="24"/>
        </w:rPr>
        <w:t>, P72</w:t>
      </w:r>
    </w:p>
  </w:footnote>
  <w:footnote w:id="42">
    <w:p w:rsidR="00A154F0" w:rsidRDefault="00A154F0" w:rsidP="00FA7E4C">
      <w:pPr>
        <w:pStyle w:val="FootnoteText"/>
      </w:pPr>
      <w:r>
        <w:rPr>
          <w:rStyle w:val="FootnoteReference"/>
        </w:rPr>
        <w:footnoteRef/>
      </w:r>
      <w:r>
        <w:t xml:space="preserve"> Plato</w:t>
      </w:r>
    </w:p>
  </w:footnote>
  <w:footnote w:id="43">
    <w:p w:rsidR="00A154F0" w:rsidRDefault="00A154F0" w:rsidP="00FA7E4C">
      <w:pPr>
        <w:pStyle w:val="FootnoteText"/>
        <w:rPr>
          <w:szCs w:val="24"/>
        </w:rPr>
      </w:pPr>
      <w:r>
        <w:rPr>
          <w:rStyle w:val="FootnoteReference"/>
          <w:szCs w:val="24"/>
        </w:rPr>
        <w:footnoteRef/>
      </w:r>
      <w:r>
        <w:rPr>
          <w:szCs w:val="24"/>
        </w:rPr>
        <w:t xml:space="preserve"> William Shakespeare, Hamlet, I.3.80 </w:t>
      </w:r>
    </w:p>
  </w:footnote>
  <w:footnote w:id="44">
    <w:p w:rsidR="00A154F0" w:rsidRDefault="00A154F0" w:rsidP="002068FB">
      <w:pPr>
        <w:pStyle w:val="FootnoteText"/>
      </w:pPr>
      <w:r>
        <w:rPr>
          <w:rStyle w:val="FootnoteReference"/>
        </w:rPr>
        <w:footnoteRef/>
      </w:r>
      <w:r>
        <w:t xml:space="preserve"> </w:t>
      </w:r>
      <w:r w:rsidRPr="002068FB">
        <w:t>Napoleon Hill</w:t>
      </w:r>
      <w:r>
        <w:t xml:space="preserve">, </w:t>
      </w:r>
      <w:r w:rsidRPr="002068FB">
        <w:t>Think &amp; Grow Rich</w:t>
      </w:r>
      <w:r>
        <w:t>, P. 78</w:t>
      </w:r>
    </w:p>
  </w:footnote>
  <w:footnote w:id="45">
    <w:p w:rsidR="00A154F0" w:rsidRPr="00AD1085" w:rsidRDefault="00A154F0">
      <w:pPr>
        <w:pStyle w:val="FootnoteText"/>
        <w:rPr>
          <w:szCs w:val="24"/>
          <w:lang w:val="de-CH"/>
        </w:rPr>
      </w:pPr>
      <w:r>
        <w:rPr>
          <w:rStyle w:val="FootnoteReference"/>
          <w:szCs w:val="24"/>
        </w:rPr>
        <w:footnoteRef/>
      </w:r>
      <w:r w:rsidRPr="00AD1085">
        <w:rPr>
          <w:szCs w:val="24"/>
          <w:lang w:val="de-CH"/>
        </w:rPr>
        <w:t xml:space="preserve"> Bertrand Russell</w:t>
      </w:r>
    </w:p>
  </w:footnote>
  <w:footnote w:id="46">
    <w:p w:rsidR="00A154F0" w:rsidRPr="00AD1085" w:rsidRDefault="00A154F0">
      <w:pPr>
        <w:pStyle w:val="FootnoteText"/>
        <w:rPr>
          <w:lang w:val="de-CH"/>
        </w:rPr>
      </w:pPr>
      <w:r>
        <w:rPr>
          <w:rStyle w:val="FootnoteReference"/>
        </w:rPr>
        <w:footnoteRef/>
      </w:r>
      <w:r w:rsidRPr="00AD1085">
        <w:rPr>
          <w:lang w:val="de-CH"/>
        </w:rPr>
        <w:t xml:space="preserve"> http://www.learner.org/resources/series26.html</w:t>
      </w:r>
    </w:p>
  </w:footnote>
  <w:footnote w:id="47">
    <w:p w:rsidR="00A154F0" w:rsidRDefault="00A154F0">
      <w:pPr>
        <w:pStyle w:val="FootnoteText"/>
        <w:rPr>
          <w:szCs w:val="24"/>
        </w:rPr>
      </w:pPr>
      <w:r>
        <w:rPr>
          <w:rStyle w:val="FootnoteReference"/>
          <w:szCs w:val="24"/>
        </w:rPr>
        <w:footnoteRef/>
      </w:r>
      <w:r>
        <w:rPr>
          <w:szCs w:val="24"/>
        </w:rPr>
        <w:t xml:space="preserve"> Jay P. Greene, </w:t>
      </w:r>
      <w:r>
        <w:rPr>
          <w:i/>
          <w:szCs w:val="24"/>
        </w:rPr>
        <w:t>Education Myths What Special Interest Groups Want You to Believe about Our Schools – And Why It Isn’t So</w:t>
      </w:r>
      <w:r>
        <w:rPr>
          <w:szCs w:val="24"/>
        </w:rPr>
        <w:t>, P ix</w:t>
      </w:r>
    </w:p>
  </w:footnote>
  <w:footnote w:id="48">
    <w:p w:rsidR="00A154F0" w:rsidRDefault="00A154F0">
      <w:pPr>
        <w:pStyle w:val="FootnoteText"/>
      </w:pPr>
      <w:r>
        <w:rPr>
          <w:rStyle w:val="FootnoteReference"/>
        </w:rPr>
        <w:footnoteRef/>
      </w:r>
      <w:r>
        <w:t xml:space="preserve"> </w:t>
      </w:r>
      <w:r w:rsidRPr="00110400">
        <w:t>Stewart Brand</w:t>
      </w:r>
      <w:r>
        <w:t xml:space="preserve">, </w:t>
      </w:r>
      <w:r w:rsidRPr="00110400">
        <w:t>Whole Earth Review</w:t>
      </w:r>
      <w:r>
        <w:t xml:space="preserve">, p. 49, </w:t>
      </w:r>
      <w:r w:rsidRPr="00E306AD">
        <w:t>May 1985</w:t>
      </w:r>
    </w:p>
  </w:footnote>
  <w:footnote w:id="49">
    <w:p w:rsidR="00A154F0" w:rsidRPr="00E864E5" w:rsidRDefault="00A154F0">
      <w:pPr>
        <w:pStyle w:val="FootnoteText"/>
      </w:pPr>
      <w:r>
        <w:rPr>
          <w:rStyle w:val="FootnoteReference"/>
        </w:rPr>
        <w:footnoteRef/>
      </w:r>
      <w:r>
        <w:t xml:space="preserve"> Robert E. Kelley, </w:t>
      </w:r>
      <w:r>
        <w:rPr>
          <w:i/>
        </w:rPr>
        <w:t>How to be a Star at Work</w:t>
      </w:r>
      <w:r>
        <w:t>, P. 158</w:t>
      </w:r>
    </w:p>
  </w:footnote>
  <w:footnote w:id="50">
    <w:p w:rsidR="00A154F0" w:rsidRPr="00791EBA" w:rsidRDefault="00A154F0">
      <w:pPr>
        <w:pStyle w:val="FootnoteText"/>
      </w:pPr>
      <w:r>
        <w:rPr>
          <w:rStyle w:val="FootnoteReference"/>
        </w:rPr>
        <w:footnoteRef/>
      </w:r>
      <w:r>
        <w:t xml:space="preserve"> </w:t>
      </w:r>
      <w:r>
        <w:rPr>
          <w:szCs w:val="24"/>
        </w:rPr>
        <w:t>N</w:t>
      </w:r>
      <w:r w:rsidRPr="00791EBA">
        <w:rPr>
          <w:szCs w:val="24"/>
        </w:rPr>
        <w:t xml:space="preserve">ora </w:t>
      </w:r>
      <w:r>
        <w:rPr>
          <w:szCs w:val="24"/>
        </w:rPr>
        <w:t>D</w:t>
      </w:r>
      <w:r w:rsidRPr="00791EBA">
        <w:rPr>
          <w:szCs w:val="24"/>
        </w:rPr>
        <w:t>enzel</w:t>
      </w:r>
      <w:r>
        <w:rPr>
          <w:szCs w:val="24"/>
        </w:rPr>
        <w:t xml:space="preserve">, </w:t>
      </w:r>
      <w:r w:rsidRPr="00791EBA">
        <w:rPr>
          <w:i/>
          <w:szCs w:val="24"/>
        </w:rPr>
        <w:t>The Top 10 Ways You Shoot Yourself in the Foot in the Workplace</w:t>
      </w:r>
      <w:r>
        <w:rPr>
          <w:i/>
          <w:szCs w:val="24"/>
        </w:rPr>
        <w:t>,</w:t>
      </w:r>
      <w:r>
        <w:rPr>
          <w:szCs w:val="24"/>
        </w:rPr>
        <w:t xml:space="preserve"> </w:t>
      </w:r>
      <w:r w:rsidRPr="00791EBA">
        <w:rPr>
          <w:szCs w:val="24"/>
        </w:rPr>
        <w:t>http://www.uctv.tv/search-details.aspx?showID=15523</w:t>
      </w:r>
    </w:p>
  </w:footnote>
  <w:footnote w:id="51">
    <w:p w:rsidR="00A154F0" w:rsidRDefault="00A154F0">
      <w:pPr>
        <w:pStyle w:val="FootnoteText"/>
        <w:rPr>
          <w:szCs w:val="24"/>
        </w:rPr>
      </w:pPr>
      <w:r>
        <w:rPr>
          <w:rStyle w:val="FootnoteReference"/>
          <w:szCs w:val="24"/>
        </w:rPr>
        <w:footnoteRef/>
      </w:r>
      <w:r>
        <w:rPr>
          <w:szCs w:val="24"/>
        </w:rPr>
        <w:t xml:space="preserve"> </w:t>
      </w:r>
      <w:r>
        <w:rPr>
          <w:i/>
          <w:szCs w:val="24"/>
        </w:rPr>
        <w:t>Scientific American</w:t>
      </w:r>
      <w:r>
        <w:rPr>
          <w:szCs w:val="24"/>
        </w:rPr>
        <w:t>, August 2006, P69-71</w:t>
      </w:r>
    </w:p>
  </w:footnote>
  <w:footnote w:id="52">
    <w:p w:rsidR="00A154F0" w:rsidRDefault="00A154F0" w:rsidP="00EC581B">
      <w:pPr>
        <w:pStyle w:val="FootnoteText"/>
      </w:pPr>
      <w:r>
        <w:rPr>
          <w:rStyle w:val="FootnoteReference"/>
        </w:rPr>
        <w:footnoteRef/>
      </w:r>
      <w:r>
        <w:t xml:space="preserve"> </w:t>
      </w:r>
      <w:r w:rsidRPr="00E67B68">
        <w:t xml:space="preserve">Celeste </w:t>
      </w:r>
      <w:proofErr w:type="spellStart"/>
      <w:r w:rsidRPr="00E67B68">
        <w:t>Biever</w:t>
      </w:r>
      <w:proofErr w:type="spellEnd"/>
      <w:r>
        <w:t xml:space="preserve">, New Scientist, </w:t>
      </w:r>
      <w:r w:rsidRPr="00E67B68">
        <w:t>How to unleash your brain's inner genius</w:t>
      </w:r>
      <w:r>
        <w:t>, 03 June 2009, (</w:t>
      </w:r>
      <w:r w:rsidRPr="0085589F">
        <w:t>http://www.newscientist.com/article/mg20227111.500-how-to-unleash-your-brains-inner-genius.html</w:t>
      </w:r>
      <w:r>
        <w:t>)</w:t>
      </w:r>
    </w:p>
  </w:footnote>
  <w:footnote w:id="53">
    <w:p w:rsidR="00A154F0" w:rsidRDefault="00A154F0">
      <w:pPr>
        <w:pStyle w:val="FootnoteText"/>
        <w:rPr>
          <w:szCs w:val="24"/>
        </w:rPr>
      </w:pPr>
      <w:r>
        <w:rPr>
          <w:rStyle w:val="FootnoteReference"/>
          <w:szCs w:val="24"/>
        </w:rPr>
        <w:footnoteRef/>
      </w:r>
      <w:r>
        <w:rPr>
          <w:szCs w:val="24"/>
        </w:rPr>
        <w:t xml:space="preserve"> Boston T. Party, </w:t>
      </w:r>
      <w:r>
        <w:rPr>
          <w:i/>
          <w:szCs w:val="24"/>
        </w:rPr>
        <w:t>Bulletproof Privacy</w:t>
      </w:r>
      <w:r>
        <w:rPr>
          <w:szCs w:val="24"/>
        </w:rPr>
        <w:t>, P 4/6</w:t>
      </w:r>
    </w:p>
  </w:footnote>
  <w:footnote w:id="54">
    <w:p w:rsidR="00A154F0" w:rsidRDefault="00A154F0">
      <w:pPr>
        <w:pStyle w:val="FootnoteText"/>
        <w:rPr>
          <w:szCs w:val="24"/>
        </w:rPr>
      </w:pPr>
      <w:r>
        <w:rPr>
          <w:rStyle w:val="FootnoteReference"/>
          <w:szCs w:val="24"/>
        </w:rPr>
        <w:footnoteRef/>
      </w:r>
      <w:r>
        <w:rPr>
          <w:szCs w:val="24"/>
        </w:rPr>
        <w:t xml:space="preserve"> Eric J. Lerner, </w:t>
      </w:r>
      <w:r>
        <w:rPr>
          <w:i/>
          <w:szCs w:val="24"/>
        </w:rPr>
        <w:t>The Big Bang Never Happened</w:t>
      </w:r>
      <w:r>
        <w:rPr>
          <w:szCs w:val="24"/>
        </w:rPr>
        <w:t>, P. 2</w:t>
      </w:r>
    </w:p>
  </w:footnote>
  <w:footnote w:id="55">
    <w:p w:rsidR="00A154F0" w:rsidRDefault="00A154F0">
      <w:pPr>
        <w:pStyle w:val="FootnoteText"/>
        <w:rPr>
          <w:szCs w:val="24"/>
        </w:rPr>
      </w:pPr>
      <w:r>
        <w:rPr>
          <w:rStyle w:val="FootnoteReference"/>
          <w:szCs w:val="24"/>
        </w:rPr>
        <w:footnoteRef/>
      </w:r>
      <w:r>
        <w:rPr>
          <w:szCs w:val="24"/>
        </w:rPr>
        <w:t xml:space="preserve"> Richard Milton, 1995, </w:t>
      </w:r>
      <w:r>
        <w:rPr>
          <w:i/>
          <w:szCs w:val="24"/>
        </w:rPr>
        <w:t>Forbidden Science</w:t>
      </w:r>
      <w:r>
        <w:rPr>
          <w:szCs w:val="24"/>
        </w:rPr>
        <w:t>, Fourth Estate, London, P. 11</w:t>
      </w:r>
    </w:p>
  </w:footnote>
  <w:footnote w:id="56">
    <w:p w:rsidR="00A154F0" w:rsidRDefault="00A154F0">
      <w:pPr>
        <w:pStyle w:val="FootnoteText"/>
        <w:rPr>
          <w:szCs w:val="24"/>
        </w:rPr>
      </w:pPr>
      <w:r>
        <w:rPr>
          <w:rStyle w:val="FootnoteReference"/>
          <w:szCs w:val="24"/>
        </w:rPr>
        <w:footnoteRef/>
      </w:r>
      <w:r>
        <w:rPr>
          <w:szCs w:val="24"/>
        </w:rPr>
        <w:t xml:space="preserve"> </w:t>
      </w:r>
      <w:r>
        <w:rPr>
          <w:i/>
          <w:szCs w:val="24"/>
        </w:rPr>
        <w:t>Forbidden Science</w:t>
      </w:r>
      <w:r>
        <w:rPr>
          <w:szCs w:val="24"/>
        </w:rPr>
        <w:t>, P. 13</w:t>
      </w:r>
    </w:p>
  </w:footnote>
  <w:footnote w:id="57">
    <w:p w:rsidR="00A154F0" w:rsidRDefault="00A154F0">
      <w:pPr>
        <w:pStyle w:val="FootnoteText"/>
      </w:pPr>
      <w:r>
        <w:rPr>
          <w:rStyle w:val="FootnoteReference"/>
        </w:rPr>
        <w:footnoteRef/>
      </w:r>
      <w:r>
        <w:t xml:space="preserve"> </w:t>
      </w:r>
      <w:r>
        <w:rPr>
          <w:i/>
          <w:iCs/>
        </w:rPr>
        <w:t>New Scientist</w:t>
      </w:r>
      <w:r>
        <w:t>, December 9-15, 2006, P. 5</w:t>
      </w:r>
    </w:p>
  </w:footnote>
  <w:footnote w:id="58">
    <w:p w:rsidR="00A154F0" w:rsidRDefault="00A154F0">
      <w:pPr>
        <w:pStyle w:val="FootnoteText"/>
        <w:rPr>
          <w:szCs w:val="24"/>
        </w:rPr>
      </w:pPr>
      <w:r>
        <w:rPr>
          <w:rStyle w:val="FootnoteReference"/>
          <w:szCs w:val="24"/>
        </w:rPr>
        <w:footnoteRef/>
      </w:r>
      <w:r>
        <w:rPr>
          <w:szCs w:val="24"/>
        </w:rPr>
        <w:t xml:space="preserve"> Ideally, only enlightened people would be hired. Here are some of the qualities I believe all enlightened people share.</w:t>
      </w:r>
    </w:p>
    <w:p w:rsidR="00A154F0" w:rsidRDefault="00A154F0">
      <w:pPr>
        <w:pStyle w:val="FootnoteText"/>
        <w:rPr>
          <w:szCs w:val="24"/>
        </w:rPr>
      </w:pPr>
      <w:r>
        <w:rPr>
          <w:szCs w:val="24"/>
        </w:rPr>
        <w:t>Enlightened people:</w:t>
      </w:r>
    </w:p>
    <w:p w:rsidR="00A154F0" w:rsidRDefault="00A154F0">
      <w:pPr>
        <w:pStyle w:val="FootnoteText"/>
        <w:numPr>
          <w:ilvl w:val="0"/>
          <w:numId w:val="4"/>
        </w:numPr>
        <w:rPr>
          <w:szCs w:val="24"/>
        </w:rPr>
      </w:pPr>
      <w:r>
        <w:rPr>
          <w:szCs w:val="24"/>
        </w:rPr>
        <w:t>Know the limits of their knowledge and abilities.</w:t>
      </w:r>
    </w:p>
    <w:p w:rsidR="00A154F0" w:rsidRDefault="00A154F0">
      <w:pPr>
        <w:pStyle w:val="FootnoteText"/>
        <w:numPr>
          <w:ilvl w:val="0"/>
          <w:numId w:val="4"/>
        </w:numPr>
        <w:rPr>
          <w:szCs w:val="24"/>
        </w:rPr>
      </w:pPr>
      <w:r>
        <w:rPr>
          <w:szCs w:val="24"/>
        </w:rPr>
        <w:t>Actively strive to increase their knowledge and abilities.</w:t>
      </w:r>
    </w:p>
    <w:p w:rsidR="00A154F0" w:rsidRDefault="00A154F0">
      <w:pPr>
        <w:pStyle w:val="FootnoteText"/>
        <w:numPr>
          <w:ilvl w:val="0"/>
          <w:numId w:val="4"/>
        </w:numPr>
        <w:rPr>
          <w:szCs w:val="24"/>
        </w:rPr>
      </w:pPr>
      <w:r>
        <w:rPr>
          <w:szCs w:val="24"/>
        </w:rPr>
        <w:t>Are willing to revise their worldview when necessary.</w:t>
      </w:r>
    </w:p>
    <w:p w:rsidR="00A154F0" w:rsidRDefault="00A154F0">
      <w:pPr>
        <w:pStyle w:val="FootnoteText"/>
        <w:numPr>
          <w:ilvl w:val="0"/>
          <w:numId w:val="4"/>
        </w:numPr>
        <w:rPr>
          <w:szCs w:val="24"/>
        </w:rPr>
      </w:pPr>
      <w:r>
        <w:rPr>
          <w:szCs w:val="24"/>
        </w:rPr>
        <w:t>Examine the facts before making decisions.</w:t>
      </w:r>
    </w:p>
    <w:p w:rsidR="00A154F0" w:rsidRDefault="00A154F0">
      <w:pPr>
        <w:pStyle w:val="FootnoteText"/>
        <w:numPr>
          <w:ilvl w:val="0"/>
          <w:numId w:val="4"/>
        </w:numPr>
        <w:rPr>
          <w:szCs w:val="24"/>
        </w:rPr>
      </w:pPr>
      <w:r>
        <w:rPr>
          <w:szCs w:val="24"/>
        </w:rPr>
        <w:t>Find out how others think and feel instead of assuming.</w:t>
      </w:r>
    </w:p>
    <w:p w:rsidR="00A154F0" w:rsidRDefault="00A154F0">
      <w:pPr>
        <w:pStyle w:val="FootnoteText"/>
        <w:ind w:firstLine="360"/>
        <w:rPr>
          <w:szCs w:val="24"/>
        </w:rPr>
      </w:pPr>
      <w:r>
        <w:rPr>
          <w:szCs w:val="24"/>
        </w:rPr>
        <w:t xml:space="preserve">Strangely enough, I believe the book; </w:t>
      </w:r>
      <w:r>
        <w:rPr>
          <w:i/>
          <w:szCs w:val="24"/>
        </w:rPr>
        <w:t xml:space="preserve">How </w:t>
      </w:r>
      <w:proofErr w:type="gramStart"/>
      <w:r>
        <w:rPr>
          <w:i/>
          <w:szCs w:val="24"/>
        </w:rPr>
        <w:t>To Be A STAR At</w:t>
      </w:r>
      <w:proofErr w:type="gramEnd"/>
      <w:r>
        <w:rPr>
          <w:i/>
          <w:szCs w:val="24"/>
        </w:rPr>
        <w:t xml:space="preserve"> Work</w:t>
      </w:r>
      <w:r>
        <w:rPr>
          <w:szCs w:val="24"/>
        </w:rPr>
        <w:t xml:space="preserve"> by Robert E. Kelley will help you cultivate many of these qualities.</w:t>
      </w:r>
    </w:p>
  </w:footnote>
  <w:footnote w:id="59">
    <w:p w:rsidR="00A154F0" w:rsidRDefault="00A154F0">
      <w:pPr>
        <w:pStyle w:val="FootnoteText"/>
        <w:rPr>
          <w:szCs w:val="24"/>
        </w:rPr>
      </w:pPr>
      <w:r>
        <w:rPr>
          <w:rStyle w:val="FootnoteReference"/>
          <w:szCs w:val="24"/>
        </w:rPr>
        <w:footnoteRef/>
      </w:r>
      <w:r>
        <w:rPr>
          <w:szCs w:val="24"/>
        </w:rPr>
        <w:t xml:space="preserve"> Arthur Hays Sulzberger</w:t>
      </w:r>
    </w:p>
  </w:footnote>
  <w:footnote w:id="60">
    <w:p w:rsidR="00A154F0" w:rsidRDefault="00A154F0">
      <w:pPr>
        <w:pStyle w:val="FootnoteText"/>
        <w:rPr>
          <w:szCs w:val="24"/>
        </w:rPr>
      </w:pPr>
      <w:r>
        <w:rPr>
          <w:rStyle w:val="FootnoteReference"/>
          <w:szCs w:val="24"/>
        </w:rPr>
        <w:footnoteRef/>
      </w:r>
      <w:r>
        <w:rPr>
          <w:szCs w:val="24"/>
        </w:rPr>
        <w:t xml:space="preserve"> Jill Di Donato, http://www.nyspirit.com/issue114/article8.html</w:t>
      </w:r>
    </w:p>
  </w:footnote>
  <w:footnote w:id="61">
    <w:p w:rsidR="00A154F0" w:rsidRPr="009A6C8D" w:rsidRDefault="00A154F0">
      <w:pPr>
        <w:pStyle w:val="FootnoteText"/>
        <w:rPr>
          <w:lang w:val="fr-CA"/>
        </w:rPr>
      </w:pPr>
      <w:r>
        <w:rPr>
          <w:rStyle w:val="FootnoteReference"/>
        </w:rPr>
        <w:footnoteRef/>
      </w:r>
      <w:r w:rsidRPr="009A6C8D">
        <w:rPr>
          <w:lang w:val="fr-CA"/>
        </w:rPr>
        <w:t xml:space="preserve"> Francis Collins, </w:t>
      </w:r>
      <w:r w:rsidRPr="009A6C8D">
        <w:rPr>
          <w:i/>
          <w:iCs/>
          <w:lang w:val="fr-CA"/>
        </w:rPr>
        <w:t>Discover Magazine</w:t>
      </w:r>
      <w:r w:rsidRPr="009A6C8D">
        <w:rPr>
          <w:lang w:val="fr-CA"/>
        </w:rPr>
        <w:t>, 2007, P. 46</w:t>
      </w:r>
    </w:p>
  </w:footnote>
  <w:footnote w:id="62">
    <w:p w:rsidR="00A154F0" w:rsidRDefault="00A154F0">
      <w:pPr>
        <w:pStyle w:val="FootnoteText"/>
        <w:rPr>
          <w:szCs w:val="24"/>
        </w:rPr>
      </w:pPr>
      <w:r>
        <w:rPr>
          <w:rStyle w:val="FootnoteReference"/>
          <w:szCs w:val="24"/>
        </w:rPr>
        <w:footnoteRef/>
      </w:r>
      <w:r>
        <w:rPr>
          <w:szCs w:val="24"/>
        </w:rPr>
        <w:t xml:space="preserve"> Alfred de </w:t>
      </w:r>
      <w:r>
        <w:rPr>
          <w:noProof/>
          <w:szCs w:val="24"/>
        </w:rPr>
        <w:t>Grazia</w:t>
      </w:r>
      <w:r>
        <w:rPr>
          <w:szCs w:val="24"/>
        </w:rPr>
        <w:t xml:space="preserve">, </w:t>
      </w:r>
      <w:r>
        <w:rPr>
          <w:i/>
          <w:szCs w:val="24"/>
        </w:rPr>
        <w:t xml:space="preserve">The </w:t>
      </w:r>
      <w:proofErr w:type="spellStart"/>
      <w:r>
        <w:rPr>
          <w:i/>
          <w:szCs w:val="24"/>
        </w:rPr>
        <w:t>Velikovsky</w:t>
      </w:r>
      <w:proofErr w:type="spellEnd"/>
      <w:r>
        <w:rPr>
          <w:i/>
          <w:szCs w:val="24"/>
        </w:rPr>
        <w:t xml:space="preserve"> Affair</w:t>
      </w:r>
      <w:r>
        <w:rPr>
          <w:szCs w:val="24"/>
        </w:rPr>
        <w:t>, University Press, 1966, P. 1</w:t>
      </w:r>
    </w:p>
  </w:footnote>
  <w:footnote w:id="63">
    <w:p w:rsidR="00A154F0" w:rsidRDefault="00A154F0">
      <w:pPr>
        <w:pStyle w:val="FootnoteText"/>
        <w:rPr>
          <w:szCs w:val="24"/>
        </w:rPr>
      </w:pPr>
      <w:r>
        <w:rPr>
          <w:rStyle w:val="FootnoteReference"/>
          <w:szCs w:val="24"/>
        </w:rPr>
        <w:footnoteRef/>
      </w:r>
      <w:r>
        <w:rPr>
          <w:szCs w:val="24"/>
        </w:rPr>
        <w:t xml:space="preserve"> </w:t>
      </w:r>
      <w:r w:rsidRPr="00F0222E">
        <w:rPr>
          <w:i/>
          <w:szCs w:val="24"/>
        </w:rPr>
        <w:t>Government Watch</w:t>
      </w:r>
      <w:r>
        <w:rPr>
          <w:szCs w:val="24"/>
        </w:rPr>
        <w:t>, a branch of the Department of Departments, is responsible for protecting the constitutional rights of the people. It is this department that is responsible for caching these above issues. Of course, nothing can take the place of the vigilance of the people. This department is so important to the existence of a free and open society that it has its own minister. Everyone votes for this minister.</w:t>
      </w:r>
    </w:p>
  </w:footnote>
  <w:footnote w:id="64">
    <w:p w:rsidR="00A154F0" w:rsidRDefault="00A154F0">
      <w:pPr>
        <w:pStyle w:val="FootnoteText"/>
        <w:rPr>
          <w:szCs w:val="24"/>
        </w:rPr>
      </w:pPr>
      <w:r>
        <w:rPr>
          <w:rStyle w:val="FootnoteReference"/>
          <w:szCs w:val="24"/>
        </w:rPr>
        <w:footnoteRef/>
      </w:r>
      <w:r>
        <w:rPr>
          <w:szCs w:val="24"/>
        </w:rPr>
        <w:t xml:space="preserve"> The Founding Parents considered imposing a service tax for people who refused to go for their annual physicals, in order to cover the extra costs incurred by the delayed diagnosis of potential problems. However, it they decided that reward was better than punishment, which is why people who take care of themselves get tax credits.</w:t>
      </w:r>
    </w:p>
  </w:footnote>
  <w:footnote w:id="65">
    <w:p w:rsidR="00A154F0" w:rsidRDefault="00A154F0">
      <w:pPr>
        <w:pStyle w:val="FootnoteText"/>
        <w:rPr>
          <w:szCs w:val="24"/>
        </w:rPr>
      </w:pPr>
      <w:r>
        <w:rPr>
          <w:rStyle w:val="FootnoteReference"/>
          <w:szCs w:val="24"/>
        </w:rPr>
        <w:footnoteRef/>
      </w:r>
      <w:r>
        <w:rPr>
          <w:szCs w:val="24"/>
        </w:rPr>
        <w:t xml:space="preserve"> Stanley </w:t>
      </w:r>
      <w:proofErr w:type="spellStart"/>
      <w:r>
        <w:rPr>
          <w:szCs w:val="24"/>
        </w:rPr>
        <w:t>Coren</w:t>
      </w:r>
      <w:proofErr w:type="spellEnd"/>
      <w:r>
        <w:rPr>
          <w:szCs w:val="24"/>
        </w:rPr>
        <w:t xml:space="preserve">; (1998) </w:t>
      </w:r>
      <w:r>
        <w:rPr>
          <w:i/>
          <w:szCs w:val="24"/>
        </w:rPr>
        <w:t>Sleep Deficit, Fatal Accidents, and the Spring Shift to Daylight Savings Time</w:t>
      </w:r>
    </w:p>
  </w:footnote>
  <w:footnote w:id="66">
    <w:p w:rsidR="00A154F0" w:rsidRDefault="00A154F0">
      <w:pPr>
        <w:pStyle w:val="FootnoteText"/>
        <w:rPr>
          <w:szCs w:val="24"/>
        </w:rPr>
      </w:pPr>
      <w:r>
        <w:rPr>
          <w:rStyle w:val="FootnoteReference"/>
          <w:szCs w:val="24"/>
        </w:rPr>
        <w:footnoteRef/>
      </w:r>
      <w:r>
        <w:rPr>
          <w:szCs w:val="24"/>
        </w:rPr>
        <w:t xml:space="preserve"> Stanley </w:t>
      </w:r>
      <w:proofErr w:type="spellStart"/>
      <w:r>
        <w:rPr>
          <w:szCs w:val="24"/>
        </w:rPr>
        <w:t>Coren</w:t>
      </w:r>
      <w:proofErr w:type="spellEnd"/>
      <w:r>
        <w:rPr>
          <w:szCs w:val="24"/>
        </w:rPr>
        <w:t xml:space="preserve">; (1998) </w:t>
      </w:r>
      <w:r>
        <w:rPr>
          <w:i/>
          <w:szCs w:val="24"/>
        </w:rPr>
        <w:t>Sleep Deficit, Fatal Accidents, and the Spring Shift to Daylight Savings Time</w:t>
      </w:r>
    </w:p>
  </w:footnote>
  <w:footnote w:id="67">
    <w:p w:rsidR="00A154F0" w:rsidRDefault="00A154F0">
      <w:pPr>
        <w:pStyle w:val="FootnoteText"/>
        <w:rPr>
          <w:szCs w:val="24"/>
        </w:rPr>
      </w:pPr>
      <w:r>
        <w:rPr>
          <w:rStyle w:val="FootnoteReference"/>
          <w:szCs w:val="24"/>
        </w:rPr>
        <w:footnoteRef/>
      </w:r>
      <w:r>
        <w:rPr>
          <w:szCs w:val="24"/>
        </w:rPr>
        <w:t xml:space="preserve"> John Donne, </w:t>
      </w:r>
      <w:r>
        <w:rPr>
          <w:i/>
          <w:szCs w:val="24"/>
        </w:rPr>
        <w:t>Devotions upon Emergent Occasions XVII</w:t>
      </w:r>
    </w:p>
  </w:footnote>
  <w:footnote w:id="68">
    <w:p w:rsidR="00A154F0" w:rsidRDefault="00A154F0">
      <w:pPr>
        <w:pStyle w:val="FootnoteText"/>
      </w:pPr>
      <w:r>
        <w:rPr>
          <w:rStyle w:val="FootnoteReference"/>
        </w:rPr>
        <w:footnoteRef/>
      </w:r>
      <w:r>
        <w:t xml:space="preserve"> Michael Newton, Ph. D., </w:t>
      </w:r>
      <w:r w:rsidRPr="00273588">
        <w:rPr>
          <w:i/>
        </w:rPr>
        <w:t>Destiny of Souls</w:t>
      </w:r>
      <w:r>
        <w:t>, P. 153</w:t>
      </w:r>
    </w:p>
  </w:footnote>
  <w:footnote w:id="69">
    <w:p w:rsidR="00A154F0" w:rsidRDefault="00A154F0">
      <w:pPr>
        <w:pStyle w:val="FootnoteText"/>
        <w:rPr>
          <w:szCs w:val="24"/>
        </w:rPr>
      </w:pPr>
      <w:r>
        <w:rPr>
          <w:rStyle w:val="FootnoteReference"/>
          <w:szCs w:val="24"/>
        </w:rPr>
        <w:footnoteRef/>
      </w:r>
      <w:r>
        <w:rPr>
          <w:szCs w:val="24"/>
        </w:rPr>
        <w:t xml:space="preserve"> Theodosius Dobzhansky, </w:t>
      </w:r>
      <w:r>
        <w:rPr>
          <w:i/>
          <w:szCs w:val="24"/>
        </w:rPr>
        <w:t>Heredity and the Nature of Man</w:t>
      </w:r>
      <w:r>
        <w:rPr>
          <w:szCs w:val="24"/>
        </w:rPr>
        <w:t>, 1964</w:t>
      </w:r>
    </w:p>
  </w:footnote>
  <w:footnote w:id="70">
    <w:p w:rsidR="00A154F0" w:rsidRDefault="00A154F0">
      <w:pPr>
        <w:pStyle w:val="FootnoteText"/>
        <w:rPr>
          <w:szCs w:val="24"/>
        </w:rPr>
      </w:pPr>
      <w:r>
        <w:rPr>
          <w:rStyle w:val="FootnoteReference"/>
          <w:szCs w:val="24"/>
        </w:rPr>
        <w:footnoteRef/>
      </w:r>
      <w:r>
        <w:rPr>
          <w:szCs w:val="24"/>
        </w:rPr>
        <w:t xml:space="preserve"> Project for Public Spaces, Inc., </w:t>
      </w:r>
      <w:r>
        <w:rPr>
          <w:i/>
          <w:szCs w:val="24"/>
        </w:rPr>
        <w:t>How to Turn a Place Around</w:t>
      </w:r>
      <w:r>
        <w:rPr>
          <w:i/>
          <w:szCs w:val="24"/>
        </w:rPr>
        <w:br/>
        <w:t>A Handbook for Creating Successful Public Spaces</w:t>
      </w:r>
      <w:r>
        <w:rPr>
          <w:szCs w:val="24"/>
        </w:rPr>
        <w:t>, P. 77</w:t>
      </w:r>
    </w:p>
  </w:footnote>
  <w:footnote w:id="71">
    <w:p w:rsidR="00A154F0" w:rsidRDefault="00A154F0">
      <w:pPr>
        <w:pStyle w:val="FootnoteText"/>
      </w:pPr>
      <w:r>
        <w:rPr>
          <w:rStyle w:val="FootnoteReference"/>
        </w:rPr>
        <w:footnoteRef/>
      </w:r>
      <w:r>
        <w:t xml:space="preserve"> </w:t>
      </w:r>
      <w:r w:rsidRPr="006F7D23">
        <w:t xml:space="preserve">The book, </w:t>
      </w:r>
      <w:r w:rsidRPr="006F7D23">
        <w:rPr>
          <w:i/>
        </w:rPr>
        <w:t>How to Turn a Place Around</w:t>
      </w:r>
      <w:r w:rsidRPr="006F7D23">
        <w:t xml:space="preserve"> by Project for Public Spaces, inspired this section.</w:t>
      </w:r>
    </w:p>
  </w:footnote>
  <w:footnote w:id="72">
    <w:p w:rsidR="00A154F0" w:rsidRPr="00B94B5C" w:rsidRDefault="00A154F0">
      <w:pPr>
        <w:pStyle w:val="FootnoteText"/>
        <w:rPr>
          <w:rFonts w:asciiTheme="minorHAnsi" w:hAnsiTheme="minorHAnsi"/>
        </w:rPr>
      </w:pPr>
      <w:r w:rsidRPr="00B94B5C">
        <w:rPr>
          <w:rStyle w:val="FootnoteReference"/>
          <w:rFonts w:asciiTheme="minorHAnsi" w:hAnsiTheme="minorHAnsi"/>
        </w:rPr>
        <w:footnoteRef/>
      </w:r>
      <w:r w:rsidRPr="00B94B5C">
        <w:rPr>
          <w:rFonts w:asciiTheme="minorHAnsi" w:hAnsiTheme="minorHAnsi"/>
        </w:rPr>
        <w:t xml:space="preserve"> Dr. Michael Newton, </w:t>
      </w:r>
      <w:r w:rsidRPr="00B94B5C">
        <w:rPr>
          <w:rFonts w:asciiTheme="minorHAnsi" w:hAnsiTheme="minorHAnsi"/>
          <w:i/>
        </w:rPr>
        <w:t>Destiny of Souls</w:t>
      </w:r>
      <w:r w:rsidRPr="00B94B5C">
        <w:rPr>
          <w:rFonts w:asciiTheme="minorHAnsi" w:hAnsiTheme="minorHAnsi"/>
        </w:rPr>
        <w:t>, P. 262</w:t>
      </w:r>
    </w:p>
  </w:footnote>
  <w:footnote w:id="73">
    <w:p w:rsidR="00A154F0" w:rsidRPr="00BB2602" w:rsidRDefault="00A154F0" w:rsidP="00FD3842">
      <w:pPr>
        <w:pStyle w:val="FootnoteText"/>
      </w:pPr>
      <w:r>
        <w:rPr>
          <w:rStyle w:val="FootnoteReference"/>
        </w:rPr>
        <w:footnoteRef/>
      </w:r>
      <w:r>
        <w:t xml:space="preserve"> Dr. Michael Newton, </w:t>
      </w:r>
      <w:r>
        <w:rPr>
          <w:i/>
        </w:rPr>
        <w:t>Destiny of Souls</w:t>
      </w:r>
      <w:r>
        <w:t xml:space="preserve">, PP. 382-384. (Newton explores the past lives of people using </w:t>
      </w:r>
      <w:r w:rsidRPr="00BB2602">
        <w:t>hypnotism</w:t>
      </w:r>
      <w:r>
        <w:t>. He claims that he can take people to a place between lives. In his book, he explores the reasons why people incarnate. It’s an intriguing book and well worth the read, even if you don’t believe any of it.)</w:t>
      </w:r>
    </w:p>
  </w:footnote>
  <w:footnote w:id="74">
    <w:p w:rsidR="00A154F0" w:rsidRDefault="00A154F0">
      <w:pPr>
        <w:pStyle w:val="FootnoteText"/>
        <w:rPr>
          <w:szCs w:val="24"/>
        </w:rPr>
      </w:pPr>
      <w:r>
        <w:rPr>
          <w:rStyle w:val="FootnoteReference"/>
          <w:szCs w:val="24"/>
        </w:rPr>
        <w:footnoteRef/>
      </w:r>
      <w:r>
        <w:rPr>
          <w:szCs w:val="24"/>
        </w:rPr>
        <w:t xml:space="preserve"> http://stop-abuse.20m.com/foster-abuse.html</w:t>
      </w:r>
    </w:p>
  </w:footnote>
  <w:footnote w:id="75">
    <w:p w:rsidR="00A154F0" w:rsidRDefault="00A154F0">
      <w:pPr>
        <w:pStyle w:val="FootnoteText"/>
        <w:rPr>
          <w:szCs w:val="24"/>
        </w:rPr>
      </w:pPr>
      <w:r>
        <w:rPr>
          <w:rStyle w:val="FootnoteReference"/>
          <w:szCs w:val="24"/>
        </w:rPr>
        <w:footnoteRef/>
      </w:r>
      <w:r>
        <w:rPr>
          <w:szCs w:val="24"/>
        </w:rPr>
        <w:t xml:space="preserve"> David Brin, </w:t>
      </w:r>
      <w:r>
        <w:rPr>
          <w:i/>
          <w:szCs w:val="24"/>
        </w:rPr>
        <w:t>The Transparent Society</w:t>
      </w:r>
      <w:r>
        <w:rPr>
          <w:szCs w:val="24"/>
        </w:rPr>
        <w:t>, P. 12</w:t>
      </w:r>
    </w:p>
  </w:footnote>
  <w:footnote w:id="76">
    <w:p w:rsidR="00A154F0" w:rsidRDefault="00A154F0">
      <w:pPr>
        <w:pStyle w:val="FootnoteText"/>
        <w:rPr>
          <w:szCs w:val="24"/>
        </w:rPr>
      </w:pPr>
      <w:r>
        <w:rPr>
          <w:rStyle w:val="FootnoteReference"/>
          <w:szCs w:val="24"/>
        </w:rPr>
        <w:footnoteRef/>
      </w:r>
      <w:r>
        <w:rPr>
          <w:szCs w:val="24"/>
        </w:rPr>
        <w:t xml:space="preserve"> James Lawrence Fly (Federal Communications Commission Chairman 1939-1944) responding to a statement that an innocent person need not worry about being tapped, U.S. Senate, Wiretapping for National Security, P. 192, 1953</w:t>
      </w:r>
    </w:p>
  </w:footnote>
  <w:footnote w:id="77">
    <w:p w:rsidR="00A154F0" w:rsidRDefault="00A154F0">
      <w:pPr>
        <w:pStyle w:val="FootnoteText"/>
        <w:rPr>
          <w:szCs w:val="24"/>
        </w:rPr>
      </w:pPr>
      <w:r>
        <w:rPr>
          <w:rStyle w:val="FootnoteReference"/>
          <w:szCs w:val="24"/>
        </w:rPr>
        <w:footnoteRef/>
      </w:r>
      <w:r>
        <w:rPr>
          <w:szCs w:val="24"/>
        </w:rPr>
        <w:t xml:space="preserve"> Steve Mann, </w:t>
      </w:r>
      <w:r>
        <w:rPr>
          <w:i/>
          <w:szCs w:val="24"/>
        </w:rPr>
        <w:t>Cyborg</w:t>
      </w:r>
      <w:r>
        <w:rPr>
          <w:szCs w:val="24"/>
        </w:rPr>
        <w:t>, PP. 211-212</w:t>
      </w:r>
    </w:p>
  </w:footnote>
  <w:footnote w:id="78">
    <w:p w:rsidR="00A154F0" w:rsidRDefault="00A154F0">
      <w:pPr>
        <w:pStyle w:val="FootnoteText"/>
        <w:rPr>
          <w:szCs w:val="24"/>
        </w:rPr>
      </w:pPr>
      <w:r>
        <w:rPr>
          <w:rStyle w:val="FootnoteReference"/>
          <w:szCs w:val="24"/>
        </w:rPr>
        <w:footnoteRef/>
      </w:r>
      <w:r>
        <w:rPr>
          <w:szCs w:val="24"/>
        </w:rPr>
        <w:t xml:space="preserve"> Boston T. Party, </w:t>
      </w:r>
      <w:r>
        <w:rPr>
          <w:i/>
          <w:szCs w:val="24"/>
        </w:rPr>
        <w:t>Bulletproof Privacy</w:t>
      </w:r>
      <w:r>
        <w:rPr>
          <w:szCs w:val="24"/>
        </w:rPr>
        <w:t>, P.1/1, ISBN 1-888766-02-6</w:t>
      </w:r>
    </w:p>
  </w:footnote>
  <w:footnote w:id="79">
    <w:p w:rsidR="00A154F0" w:rsidRDefault="00A154F0">
      <w:pPr>
        <w:pStyle w:val="FootnoteText"/>
        <w:rPr>
          <w:szCs w:val="24"/>
        </w:rPr>
      </w:pPr>
      <w:r>
        <w:rPr>
          <w:rStyle w:val="FootnoteReference"/>
          <w:szCs w:val="24"/>
        </w:rPr>
        <w:footnoteRef/>
      </w:r>
      <w:r>
        <w:rPr>
          <w:szCs w:val="24"/>
        </w:rPr>
        <w:t xml:space="preserve"> An encryption key encrypts data and a decryption key decodes the data.</w:t>
      </w:r>
    </w:p>
  </w:footnote>
  <w:footnote w:id="80">
    <w:p w:rsidR="00A154F0" w:rsidRPr="00BF5582" w:rsidRDefault="00A154F0">
      <w:pPr>
        <w:pStyle w:val="FootnoteText"/>
        <w:rPr>
          <w:szCs w:val="24"/>
          <w:lang w:val="fr-CA"/>
        </w:rPr>
      </w:pPr>
      <w:r>
        <w:rPr>
          <w:rStyle w:val="FootnoteReference"/>
          <w:szCs w:val="24"/>
        </w:rPr>
        <w:footnoteRef/>
      </w:r>
      <w:r>
        <w:rPr>
          <w:szCs w:val="24"/>
          <w:lang w:val="fr-CA"/>
        </w:rPr>
        <w:t xml:space="preserve"> </w:t>
      </w:r>
      <w:r>
        <w:rPr>
          <w:i/>
          <w:szCs w:val="24"/>
          <w:lang w:val="fr-CA"/>
        </w:rPr>
        <w:t>Cyborg</w:t>
      </w:r>
      <w:r>
        <w:rPr>
          <w:szCs w:val="24"/>
          <w:lang w:val="fr-CA"/>
        </w:rPr>
        <w:t>, P. 146</w:t>
      </w:r>
    </w:p>
  </w:footnote>
  <w:footnote w:id="81">
    <w:p w:rsidR="00A154F0" w:rsidRPr="00BF5582" w:rsidRDefault="00A154F0">
      <w:pPr>
        <w:pStyle w:val="FootnoteText"/>
        <w:rPr>
          <w:szCs w:val="24"/>
          <w:lang w:val="fr-CA"/>
        </w:rPr>
      </w:pPr>
      <w:r>
        <w:rPr>
          <w:rStyle w:val="FootnoteReference"/>
          <w:szCs w:val="24"/>
        </w:rPr>
        <w:footnoteRef/>
      </w:r>
      <w:r>
        <w:rPr>
          <w:szCs w:val="24"/>
          <w:lang w:val="fr-CA"/>
        </w:rPr>
        <w:t xml:space="preserve"> Cyborg, P. 170-171</w:t>
      </w:r>
    </w:p>
  </w:footnote>
  <w:footnote w:id="82">
    <w:p w:rsidR="00A154F0" w:rsidRPr="00711AE3" w:rsidRDefault="00A154F0">
      <w:pPr>
        <w:pStyle w:val="FootnoteText"/>
        <w:rPr>
          <w:rStyle w:val="FootnoteReference"/>
        </w:rPr>
      </w:pPr>
      <w:r w:rsidRPr="00711AE3">
        <w:rPr>
          <w:rStyle w:val="FootnoteReference"/>
        </w:rPr>
        <w:footnoteRef/>
      </w:r>
      <w:r w:rsidRPr="00711AE3">
        <w:rPr>
          <w:rStyle w:val="FootnoteReference"/>
        </w:rPr>
        <w:t xml:space="preserve"> See Page </w:t>
      </w:r>
      <w:fldSimple w:instr=" PAGEREF  Personal_Statistics_Database  \* MERGEFORMAT ">
        <w:r w:rsidRPr="00711AE3">
          <w:rPr>
            <w:rStyle w:val="FootnoteReference"/>
          </w:rPr>
          <w:t>150</w:t>
        </w:r>
      </w:fldSimple>
    </w:p>
  </w:footnote>
  <w:footnote w:id="83">
    <w:p w:rsidR="00A154F0" w:rsidRPr="00711AE3" w:rsidRDefault="00A154F0">
      <w:pPr>
        <w:pStyle w:val="FootnoteText"/>
        <w:rPr>
          <w:rStyle w:val="FootnoteReference"/>
        </w:rPr>
      </w:pPr>
      <w:r w:rsidRPr="00711AE3">
        <w:rPr>
          <w:rStyle w:val="FootnoteReference"/>
        </w:rPr>
        <w:footnoteRef/>
      </w:r>
      <w:r w:rsidRPr="00711AE3">
        <w:rPr>
          <w:rStyle w:val="FootnoteReference"/>
        </w:rPr>
        <w:t xml:space="preserve"> Cyborg, P. 45</w:t>
      </w:r>
    </w:p>
  </w:footnote>
  <w:footnote w:id="84">
    <w:p w:rsidR="00A154F0" w:rsidRDefault="00A154F0">
      <w:pPr>
        <w:pStyle w:val="FootnoteText"/>
        <w:rPr>
          <w:szCs w:val="24"/>
        </w:rPr>
      </w:pPr>
      <w:r>
        <w:rPr>
          <w:rStyle w:val="FootnoteReference"/>
          <w:szCs w:val="24"/>
        </w:rPr>
        <w:footnoteRef/>
      </w:r>
      <w:r>
        <w:rPr>
          <w:szCs w:val="24"/>
        </w:rPr>
        <w:t xml:space="preserve"> Boston T. Party,</w:t>
      </w:r>
      <w:r>
        <w:rPr>
          <w:i/>
          <w:szCs w:val="24"/>
        </w:rPr>
        <w:t xml:space="preserve"> Bulletproof Privacy</w:t>
      </w:r>
      <w:r>
        <w:rPr>
          <w:szCs w:val="24"/>
        </w:rPr>
        <w:t>, P 8/2</w:t>
      </w:r>
    </w:p>
  </w:footnote>
  <w:footnote w:id="85">
    <w:p w:rsidR="00A154F0" w:rsidRDefault="00A154F0">
      <w:pPr>
        <w:pStyle w:val="FootnoteText"/>
        <w:rPr>
          <w:szCs w:val="24"/>
        </w:rPr>
      </w:pPr>
      <w:r>
        <w:rPr>
          <w:rStyle w:val="FootnoteReference"/>
          <w:szCs w:val="24"/>
        </w:rPr>
        <w:footnoteRef/>
      </w:r>
      <w:r>
        <w:rPr>
          <w:szCs w:val="24"/>
        </w:rPr>
        <w:t xml:space="preserve"> John Hawkins, </w:t>
      </w:r>
      <w:r w:rsidRPr="003D415A">
        <w:rPr>
          <w:i/>
          <w:szCs w:val="24"/>
        </w:rPr>
        <w:t>Liberals On The High Seas</w:t>
      </w:r>
    </w:p>
  </w:footnote>
  <w:footnote w:id="86">
    <w:p w:rsidR="00A154F0" w:rsidRDefault="00A154F0">
      <w:pPr>
        <w:pStyle w:val="FootnoteText"/>
      </w:pPr>
      <w:r>
        <w:rPr>
          <w:rStyle w:val="FootnoteReference"/>
        </w:rPr>
        <w:footnoteRef/>
      </w:r>
      <w:r>
        <w:t xml:space="preserve"> Many fishing boats catch hundreds of species, but throw most of it back because they have no commercial value. This harms the environment without benefiting anyone.</w:t>
      </w:r>
    </w:p>
  </w:footnote>
  <w:footnote w:id="87">
    <w:p w:rsidR="00A154F0" w:rsidRDefault="00A154F0">
      <w:pPr>
        <w:pStyle w:val="FootnoteText"/>
      </w:pPr>
      <w:r>
        <w:rPr>
          <w:rStyle w:val="FootnoteReference"/>
        </w:rPr>
        <w:footnoteRef/>
      </w:r>
      <w:r>
        <w:t xml:space="preserve"> Seattle Post-Intelligencer, Saturday, March 7, 2009, P. A5</w:t>
      </w:r>
    </w:p>
  </w:footnote>
  <w:footnote w:id="88">
    <w:p w:rsidR="00A154F0" w:rsidRDefault="00A154F0">
      <w:pPr>
        <w:pStyle w:val="FootnoteText"/>
        <w:rPr>
          <w:szCs w:val="24"/>
        </w:rPr>
      </w:pPr>
      <w:r>
        <w:rPr>
          <w:rStyle w:val="FootnoteReference"/>
          <w:szCs w:val="24"/>
        </w:rPr>
        <w:footnoteRef/>
      </w:r>
      <w:r>
        <w:rPr>
          <w:szCs w:val="24"/>
        </w:rPr>
        <w:t xml:space="preserve"> John Tomlinson, HONEST MONEY A Challenge to Banking, P. 43</w:t>
      </w:r>
    </w:p>
  </w:footnote>
  <w:footnote w:id="89">
    <w:p w:rsidR="00A154F0" w:rsidRDefault="00A154F0">
      <w:pPr>
        <w:pStyle w:val="FootnoteText"/>
        <w:rPr>
          <w:szCs w:val="24"/>
        </w:rPr>
      </w:pPr>
      <w:r>
        <w:rPr>
          <w:rStyle w:val="FootnoteReference"/>
          <w:szCs w:val="24"/>
        </w:rPr>
        <w:footnoteRef/>
      </w:r>
      <w:r>
        <w:rPr>
          <w:szCs w:val="24"/>
        </w:rPr>
        <w:t xml:space="preserve"> John Tomlinson, HONEST MONEY A Challenge to Banking, P. 12</w:t>
      </w:r>
    </w:p>
  </w:footnote>
  <w:footnote w:id="90">
    <w:p w:rsidR="00A154F0" w:rsidRDefault="00A154F0">
      <w:pPr>
        <w:pStyle w:val="FootnoteText"/>
      </w:pPr>
      <w:r>
        <w:rPr>
          <w:rStyle w:val="FootnoteReference"/>
        </w:rPr>
        <w:footnoteRef/>
      </w:r>
      <w:r>
        <w:t xml:space="preserve"> There are other forces at work, but this is one of them.</w:t>
      </w:r>
    </w:p>
  </w:footnote>
  <w:footnote w:id="91">
    <w:p w:rsidR="00A154F0" w:rsidRDefault="00A154F0" w:rsidP="003E557B">
      <w:pPr>
        <w:pStyle w:val="FootnoteText"/>
      </w:pPr>
      <w:r>
        <w:rPr>
          <w:rStyle w:val="FootnoteReference"/>
        </w:rPr>
        <w:footnoteRef/>
      </w:r>
      <w:r>
        <w:t xml:space="preserve"> </w:t>
      </w:r>
      <w:r w:rsidRPr="00DF6F66">
        <w:t>http://www.youtube.com/watch?v=8Jhf5oogJA4</w:t>
      </w:r>
    </w:p>
  </w:footnote>
  <w:footnote w:id="92">
    <w:p w:rsidR="00A154F0" w:rsidRDefault="00A154F0">
      <w:pPr>
        <w:pStyle w:val="FootnoteText"/>
      </w:pPr>
      <w:r>
        <w:rPr>
          <w:rStyle w:val="FootnoteReference"/>
        </w:rPr>
        <w:footnoteRef/>
      </w:r>
      <w:r>
        <w:t xml:space="preserve"> Here is another over-simplification.</w:t>
      </w:r>
    </w:p>
  </w:footnote>
  <w:footnote w:id="93">
    <w:p w:rsidR="00A154F0" w:rsidRDefault="00A154F0" w:rsidP="002C3706">
      <w:pPr>
        <w:pStyle w:val="FootnoteText"/>
      </w:pPr>
      <w:r>
        <w:rPr>
          <w:rStyle w:val="FootnoteReference"/>
        </w:rPr>
        <w:footnoteRef/>
      </w:r>
      <w:r>
        <w:t xml:space="preserve"> </w:t>
      </w:r>
      <w:r w:rsidRPr="003E557B">
        <w:t>http://www.youtube.com/watch?v=kWJPQmeWH1Q</w:t>
      </w:r>
    </w:p>
  </w:footnote>
  <w:footnote w:id="94">
    <w:p w:rsidR="00A154F0" w:rsidRDefault="00A154F0">
      <w:pPr>
        <w:pStyle w:val="FootnoteText"/>
        <w:rPr>
          <w:szCs w:val="24"/>
        </w:rPr>
      </w:pPr>
      <w:r>
        <w:rPr>
          <w:rStyle w:val="FootnoteReference"/>
          <w:szCs w:val="24"/>
        </w:rPr>
        <w:footnoteRef/>
      </w:r>
      <w:r>
        <w:rPr>
          <w:szCs w:val="24"/>
        </w:rPr>
        <w:t xml:space="preserve"> Thomas Cleary (translator), </w:t>
      </w:r>
      <w:r>
        <w:rPr>
          <w:i/>
          <w:szCs w:val="24"/>
        </w:rPr>
        <w:t>The Art Of War, An Illustrated Edition</w:t>
      </w:r>
      <w:r>
        <w:rPr>
          <w:szCs w:val="24"/>
        </w:rPr>
        <w:t>, ISBN: 1590301854, P. 18</w:t>
      </w:r>
    </w:p>
  </w:footnote>
  <w:footnote w:id="95">
    <w:p w:rsidR="00A154F0" w:rsidRDefault="00A154F0">
      <w:pPr>
        <w:pStyle w:val="FootnoteText"/>
        <w:rPr>
          <w:szCs w:val="24"/>
        </w:rPr>
      </w:pPr>
      <w:r>
        <w:rPr>
          <w:rStyle w:val="FootnoteReference"/>
          <w:szCs w:val="24"/>
        </w:rPr>
        <w:footnoteRef/>
      </w:r>
      <w:r>
        <w:rPr>
          <w:szCs w:val="24"/>
        </w:rPr>
        <w:t xml:space="preserve"> </w:t>
      </w:r>
      <w:r>
        <w:rPr>
          <w:i/>
          <w:szCs w:val="24"/>
        </w:rPr>
        <w:t>Eve Of Destruction</w:t>
      </w:r>
      <w:r>
        <w:rPr>
          <w:szCs w:val="24"/>
        </w:rPr>
        <w:t>, By Barry McGuire, 1965</w:t>
      </w:r>
    </w:p>
  </w:footnote>
  <w:footnote w:id="96">
    <w:p w:rsidR="00A154F0" w:rsidRDefault="00A154F0">
      <w:pPr>
        <w:pStyle w:val="FootnoteText"/>
        <w:rPr>
          <w:szCs w:val="24"/>
        </w:rPr>
      </w:pPr>
      <w:r>
        <w:rPr>
          <w:rStyle w:val="FootnoteReference"/>
          <w:szCs w:val="24"/>
        </w:rPr>
        <w:footnoteRef/>
      </w:r>
      <w:r>
        <w:rPr>
          <w:szCs w:val="24"/>
        </w:rPr>
        <w:t xml:space="preserve"> </w:t>
      </w:r>
      <w:r>
        <w:rPr>
          <w:i/>
          <w:szCs w:val="24"/>
        </w:rPr>
        <w:t>Scientific American</w:t>
      </w:r>
      <w:r>
        <w:rPr>
          <w:szCs w:val="24"/>
        </w:rPr>
        <w:t>, August 2006, P. 35</w:t>
      </w:r>
    </w:p>
  </w:footnote>
  <w:footnote w:id="97">
    <w:p w:rsidR="00A154F0" w:rsidRDefault="00A154F0">
      <w:pPr>
        <w:pStyle w:val="FootnoteText"/>
        <w:rPr>
          <w:szCs w:val="24"/>
        </w:rPr>
      </w:pPr>
      <w:r>
        <w:rPr>
          <w:rStyle w:val="FootnoteReference"/>
          <w:szCs w:val="24"/>
        </w:rPr>
        <w:footnoteRef/>
      </w:r>
      <w:r>
        <w:rPr>
          <w:szCs w:val="24"/>
        </w:rPr>
        <w:t xml:space="preserve"> Douglas Adams, </w:t>
      </w:r>
      <w:r>
        <w:rPr>
          <w:i/>
          <w:szCs w:val="24"/>
        </w:rPr>
        <w:t>The Hitchhiker's Guide to the Galaxy</w:t>
      </w:r>
    </w:p>
  </w:footnote>
  <w:footnote w:id="98">
    <w:p w:rsidR="00A154F0" w:rsidRDefault="00A154F0">
      <w:pPr>
        <w:pStyle w:val="FootnoteText"/>
        <w:rPr>
          <w:szCs w:val="24"/>
        </w:rPr>
      </w:pPr>
      <w:r>
        <w:rPr>
          <w:rStyle w:val="FootnoteReference"/>
          <w:szCs w:val="24"/>
        </w:rPr>
        <w:footnoteRef/>
      </w:r>
      <w:r>
        <w:rPr>
          <w:szCs w:val="24"/>
        </w:rPr>
        <w:t xml:space="preserve"> In 2006, North Korea violated international laws by conducting some nuclear tests.</w:t>
      </w:r>
    </w:p>
  </w:footnote>
  <w:footnote w:id="99">
    <w:p w:rsidR="00A154F0" w:rsidRDefault="00A154F0">
      <w:pPr>
        <w:pStyle w:val="FootnoteText"/>
        <w:rPr>
          <w:szCs w:val="24"/>
        </w:rPr>
      </w:pPr>
      <w:r>
        <w:rPr>
          <w:rStyle w:val="FootnoteReference"/>
          <w:szCs w:val="24"/>
        </w:rPr>
        <w:footnoteRef/>
      </w:r>
      <w:r>
        <w:rPr>
          <w:szCs w:val="24"/>
        </w:rPr>
        <w:t xml:space="preserve"> </w:t>
      </w:r>
      <w:r>
        <w:rPr>
          <w:i/>
          <w:szCs w:val="24"/>
        </w:rPr>
        <w:t>Scientific American</w:t>
      </w:r>
      <w:r>
        <w:rPr>
          <w:szCs w:val="24"/>
        </w:rPr>
        <w:t>, August 2006, P. 35</w:t>
      </w:r>
    </w:p>
  </w:footnote>
  <w:footnote w:id="100">
    <w:p w:rsidR="00A154F0" w:rsidRDefault="00A154F0">
      <w:pPr>
        <w:pStyle w:val="FootnoteText"/>
        <w:rPr>
          <w:szCs w:val="24"/>
        </w:rPr>
      </w:pPr>
      <w:r>
        <w:rPr>
          <w:rStyle w:val="FootnoteReference"/>
          <w:szCs w:val="24"/>
        </w:rPr>
        <w:footnoteRef/>
      </w:r>
      <w:r>
        <w:rPr>
          <w:szCs w:val="24"/>
        </w:rPr>
        <w:t xml:space="preserve"> Micro Loans for the Very Poor, </w:t>
      </w:r>
      <w:r>
        <w:rPr>
          <w:i/>
          <w:szCs w:val="24"/>
        </w:rPr>
        <w:t>The New York Times</w:t>
      </w:r>
      <w:r>
        <w:rPr>
          <w:szCs w:val="24"/>
        </w:rPr>
        <w:t>, Sunday, February 16, 1997</w:t>
      </w:r>
    </w:p>
  </w:footnote>
  <w:footnote w:id="101">
    <w:p w:rsidR="00A154F0" w:rsidRDefault="00A154F0">
      <w:pPr>
        <w:pStyle w:val="FootnoteText"/>
        <w:rPr>
          <w:szCs w:val="24"/>
        </w:rPr>
      </w:pPr>
      <w:r>
        <w:rPr>
          <w:rStyle w:val="FootnoteReference"/>
          <w:szCs w:val="24"/>
        </w:rPr>
        <w:footnoteRef/>
      </w:r>
      <w:r>
        <w:rPr>
          <w:szCs w:val="24"/>
        </w:rPr>
        <w:t xml:space="preserve"> William Shakespeare, Romeo and Juliet (II, ii, 185)</w:t>
      </w:r>
    </w:p>
  </w:footnote>
  <w:footnote w:id="102">
    <w:p w:rsidR="00A154F0" w:rsidRDefault="00A154F0">
      <w:pPr>
        <w:pStyle w:val="FootnoteText"/>
      </w:pPr>
      <w:r>
        <w:rPr>
          <w:rStyle w:val="FootnoteReference"/>
        </w:rPr>
        <w:footnoteRef/>
      </w:r>
      <w:r>
        <w:t xml:space="preserve"> Opening monologue of </w:t>
      </w:r>
      <w:r>
        <w:rPr>
          <w:i/>
          <w:iCs/>
        </w:rPr>
        <w:t>Star Trek</w:t>
      </w:r>
      <w:r>
        <w:t xml:space="preserve"> by Captain James T. Kirk</w:t>
      </w:r>
    </w:p>
  </w:footnote>
  <w:footnote w:id="103">
    <w:p w:rsidR="00A154F0" w:rsidRDefault="00A154F0">
      <w:pPr>
        <w:pStyle w:val="FootnoteText"/>
        <w:rPr>
          <w:szCs w:val="24"/>
        </w:rPr>
      </w:pPr>
      <w:r>
        <w:rPr>
          <w:rStyle w:val="FootnoteReference"/>
          <w:szCs w:val="24"/>
        </w:rPr>
        <w:footnoteRef/>
      </w:r>
      <w:r>
        <w:rPr>
          <w:szCs w:val="24"/>
        </w:rPr>
        <w:t xml:space="preserve"> </w:t>
      </w:r>
      <w:r>
        <w:rPr>
          <w:i/>
          <w:szCs w:val="24"/>
        </w:rPr>
        <w:t>Star Trek Voyager</w:t>
      </w:r>
      <w:r>
        <w:rPr>
          <w:szCs w:val="24"/>
        </w:rPr>
        <w:t>, Learning Curve</w:t>
      </w:r>
    </w:p>
  </w:footnote>
  <w:footnote w:id="104">
    <w:p w:rsidR="00A154F0" w:rsidRDefault="00A154F0">
      <w:pPr>
        <w:pStyle w:val="FootnoteText"/>
      </w:pPr>
      <w:r>
        <w:rPr>
          <w:rStyle w:val="FootnoteReference"/>
        </w:rPr>
        <w:footnoteRef/>
      </w:r>
      <w:r>
        <w:t xml:space="preserve"> </w:t>
      </w:r>
      <w:r>
        <w:rPr>
          <w:szCs w:val="24"/>
        </w:rPr>
        <w:t>I changed the wording from ‘normal development’ to ‘internal affairs’ because the term ‘normal development’ is too vague a term to be applied in a legal setting. Who gets to decide what is ‘normal development’?</w:t>
      </w:r>
    </w:p>
  </w:footnote>
  <w:footnote w:id="105">
    <w:p w:rsidR="00A154F0" w:rsidRDefault="00A154F0">
      <w:pPr>
        <w:pStyle w:val="FootnoteText"/>
      </w:pPr>
      <w:r>
        <w:rPr>
          <w:rStyle w:val="FootnoteReference"/>
        </w:rPr>
        <w:footnoteRef/>
      </w:r>
      <w:r>
        <w:t xml:space="preserve"> </w:t>
      </w:r>
      <w:r w:rsidRPr="00ED3B81">
        <w:t>Judy Garland (Dorothy), Wizard of Oz Movie Quotes (1939)</w:t>
      </w:r>
    </w:p>
  </w:footnote>
  <w:footnote w:id="106">
    <w:p w:rsidR="00A154F0" w:rsidRDefault="00A154F0" w:rsidP="0087530A">
      <w:pPr>
        <w:pStyle w:val="FootnoteText"/>
        <w:rPr>
          <w:szCs w:val="24"/>
        </w:rPr>
      </w:pPr>
      <w:r>
        <w:rPr>
          <w:rStyle w:val="FootnoteReference"/>
          <w:szCs w:val="24"/>
        </w:rPr>
        <w:footnoteRef/>
      </w:r>
      <w:r>
        <w:rPr>
          <w:szCs w:val="24"/>
        </w:rPr>
        <w:t xml:space="preserve"> HH the Dalai Lama, The Nobel Lecture, December 11, 1989</w:t>
      </w:r>
    </w:p>
  </w:footnote>
  <w:footnote w:id="107">
    <w:p w:rsidR="00A154F0" w:rsidRDefault="00A154F0" w:rsidP="0087530A">
      <w:pPr>
        <w:pStyle w:val="FootnoteText"/>
        <w:rPr>
          <w:szCs w:val="24"/>
        </w:rPr>
      </w:pPr>
      <w:r>
        <w:rPr>
          <w:rStyle w:val="FootnoteReference"/>
          <w:szCs w:val="24"/>
        </w:rPr>
        <w:footnoteRef/>
      </w:r>
      <w:r>
        <w:rPr>
          <w:szCs w:val="24"/>
        </w:rPr>
        <w:t xml:space="preserve"> Thomas Cleary (translator), </w:t>
      </w:r>
      <w:r>
        <w:rPr>
          <w:i/>
          <w:szCs w:val="24"/>
        </w:rPr>
        <w:t>The Art Of War, An Illustrated Edition</w:t>
      </w:r>
      <w:r>
        <w:rPr>
          <w:szCs w:val="24"/>
        </w:rPr>
        <w:t>, ISBN: 1590301854, P. 13</w:t>
      </w:r>
    </w:p>
  </w:footnote>
  <w:footnote w:id="108">
    <w:p w:rsidR="00A154F0" w:rsidRDefault="00A154F0" w:rsidP="0087530A">
      <w:pPr>
        <w:pStyle w:val="FootnoteText"/>
        <w:rPr>
          <w:szCs w:val="24"/>
        </w:rPr>
      </w:pPr>
      <w:r>
        <w:rPr>
          <w:rStyle w:val="FootnoteReference"/>
          <w:szCs w:val="24"/>
        </w:rPr>
        <w:footnoteRef/>
      </w:r>
      <w:r>
        <w:rPr>
          <w:szCs w:val="24"/>
        </w:rPr>
        <w:t xml:space="preserve"> http://www.cosatu.org.za/docs/2000/struggen.htm</w:t>
      </w:r>
    </w:p>
  </w:footnote>
  <w:footnote w:id="109">
    <w:p w:rsidR="00A154F0" w:rsidRPr="009A6C8D" w:rsidRDefault="00A154F0" w:rsidP="0087530A">
      <w:pPr>
        <w:pStyle w:val="FootnoteText"/>
        <w:rPr>
          <w:szCs w:val="24"/>
          <w:lang w:val="fr-CA"/>
        </w:rPr>
      </w:pPr>
      <w:r>
        <w:rPr>
          <w:rStyle w:val="FootnoteReference"/>
          <w:szCs w:val="24"/>
        </w:rPr>
        <w:footnoteRef/>
      </w:r>
      <w:r w:rsidRPr="009A6C8D">
        <w:rPr>
          <w:szCs w:val="24"/>
          <w:lang w:val="fr-CA"/>
        </w:rPr>
        <w:t xml:space="preserve"> http://wearcam.org/sousveillance.htm</w:t>
      </w:r>
    </w:p>
  </w:footnote>
  <w:footnote w:id="110">
    <w:p w:rsidR="00A154F0" w:rsidRPr="009A6C8D" w:rsidRDefault="00A154F0" w:rsidP="00FD5F5F">
      <w:pPr>
        <w:pStyle w:val="FootnoteText"/>
        <w:rPr>
          <w:lang w:val="fr-CA"/>
        </w:rPr>
      </w:pPr>
      <w:r>
        <w:rPr>
          <w:rStyle w:val="FootnoteReference"/>
        </w:rPr>
        <w:footnoteRef/>
      </w:r>
      <w:r w:rsidRPr="009A6C8D">
        <w:rPr>
          <w:lang w:val="fr-CA"/>
        </w:rPr>
        <w:t xml:space="preserve"> Image </w:t>
      </w:r>
      <w:r w:rsidRPr="00EE0B97">
        <w:t>courtesy</w:t>
      </w:r>
      <w:r w:rsidRPr="009A6C8D">
        <w:rPr>
          <w:lang w:val="fr-CA"/>
        </w:rPr>
        <w:t xml:space="preserve"> http://www.prankplace.com/costumes1.asp?id=wedgie</w:t>
      </w:r>
    </w:p>
  </w:footnote>
  <w:footnote w:id="111">
    <w:p w:rsidR="00A154F0" w:rsidRDefault="00A154F0">
      <w:pPr>
        <w:pStyle w:val="FootnoteText"/>
      </w:pPr>
      <w:r>
        <w:rPr>
          <w:rStyle w:val="FootnoteReference"/>
        </w:rPr>
        <w:footnoteRef/>
      </w:r>
      <w:r>
        <w:t xml:space="preserve"> </w:t>
      </w:r>
      <w:r w:rsidRPr="00D146FA">
        <w:rPr>
          <w:szCs w:val="24"/>
        </w:rPr>
        <w:t>Colin Jones</w:t>
      </w:r>
      <w:r>
        <w:t xml:space="preserve">, </w:t>
      </w:r>
      <w:r w:rsidRPr="00D146FA">
        <w:rPr>
          <w:i/>
        </w:rPr>
        <w:t>http://www.youtube.com/user/utopianowcanada</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rsidP="00493BD2">
    <w:pPr>
      <w:pStyle w:val="Header"/>
      <w:tabs>
        <w:tab w:val="clear" w:pos="4320"/>
        <w:tab w:val="clear" w:pos="8640"/>
        <w:tab w:val="center" w:pos="3420"/>
        <w:tab w:val="left" w:pos="6300"/>
      </w:tabs>
    </w:pPr>
    <w:r>
      <w:fldChar w:fldCharType="begin"/>
    </w:r>
    <w:r w:rsidR="00A154F0">
      <w:instrText xml:space="preserve"> PAGE </w:instrText>
    </w:r>
    <w:r>
      <w:fldChar w:fldCharType="separate"/>
    </w:r>
    <w:r w:rsidR="00925B0F">
      <w:rPr>
        <w:noProof/>
      </w:rPr>
      <w:t>2</w:t>
    </w:r>
    <w:r>
      <w:rPr>
        <w:noProof/>
      </w:rPr>
      <w:fldChar w:fldCharType="end"/>
    </w:r>
    <w:r w:rsidR="00A154F0">
      <w:tab/>
      <w:t>Aipotu - The land of personal power</w: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Introduction</w:t>
    </w:r>
    <w:r w:rsidR="00FE4705">
      <w:fldChar w:fldCharType="begin"/>
    </w:r>
    <w:r>
      <w:instrText xml:space="preserve"> PAGE </w:instrText>
    </w:r>
    <w:r w:rsidR="00FE4705">
      <w:fldChar w:fldCharType="separate"/>
    </w:r>
    <w:r>
      <w:rPr>
        <w:noProof/>
      </w:rPr>
      <w:t>3</w:t>
    </w:r>
    <w:r w:rsidR="00FE4705">
      <w:rPr>
        <w:noProof/>
      </w:rPr>
      <w:fldChar w:fldCharType="end"/>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16</w:t>
    </w:r>
    <w:r>
      <w:rPr>
        <w:noProof/>
      </w:rPr>
      <w:fldChar w:fldCharType="end"/>
    </w:r>
    <w:r w:rsidR="00A154F0">
      <w:tab/>
    </w:r>
    <w:r w:rsidR="00A154F0" w:rsidRPr="005A446F">
      <w:t>Aipotu - The land of personal power</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Ruling of a Nation</w:t>
    </w:r>
    <w:r>
      <w:tab/>
    </w:r>
    <w:r w:rsidR="00FE4705">
      <w:fldChar w:fldCharType="begin"/>
    </w:r>
    <w:r>
      <w:instrText xml:space="preserve"> PAGE </w:instrText>
    </w:r>
    <w:r w:rsidR="00FE4705">
      <w:fldChar w:fldCharType="separate"/>
    </w:r>
    <w:r w:rsidR="00925B0F">
      <w:rPr>
        <w:noProof/>
      </w:rPr>
      <w:t>17</w:t>
    </w:r>
    <w:r w:rsidR="00FE4705">
      <w:rPr>
        <w:noProof/>
      </w:rPr>
      <w:fldChar w:fldCharType="end"/>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36</w:t>
    </w:r>
    <w:r>
      <w:rPr>
        <w:noProof/>
      </w:rPr>
      <w:fldChar w:fldCharType="end"/>
    </w:r>
    <w:r w:rsidR="00A154F0">
      <w:tab/>
    </w:r>
    <w:r w:rsidR="00A154F0" w:rsidRPr="005A446F">
      <w:t>Aipotu - The land of personal power</w: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Law and Order</w:t>
    </w:r>
    <w:r>
      <w:tab/>
    </w:r>
    <w:r w:rsidR="00FE4705">
      <w:fldChar w:fldCharType="begin"/>
    </w:r>
    <w:r>
      <w:instrText xml:space="preserve"> PAGE </w:instrText>
    </w:r>
    <w:r w:rsidR="00FE4705">
      <w:fldChar w:fldCharType="separate"/>
    </w:r>
    <w:r w:rsidR="00925B0F">
      <w:rPr>
        <w:noProof/>
      </w:rPr>
      <w:t>37</w:t>
    </w:r>
    <w:r w:rsidR="00FE4705">
      <w:rPr>
        <w:noProof/>
      </w:rPr>
      <w:fldChar w:fldCharType="end"/>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2880"/>
      </w:tabs>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44</w:t>
    </w:r>
    <w:r>
      <w:rPr>
        <w:noProof/>
      </w:rPr>
      <w:fldChar w:fldCharType="end"/>
    </w:r>
    <w:r w:rsidR="00A154F0">
      <w:tab/>
    </w:r>
    <w:r w:rsidR="00A154F0" w:rsidRPr="005A446F">
      <w:t>Aipotu - The land of personal power</w: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Taxation and Representation</w:t>
    </w:r>
    <w:r>
      <w:tab/>
    </w:r>
    <w:r w:rsidR="00FE4705">
      <w:fldChar w:fldCharType="begin"/>
    </w:r>
    <w:r>
      <w:instrText xml:space="preserve"> PAGE </w:instrText>
    </w:r>
    <w:r w:rsidR="00FE4705">
      <w:fldChar w:fldCharType="separate"/>
    </w:r>
    <w:r w:rsidR="00925B0F">
      <w:rPr>
        <w:noProof/>
      </w:rPr>
      <w:t>45</w:t>
    </w:r>
    <w:r w:rsidR="00FE4705">
      <w:rPr>
        <w:noProof/>
      </w:rPr>
      <w:fldChar w:fldCharType="end"/>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64</w:t>
    </w:r>
    <w:r>
      <w:rPr>
        <w:noProof/>
      </w:rPr>
      <w:fldChar w:fldCharType="end"/>
    </w:r>
    <w:r w:rsidR="00A154F0">
      <w:tab/>
    </w:r>
    <w:r w:rsidR="00A154F0" w:rsidRPr="005A446F">
      <w:t>Aipotu - The land of personal power</w:t>
    </w: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750"/>
      </w:tabs>
    </w:pPr>
    <w:r>
      <w:tab/>
      <w:t>Business as Usual</w:t>
    </w:r>
    <w:r>
      <w:tab/>
    </w:r>
    <w:r w:rsidR="00FE4705">
      <w:fldChar w:fldCharType="begin"/>
    </w:r>
    <w:r>
      <w:instrText xml:space="preserve"> PAGE </w:instrText>
    </w:r>
    <w:r w:rsidR="00FE4705">
      <w:fldChar w:fldCharType="separate"/>
    </w:r>
    <w:r w:rsidR="00925B0F">
      <w:rPr>
        <w:noProof/>
      </w:rPr>
      <w:t>57</w:t>
    </w:r>
    <w:r w:rsidR="00FE4705">
      <w:rPr>
        <w:noProof/>
      </w:rPr>
      <w:fldChar w:fldCharType="end"/>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Employment</w:t>
    </w:r>
    <w:r>
      <w:tab/>
    </w:r>
    <w:r w:rsidR="00FE4705">
      <w:fldChar w:fldCharType="begin"/>
    </w:r>
    <w:r>
      <w:instrText xml:space="preserve"> PAGE </w:instrText>
    </w:r>
    <w:r w:rsidR="00FE4705">
      <w:fldChar w:fldCharType="separate"/>
    </w:r>
    <w:r w:rsidR="00925B0F">
      <w:rPr>
        <w:noProof/>
      </w:rPr>
      <w:t>63</w:t>
    </w:r>
    <w:r w:rsidR="00FE4705">
      <w:rPr>
        <w:noProof/>
      </w:rPr>
      <w:fldChar w:fldCharType="end"/>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90</w:t>
    </w:r>
    <w:r>
      <w:rPr>
        <w:noProof/>
      </w:rPr>
      <w:fldChar w:fldCharType="end"/>
    </w:r>
    <w:r w:rsidR="00A154F0">
      <w:tab/>
    </w:r>
    <w:r w:rsidR="00A154F0" w:rsidRPr="005A446F">
      <w:t>Aipotu - The land of personal power</w:t>
    </w: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Education</w:t>
    </w:r>
    <w:r>
      <w:tab/>
    </w:r>
    <w:r w:rsidR="00FE4705">
      <w:fldChar w:fldCharType="begin"/>
    </w:r>
    <w:r>
      <w:instrText xml:space="preserve"> PAGE </w:instrText>
    </w:r>
    <w:r w:rsidR="00FE4705">
      <w:fldChar w:fldCharType="separate"/>
    </w:r>
    <w:r w:rsidR="00925B0F">
      <w:rPr>
        <w:noProof/>
      </w:rPr>
      <w:t>91</w:t>
    </w:r>
    <w:r w:rsidR="00FE4705">
      <w:rPr>
        <w:noProof/>
      </w:rPr>
      <w:fldChar w:fldCharType="end"/>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98</w:t>
    </w:r>
    <w:r>
      <w:rPr>
        <w:noProof/>
      </w:rPr>
      <w:fldChar w:fldCharType="end"/>
    </w:r>
    <w:r w:rsidR="00A154F0">
      <w:tab/>
    </w:r>
    <w:r w:rsidR="00A154F0" w:rsidRPr="005A446F">
      <w:t>Aipotu - The land of personal power</w:t>
    </w: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Research and Development</w:t>
    </w:r>
    <w:r>
      <w:tab/>
    </w:r>
    <w:r w:rsidR="00FE4705">
      <w:fldChar w:fldCharType="begin"/>
    </w:r>
    <w:r>
      <w:instrText xml:space="preserve"> PAGE </w:instrText>
    </w:r>
    <w:r w:rsidR="00FE4705">
      <w:fldChar w:fldCharType="separate"/>
    </w:r>
    <w:r w:rsidR="00925B0F">
      <w:rPr>
        <w:noProof/>
      </w:rPr>
      <w:t>97</w:t>
    </w:r>
    <w:r w:rsidR="00FE4705">
      <w:rPr>
        <w:noProof/>
      </w:rPr>
      <w:fldChar w:fldCharType="end"/>
    </w: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108</w:t>
    </w:r>
    <w:r>
      <w:rPr>
        <w:noProof/>
      </w:rPr>
      <w:fldChar w:fldCharType="end"/>
    </w:r>
    <w:r w:rsidR="00A154F0">
      <w:tab/>
    </w:r>
    <w:r w:rsidR="00A154F0" w:rsidRPr="005A446F">
      <w:t>Aipotu - The land of personal power</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Health and Welfare</w:t>
    </w:r>
    <w:r>
      <w:tab/>
    </w:r>
    <w:r w:rsidR="00FE4705">
      <w:fldChar w:fldCharType="begin"/>
    </w:r>
    <w:r>
      <w:instrText xml:space="preserve"> PAGE </w:instrText>
    </w:r>
    <w:r w:rsidR="00FE4705">
      <w:fldChar w:fldCharType="separate"/>
    </w:r>
    <w:r w:rsidR="00925B0F">
      <w:rPr>
        <w:noProof/>
      </w:rPr>
      <w:t>109</w:t>
    </w:r>
    <w:r w:rsidR="00FE4705">
      <w:rPr>
        <w:noProof/>
      </w:rPr>
      <w:fldChar w:fldCharType="end"/>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126</w:t>
    </w:r>
    <w:r>
      <w:rPr>
        <w:noProof/>
      </w:rPr>
      <w:fldChar w:fldCharType="end"/>
    </w:r>
    <w:r w:rsidR="00A154F0">
      <w:tab/>
    </w:r>
    <w:r w:rsidR="00A154F0" w:rsidRPr="00EA60A5">
      <w:t>Aipotu - The land of personal power</w: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Community</w:t>
    </w:r>
    <w:r>
      <w:tab/>
    </w:r>
    <w:r w:rsidR="00FE4705">
      <w:fldChar w:fldCharType="begin"/>
    </w:r>
    <w:r>
      <w:instrText xml:space="preserve"> PAGE </w:instrText>
    </w:r>
    <w:r w:rsidR="00FE4705">
      <w:fldChar w:fldCharType="separate"/>
    </w:r>
    <w:r w:rsidR="00925B0F">
      <w:rPr>
        <w:noProof/>
      </w:rPr>
      <w:t>125</w:t>
    </w:r>
    <w:r w:rsidR="00FE4705">
      <w:rPr>
        <w:noProof/>
      </w:rPr>
      <w:fldChar w:fldCharType="end"/>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142</w:t>
    </w:r>
    <w:r>
      <w:rPr>
        <w:noProof/>
      </w:rPr>
      <w:fldChar w:fldCharType="end"/>
    </w:r>
    <w:r w:rsidR="00A154F0">
      <w:tab/>
    </w:r>
    <w:r w:rsidR="00A154F0" w:rsidRPr="00EA60A5">
      <w:t>Aipotu - The land of personal power</w:t>
    </w: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Freedom and Oppression</w:t>
    </w:r>
    <w:r>
      <w:tab/>
    </w:r>
    <w:r w:rsidR="00FE4705">
      <w:fldChar w:fldCharType="begin"/>
    </w:r>
    <w:r>
      <w:instrText xml:space="preserve"> PAGE </w:instrText>
    </w:r>
    <w:r w:rsidR="00FE4705">
      <w:fldChar w:fldCharType="separate"/>
    </w:r>
    <w:r w:rsidR="00925B0F">
      <w:rPr>
        <w:noProof/>
      </w:rPr>
      <w:t>141</w:t>
    </w:r>
    <w:r w:rsidR="00FE4705">
      <w:rPr>
        <w:noProof/>
      </w:rPr>
      <w:fldChar w:fldCharType="end"/>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Pr="00D100EE" w:rsidRDefault="00A154F0" w:rsidP="00D100EE">
    <w:pPr>
      <w:pStyle w:val="Header"/>
    </w:pP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Pr="00CF784F" w:rsidRDefault="00A154F0" w:rsidP="00CF784F">
    <w:pPr>
      <w:pStyle w:val="Heade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184</w:t>
    </w:r>
    <w:r>
      <w:rPr>
        <w:noProof/>
      </w:rPr>
      <w:fldChar w:fldCharType="end"/>
    </w:r>
    <w:r w:rsidR="00A154F0">
      <w:tab/>
    </w:r>
    <w:r w:rsidR="00A154F0" w:rsidRPr="00EA60A5">
      <w:t>Aipotu - The land of personal power</w:t>
    </w: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The High Seas</w:t>
    </w: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The High Seas</w:t>
    </w: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Economics</w:t>
    </w: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The Military</w:t>
    </w: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Terrorism</w:t>
    </w: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 xml:space="preserve">The Fall </w:t>
    </w:r>
    <w:r>
      <w:rPr>
        <w:rFonts w:asciiTheme="minorHAnsi" w:hAnsiTheme="minorHAnsi"/>
      </w:rPr>
      <w:t>o</w:t>
    </w:r>
    <w:r w:rsidRPr="00DA37AD">
      <w:rPr>
        <w:rFonts w:asciiTheme="minorHAnsi" w:hAnsiTheme="minorHAnsi"/>
      </w:rPr>
      <w:t>f Empires</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198</w:t>
    </w:r>
    <w:r>
      <w:rPr>
        <w:noProof/>
      </w:rPr>
      <w:fldChar w:fldCharType="end"/>
    </w:r>
    <w:r w:rsidR="00A154F0">
      <w:tab/>
    </w:r>
    <w:r w:rsidR="00A154F0" w:rsidRPr="00EA60A5">
      <w:t>Aipotu - The land of personal power</w: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United Federation of Planets</w:t>
    </w:r>
    <w:r>
      <w:tab/>
    </w:r>
    <w:r w:rsidR="00FE4705">
      <w:fldChar w:fldCharType="begin"/>
    </w:r>
    <w:r>
      <w:instrText xml:space="preserve"> PAGE </w:instrText>
    </w:r>
    <w:r w:rsidR="00FE4705">
      <w:fldChar w:fldCharType="separate"/>
    </w:r>
    <w:r w:rsidR="00925B0F">
      <w:rPr>
        <w:noProof/>
      </w:rPr>
      <w:t>189</w:t>
    </w:r>
    <w:r w:rsidR="00FE4705">
      <w:rPr>
        <w:noProof/>
      </w:rPr>
      <w:fldChar w:fldCharType="end"/>
    </w:r>
  </w:p>
</w:hdr>
</file>

<file path=word/header6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2880"/>
      </w:tabs>
    </w:pPr>
  </w:p>
</w:hdr>
</file>

<file path=word/header6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 xml:space="preserve">Taxation </w:t>
    </w:r>
    <w:r>
      <w:rPr>
        <w:rFonts w:asciiTheme="minorHAnsi" w:hAnsiTheme="minorHAnsi"/>
      </w:rPr>
      <w:t>a</w:t>
    </w:r>
    <w:r w:rsidRPr="00DA37AD">
      <w:rPr>
        <w:rFonts w:asciiTheme="minorHAnsi" w:hAnsiTheme="minorHAnsi"/>
      </w:rPr>
      <w:t>nd Finance</w:t>
    </w:r>
    <w:r>
      <w:tab/>
    </w:r>
    <w:r w:rsidR="00FE4705">
      <w:fldChar w:fldCharType="begin"/>
    </w:r>
    <w:r>
      <w:instrText xml:space="preserve"> PAGE </w:instrText>
    </w:r>
    <w:r w:rsidR="00FE4705">
      <w:fldChar w:fldCharType="separate"/>
    </w:r>
    <w:r w:rsidR="00925B0F">
      <w:rPr>
        <w:noProof/>
      </w:rPr>
      <w:t>191</w:t>
    </w:r>
    <w:r w:rsidR="00FE4705">
      <w:rPr>
        <w:noProof/>
      </w:rPr>
      <w:fldChar w:fldCharType="end"/>
    </w:r>
  </w:p>
</w:hdr>
</file>

<file path=word/header6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tab/>
    </w:r>
    <w:r w:rsidR="00FE4705">
      <w:fldChar w:fldCharType="begin"/>
    </w:r>
    <w:r>
      <w:instrText xml:space="preserve"> PAGE </w:instrText>
    </w:r>
    <w:r w:rsidR="00FE4705">
      <w:fldChar w:fldCharType="separate"/>
    </w:r>
    <w:r w:rsidR="00925B0F">
      <w:rPr>
        <w:noProof/>
      </w:rPr>
      <w:t>193</w:t>
    </w:r>
    <w:r w:rsidR="00FE4705">
      <w:rPr>
        <w:noProof/>
      </w:rPr>
      <w:fldChar w:fldCharType="end"/>
    </w:r>
  </w:p>
</w:hdr>
</file>

<file path=word/header6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rPr>
      <w:t>Starfleet</w:t>
    </w:r>
    <w:r>
      <w:tab/>
    </w:r>
    <w:r w:rsidR="00FE4705">
      <w:fldChar w:fldCharType="begin"/>
    </w:r>
    <w:r>
      <w:instrText xml:space="preserve"> PAGE </w:instrText>
    </w:r>
    <w:r w:rsidR="00FE4705">
      <w:fldChar w:fldCharType="separate"/>
    </w:r>
    <w:r w:rsidR="00925B0F">
      <w:rPr>
        <w:noProof/>
      </w:rPr>
      <w:t>197</w:t>
    </w:r>
    <w:r w:rsidR="00FE4705">
      <w:rPr>
        <w:noProof/>
      </w:rPr>
      <w:fldChar w:fldCharType="end"/>
    </w:r>
  </w:p>
</w:hdr>
</file>

<file path=word/header6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tab/>
    </w:r>
    <w:r w:rsidR="00FE4705">
      <w:fldChar w:fldCharType="begin"/>
    </w:r>
    <w:r>
      <w:instrText xml:space="preserve"> PAGE </w:instrText>
    </w:r>
    <w:r w:rsidR="00FE4705">
      <w:fldChar w:fldCharType="separate"/>
    </w:r>
    <w:r w:rsidR="00925B0F">
      <w:rPr>
        <w:noProof/>
      </w:rPr>
      <w:t>199</w:t>
    </w:r>
    <w:r w:rsidR="00FE4705">
      <w:rPr>
        <w:noProof/>
      </w:rPr>
      <w:fldChar w:fldCharType="end"/>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7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3420"/>
      </w:tabs>
    </w:pPr>
    <w:r>
      <w:fldChar w:fldCharType="begin"/>
    </w:r>
    <w:r w:rsidR="00A154F0">
      <w:instrText xml:space="preserve"> PAGE </w:instrText>
    </w:r>
    <w:r>
      <w:fldChar w:fldCharType="separate"/>
    </w:r>
    <w:r w:rsidR="00925B0F">
      <w:rPr>
        <w:noProof/>
      </w:rPr>
      <w:t>208</w:t>
    </w:r>
    <w:r>
      <w:rPr>
        <w:noProof/>
      </w:rPr>
      <w:fldChar w:fldCharType="end"/>
    </w:r>
    <w:r w:rsidR="00A154F0">
      <w:tab/>
    </w:r>
    <w:r w:rsidR="00A154F0" w:rsidRPr="00EA60A5">
      <w:t>Aipotu - The land of personal power</w:t>
    </w:r>
  </w:p>
</w:hdr>
</file>

<file path=word/header7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t>Conclusion</w:t>
    </w:r>
    <w:r w:rsidR="00FE4705">
      <w:fldChar w:fldCharType="begin"/>
    </w:r>
    <w:r>
      <w:instrText xml:space="preserve"> PAGE </w:instrText>
    </w:r>
    <w:r w:rsidR="00FE4705">
      <w:fldChar w:fldCharType="separate"/>
    </w:r>
    <w:r w:rsidR="00925B0F">
      <w:rPr>
        <w:noProof/>
      </w:rPr>
      <w:t>201</w:t>
    </w:r>
    <w:r w:rsidR="00FE4705">
      <w:rPr>
        <w:noProof/>
      </w:rPr>
      <w:fldChar w:fldCharType="end"/>
    </w:r>
  </w:p>
</w:hdr>
</file>

<file path=word/header7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7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 w:val="right" w:pos="6840"/>
      </w:tabs>
    </w:pPr>
    <w:r>
      <w:tab/>
    </w:r>
    <w:r w:rsidRPr="00DA37AD">
      <w:rPr>
        <w:rFonts w:asciiTheme="minorHAnsi" w:hAnsiTheme="minorHAnsi"/>
        <w:bCs/>
      </w:rPr>
      <w:t>Conclusion</w:t>
    </w:r>
  </w:p>
</w:hdr>
</file>

<file path=word/header7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FE4705">
    <w:pPr>
      <w:pStyle w:val="Header"/>
      <w:tabs>
        <w:tab w:val="clear" w:pos="4320"/>
        <w:tab w:val="clear" w:pos="8640"/>
        <w:tab w:val="center" w:pos="2880"/>
      </w:tabs>
    </w:pPr>
    <w:r>
      <w:fldChar w:fldCharType="begin"/>
    </w:r>
    <w:r w:rsidR="00A154F0">
      <w:instrText xml:space="preserve"> PAGE </w:instrText>
    </w:r>
    <w:r>
      <w:fldChar w:fldCharType="separate"/>
    </w:r>
    <w:r w:rsidR="00925B0F">
      <w:rPr>
        <w:noProof/>
      </w:rPr>
      <w:t>216</w:t>
    </w:r>
    <w:r>
      <w:rPr>
        <w:noProof/>
      </w:rPr>
      <w:fldChar w:fldCharType="end"/>
    </w:r>
    <w:r w:rsidR="00A154F0">
      <w:tab/>
    </w:r>
    <w:r w:rsidR="00A154F0" w:rsidRPr="00EA60A5">
      <w:t>Aipotu - The land of personal power</w:t>
    </w:r>
  </w:p>
  <w:p w:rsidR="00A154F0" w:rsidRDefault="00A154F0"/>
</w:hdr>
</file>

<file path=word/header7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2520"/>
        <w:tab w:val="right" w:pos="5040"/>
      </w:tabs>
    </w:pPr>
    <w:r>
      <w:t>Comments from The Peanut Gallery</w:t>
    </w:r>
    <w:r w:rsidR="00FE4705">
      <w:fldChar w:fldCharType="begin"/>
    </w:r>
    <w:r>
      <w:instrText xml:space="preserve"> PAGE </w:instrText>
    </w:r>
    <w:r w:rsidR="00FE4705">
      <w:fldChar w:fldCharType="separate"/>
    </w:r>
    <w:r w:rsidR="00925B0F">
      <w:rPr>
        <w:noProof/>
      </w:rPr>
      <w:t>213</w:t>
    </w:r>
    <w:r w:rsidR="00FE4705">
      <w:rPr>
        <w:noProof/>
      </w:rPr>
      <w:fldChar w:fldCharType="end"/>
    </w:r>
  </w:p>
  <w:p w:rsidR="00A154F0" w:rsidRDefault="00A154F0"/>
</w:hdr>
</file>

<file path=word/header7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enter" w:pos="3420"/>
      </w:tabs>
    </w:pPr>
  </w:p>
</w:hdr>
</file>

<file path=word/header7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2520"/>
        <w:tab w:val="right" w:pos="5040"/>
      </w:tabs>
    </w:pPr>
    <w:r>
      <w:tab/>
    </w:r>
    <w:r w:rsidRPr="00DA37AD">
      <w:rPr>
        <w:rFonts w:asciiTheme="minorHAnsi" w:hAnsiTheme="minorHAnsi"/>
      </w:rPr>
      <w:t>Appendix</w:t>
    </w:r>
    <w:r>
      <w:tab/>
    </w:r>
    <w:r w:rsidR="00FE4705">
      <w:fldChar w:fldCharType="begin"/>
    </w:r>
    <w:r>
      <w:instrText xml:space="preserve"> PAGE </w:instrText>
    </w:r>
    <w:r w:rsidR="00FE4705">
      <w:fldChar w:fldCharType="separate"/>
    </w:r>
    <w:r w:rsidR="00925B0F">
      <w:rPr>
        <w:noProof/>
      </w:rPr>
      <w:t>217</w:t>
    </w:r>
    <w:r w:rsidR="00FE4705">
      <w:rPr>
        <w:noProof/>
      </w:rPr>
      <w:fldChar w:fldCharType="end"/>
    </w:r>
  </w:p>
  <w:p w:rsidR="00A154F0" w:rsidRDefault="00A154F0"/>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154F0" w:rsidRDefault="00A154F0">
    <w:pPr>
      <w:pStyle w:val="Header"/>
      <w:tabs>
        <w:tab w:val="clear" w:pos="4320"/>
        <w:tab w:val="clear" w:pos="8640"/>
        <w:tab w:val="center" w:pos="3420"/>
      </w:tabs>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FrogKing.JPG" style="width:900pt;height:714pt;visibility:visible;mso-wrap-style:square" o:bullet="t">
        <v:imagedata r:id="rId1" o:title="FrogKing"/>
      </v:shape>
    </w:pict>
  </w:numPicBullet>
  <w:abstractNum w:abstractNumId="0">
    <w:nsid w:val="007121F1"/>
    <w:multiLevelType w:val="hybridMultilevel"/>
    <w:tmpl w:val="CABE6E46"/>
    <w:lvl w:ilvl="0" w:tplc="CF2A1712">
      <w:start w:val="1"/>
      <w:numFmt w:val="bullet"/>
      <w:lvlText w:val=""/>
      <w:lvlPicBulletId w:val="0"/>
      <w:lvlJc w:val="left"/>
      <w:pPr>
        <w:tabs>
          <w:tab w:val="num" w:pos="720"/>
        </w:tabs>
        <w:ind w:left="720" w:hanging="360"/>
      </w:pPr>
      <w:rPr>
        <w:rFonts w:ascii="Symbol" w:hAnsi="Symbol" w:hint="default"/>
      </w:rPr>
    </w:lvl>
    <w:lvl w:ilvl="1" w:tplc="7556EA6E" w:tentative="1">
      <w:start w:val="1"/>
      <w:numFmt w:val="bullet"/>
      <w:lvlText w:val=""/>
      <w:lvlJc w:val="left"/>
      <w:pPr>
        <w:tabs>
          <w:tab w:val="num" w:pos="1440"/>
        </w:tabs>
        <w:ind w:left="1440" w:hanging="360"/>
      </w:pPr>
      <w:rPr>
        <w:rFonts w:ascii="Symbol" w:hAnsi="Symbol" w:hint="default"/>
      </w:rPr>
    </w:lvl>
    <w:lvl w:ilvl="2" w:tplc="444A22C4" w:tentative="1">
      <w:start w:val="1"/>
      <w:numFmt w:val="bullet"/>
      <w:lvlText w:val=""/>
      <w:lvlJc w:val="left"/>
      <w:pPr>
        <w:tabs>
          <w:tab w:val="num" w:pos="2160"/>
        </w:tabs>
        <w:ind w:left="2160" w:hanging="360"/>
      </w:pPr>
      <w:rPr>
        <w:rFonts w:ascii="Symbol" w:hAnsi="Symbol" w:hint="default"/>
      </w:rPr>
    </w:lvl>
    <w:lvl w:ilvl="3" w:tplc="45DEAF2C" w:tentative="1">
      <w:start w:val="1"/>
      <w:numFmt w:val="bullet"/>
      <w:lvlText w:val=""/>
      <w:lvlJc w:val="left"/>
      <w:pPr>
        <w:tabs>
          <w:tab w:val="num" w:pos="2880"/>
        </w:tabs>
        <w:ind w:left="2880" w:hanging="360"/>
      </w:pPr>
      <w:rPr>
        <w:rFonts w:ascii="Symbol" w:hAnsi="Symbol" w:hint="default"/>
      </w:rPr>
    </w:lvl>
    <w:lvl w:ilvl="4" w:tplc="CD780B82" w:tentative="1">
      <w:start w:val="1"/>
      <w:numFmt w:val="bullet"/>
      <w:lvlText w:val=""/>
      <w:lvlJc w:val="left"/>
      <w:pPr>
        <w:tabs>
          <w:tab w:val="num" w:pos="3600"/>
        </w:tabs>
        <w:ind w:left="3600" w:hanging="360"/>
      </w:pPr>
      <w:rPr>
        <w:rFonts w:ascii="Symbol" w:hAnsi="Symbol" w:hint="default"/>
      </w:rPr>
    </w:lvl>
    <w:lvl w:ilvl="5" w:tplc="B63A741C" w:tentative="1">
      <w:start w:val="1"/>
      <w:numFmt w:val="bullet"/>
      <w:lvlText w:val=""/>
      <w:lvlJc w:val="left"/>
      <w:pPr>
        <w:tabs>
          <w:tab w:val="num" w:pos="4320"/>
        </w:tabs>
        <w:ind w:left="4320" w:hanging="360"/>
      </w:pPr>
      <w:rPr>
        <w:rFonts w:ascii="Symbol" w:hAnsi="Symbol" w:hint="default"/>
      </w:rPr>
    </w:lvl>
    <w:lvl w:ilvl="6" w:tplc="E1DC756A" w:tentative="1">
      <w:start w:val="1"/>
      <w:numFmt w:val="bullet"/>
      <w:lvlText w:val=""/>
      <w:lvlJc w:val="left"/>
      <w:pPr>
        <w:tabs>
          <w:tab w:val="num" w:pos="5040"/>
        </w:tabs>
        <w:ind w:left="5040" w:hanging="360"/>
      </w:pPr>
      <w:rPr>
        <w:rFonts w:ascii="Symbol" w:hAnsi="Symbol" w:hint="default"/>
      </w:rPr>
    </w:lvl>
    <w:lvl w:ilvl="7" w:tplc="EDAED0D8" w:tentative="1">
      <w:start w:val="1"/>
      <w:numFmt w:val="bullet"/>
      <w:lvlText w:val=""/>
      <w:lvlJc w:val="left"/>
      <w:pPr>
        <w:tabs>
          <w:tab w:val="num" w:pos="5760"/>
        </w:tabs>
        <w:ind w:left="5760" w:hanging="360"/>
      </w:pPr>
      <w:rPr>
        <w:rFonts w:ascii="Symbol" w:hAnsi="Symbol" w:hint="default"/>
      </w:rPr>
    </w:lvl>
    <w:lvl w:ilvl="8" w:tplc="7FEACDFA" w:tentative="1">
      <w:start w:val="1"/>
      <w:numFmt w:val="bullet"/>
      <w:lvlText w:val=""/>
      <w:lvlJc w:val="left"/>
      <w:pPr>
        <w:tabs>
          <w:tab w:val="num" w:pos="6480"/>
        </w:tabs>
        <w:ind w:left="6480" w:hanging="360"/>
      </w:pPr>
      <w:rPr>
        <w:rFonts w:ascii="Symbol" w:hAnsi="Symbol" w:hint="default"/>
      </w:rPr>
    </w:lvl>
  </w:abstractNum>
  <w:abstractNum w:abstractNumId="1">
    <w:nsid w:val="06D66496"/>
    <w:multiLevelType w:val="hybridMultilevel"/>
    <w:tmpl w:val="A06497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112C40"/>
    <w:multiLevelType w:val="hybridMultilevel"/>
    <w:tmpl w:val="C16CE114"/>
    <w:lvl w:ilvl="0" w:tplc="04090011">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
    <w:nsid w:val="1019554A"/>
    <w:multiLevelType w:val="hybridMultilevel"/>
    <w:tmpl w:val="9208E6B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AF1FCD"/>
    <w:multiLevelType w:val="hybridMultilevel"/>
    <w:tmpl w:val="8242ADA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16C4087F"/>
    <w:multiLevelType w:val="hybridMultilevel"/>
    <w:tmpl w:val="9EEAE8D4"/>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77E7F91"/>
    <w:multiLevelType w:val="hybridMultilevel"/>
    <w:tmpl w:val="A06497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97D05D6"/>
    <w:multiLevelType w:val="hybridMultilevel"/>
    <w:tmpl w:val="A06497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D3497C"/>
    <w:multiLevelType w:val="hybridMultilevel"/>
    <w:tmpl w:val="A06497E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B2928D2"/>
    <w:multiLevelType w:val="hybridMultilevel"/>
    <w:tmpl w:val="A4F0078C"/>
    <w:lvl w:ilvl="0" w:tplc="FC7A684C">
      <w:start w:val="1"/>
      <w:numFmt w:val="decimal"/>
      <w:lvlText w:val="%1."/>
      <w:lvlJc w:val="left"/>
      <w:pPr>
        <w:tabs>
          <w:tab w:val="num" w:pos="2535"/>
        </w:tabs>
        <w:ind w:left="2535" w:hanging="915"/>
      </w:pPr>
      <w:rPr>
        <w:rFonts w:hint="default"/>
      </w:rPr>
    </w:lvl>
    <w:lvl w:ilvl="1" w:tplc="04090019">
      <w:start w:val="1"/>
      <w:numFmt w:val="lowerLetter"/>
      <w:lvlText w:val="%2."/>
      <w:lvlJc w:val="left"/>
      <w:pPr>
        <w:tabs>
          <w:tab w:val="num" w:pos="2700"/>
        </w:tabs>
        <w:ind w:left="2700" w:hanging="360"/>
      </w:pPr>
    </w:lvl>
    <w:lvl w:ilvl="2" w:tplc="0409001B">
      <w:start w:val="1"/>
      <w:numFmt w:val="lowerRoman"/>
      <w:lvlText w:val="%3."/>
      <w:lvlJc w:val="right"/>
      <w:pPr>
        <w:tabs>
          <w:tab w:val="num" w:pos="3420"/>
        </w:tabs>
        <w:ind w:left="3420" w:hanging="180"/>
      </w:pPr>
    </w:lvl>
    <w:lvl w:ilvl="3" w:tplc="0409000F">
      <w:start w:val="1"/>
      <w:numFmt w:val="decimal"/>
      <w:lvlText w:val="%4."/>
      <w:lvlJc w:val="left"/>
      <w:pPr>
        <w:tabs>
          <w:tab w:val="num" w:pos="4140"/>
        </w:tabs>
        <w:ind w:left="4140" w:hanging="360"/>
      </w:pPr>
    </w:lvl>
    <w:lvl w:ilvl="4" w:tplc="04090019">
      <w:start w:val="1"/>
      <w:numFmt w:val="lowerLetter"/>
      <w:lvlText w:val="%5."/>
      <w:lvlJc w:val="left"/>
      <w:pPr>
        <w:tabs>
          <w:tab w:val="num" w:pos="4860"/>
        </w:tabs>
        <w:ind w:left="4860" w:hanging="360"/>
      </w:pPr>
    </w:lvl>
    <w:lvl w:ilvl="5" w:tplc="0409001B">
      <w:start w:val="1"/>
      <w:numFmt w:val="lowerRoman"/>
      <w:lvlText w:val="%6."/>
      <w:lvlJc w:val="right"/>
      <w:pPr>
        <w:tabs>
          <w:tab w:val="num" w:pos="5580"/>
        </w:tabs>
        <w:ind w:left="5580" w:hanging="180"/>
      </w:pPr>
    </w:lvl>
    <w:lvl w:ilvl="6" w:tplc="0409000F">
      <w:start w:val="1"/>
      <w:numFmt w:val="decimal"/>
      <w:lvlText w:val="%7."/>
      <w:lvlJc w:val="left"/>
      <w:pPr>
        <w:tabs>
          <w:tab w:val="num" w:pos="6300"/>
        </w:tabs>
        <w:ind w:left="6300" w:hanging="360"/>
      </w:pPr>
    </w:lvl>
    <w:lvl w:ilvl="7" w:tplc="04090019">
      <w:start w:val="1"/>
      <w:numFmt w:val="lowerLetter"/>
      <w:lvlText w:val="%8."/>
      <w:lvlJc w:val="left"/>
      <w:pPr>
        <w:tabs>
          <w:tab w:val="num" w:pos="7020"/>
        </w:tabs>
        <w:ind w:left="7020" w:hanging="360"/>
      </w:pPr>
    </w:lvl>
    <w:lvl w:ilvl="8" w:tplc="0409001B">
      <w:start w:val="1"/>
      <w:numFmt w:val="lowerRoman"/>
      <w:lvlText w:val="%9."/>
      <w:lvlJc w:val="right"/>
      <w:pPr>
        <w:tabs>
          <w:tab w:val="num" w:pos="7740"/>
        </w:tabs>
        <w:ind w:left="7740" w:hanging="180"/>
      </w:pPr>
    </w:lvl>
  </w:abstractNum>
  <w:abstractNum w:abstractNumId="10">
    <w:nsid w:val="1DAC0C18"/>
    <w:multiLevelType w:val="hybridMultilevel"/>
    <w:tmpl w:val="2EE67F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DE1111"/>
    <w:multiLevelType w:val="hybridMultilevel"/>
    <w:tmpl w:val="098A66CC"/>
    <w:lvl w:ilvl="0" w:tplc="04090011">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7EB2822"/>
    <w:multiLevelType w:val="hybridMultilevel"/>
    <w:tmpl w:val="B50E7D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B5E6F58"/>
    <w:multiLevelType w:val="hybridMultilevel"/>
    <w:tmpl w:val="21F06890"/>
    <w:lvl w:ilvl="0" w:tplc="04090001">
      <w:start w:val="1"/>
      <w:numFmt w:val="bullet"/>
      <w:lvlText w:val=""/>
      <w:lvlJc w:val="left"/>
      <w:pPr>
        <w:ind w:left="648" w:hanging="360"/>
      </w:pPr>
      <w:rPr>
        <w:rFonts w:ascii="Symbol" w:hAnsi="Symbol"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14">
    <w:nsid w:val="2C265DC3"/>
    <w:multiLevelType w:val="hybridMultilevel"/>
    <w:tmpl w:val="87C61D1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2F1506F8"/>
    <w:multiLevelType w:val="hybridMultilevel"/>
    <w:tmpl w:val="7960FB62"/>
    <w:lvl w:ilvl="0" w:tplc="A7308772">
      <w:start w:val="1"/>
      <w:numFmt w:val="decimal"/>
      <w:lvlText w:val="%1."/>
      <w:lvlJc w:val="left"/>
      <w:pPr>
        <w:tabs>
          <w:tab w:val="num" w:pos="720"/>
        </w:tabs>
        <w:ind w:left="720" w:hanging="360"/>
      </w:pPr>
      <w:rPr>
        <w:color w:val="auto"/>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4C5343F"/>
    <w:multiLevelType w:val="hybridMultilevel"/>
    <w:tmpl w:val="8DB8363A"/>
    <w:lvl w:ilvl="0" w:tplc="D0C22414">
      <w:numFmt w:val="bullet"/>
      <w:lvlText w:val=""/>
      <w:lvlJc w:val="left"/>
      <w:pPr>
        <w:tabs>
          <w:tab w:val="num" w:pos="720"/>
        </w:tabs>
        <w:ind w:left="720" w:hanging="360"/>
      </w:pPr>
      <w:rPr>
        <w:rFonts w:ascii="Wingdings" w:eastAsia="Times New Roman"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Times New Roman" w:hint="default"/>
      </w:rPr>
    </w:lvl>
    <w:lvl w:ilvl="3" w:tplc="04090001">
      <w:start w:val="1"/>
      <w:numFmt w:val="bullet"/>
      <w:lvlText w:val=""/>
      <w:lvlJc w:val="left"/>
      <w:pPr>
        <w:tabs>
          <w:tab w:val="num" w:pos="2880"/>
        </w:tabs>
        <w:ind w:left="2880" w:hanging="360"/>
      </w:pPr>
      <w:rPr>
        <w:rFonts w:ascii="Symbol" w:hAnsi="Symbol" w:cs="Times New Roman"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Times New Roman" w:hint="default"/>
      </w:rPr>
    </w:lvl>
    <w:lvl w:ilvl="6" w:tplc="04090001">
      <w:start w:val="1"/>
      <w:numFmt w:val="bullet"/>
      <w:lvlText w:val=""/>
      <w:lvlJc w:val="left"/>
      <w:pPr>
        <w:tabs>
          <w:tab w:val="num" w:pos="5040"/>
        </w:tabs>
        <w:ind w:left="5040" w:hanging="360"/>
      </w:pPr>
      <w:rPr>
        <w:rFonts w:ascii="Symbol" w:hAnsi="Symbol" w:cs="Times New Roman"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Times New Roman" w:hint="default"/>
      </w:rPr>
    </w:lvl>
  </w:abstractNum>
  <w:abstractNum w:abstractNumId="17">
    <w:nsid w:val="371E32D9"/>
    <w:multiLevelType w:val="hybridMultilevel"/>
    <w:tmpl w:val="A06497E2"/>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95419F2"/>
    <w:multiLevelType w:val="hybridMultilevel"/>
    <w:tmpl w:val="ADC608B2"/>
    <w:lvl w:ilvl="0" w:tplc="04090011">
      <w:start w:val="1"/>
      <w:numFmt w:val="decimal"/>
      <w:lvlText w:val="%1)"/>
      <w:lvlJc w:val="left"/>
      <w:pPr>
        <w:ind w:left="648" w:hanging="360"/>
      </w:p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9">
    <w:nsid w:val="3FA84B4C"/>
    <w:multiLevelType w:val="hybridMultilevel"/>
    <w:tmpl w:val="4C3C14DE"/>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0">
    <w:nsid w:val="41BF7DDC"/>
    <w:multiLevelType w:val="hybridMultilevel"/>
    <w:tmpl w:val="562ADA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2737A64"/>
    <w:multiLevelType w:val="hybridMultilevel"/>
    <w:tmpl w:val="9F14425A"/>
    <w:lvl w:ilvl="0" w:tplc="04090011">
      <w:start w:val="1"/>
      <w:numFmt w:val="decimal"/>
      <w:lvlText w:val="%1)"/>
      <w:lvlJc w:val="left"/>
      <w:pPr>
        <w:ind w:left="648" w:hanging="360"/>
      </w:p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2">
    <w:nsid w:val="4DEF2268"/>
    <w:multiLevelType w:val="hybridMultilevel"/>
    <w:tmpl w:val="43A0D9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F2179F6"/>
    <w:multiLevelType w:val="hybridMultilevel"/>
    <w:tmpl w:val="C574903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4">
    <w:nsid w:val="50481896"/>
    <w:multiLevelType w:val="hybridMultilevel"/>
    <w:tmpl w:val="472E1F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54502CE"/>
    <w:multiLevelType w:val="hybridMultilevel"/>
    <w:tmpl w:val="23F26012"/>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6">
    <w:nsid w:val="55CD58A9"/>
    <w:multiLevelType w:val="hybridMultilevel"/>
    <w:tmpl w:val="7CFEBAC4"/>
    <w:lvl w:ilvl="0" w:tplc="04090011">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start w:val="1"/>
      <w:numFmt w:val="lowerLetter"/>
      <w:lvlText w:val="%5."/>
      <w:lvlJc w:val="left"/>
      <w:pPr>
        <w:tabs>
          <w:tab w:val="num" w:pos="3240"/>
        </w:tabs>
        <w:ind w:left="3240" w:hanging="360"/>
      </w:pPr>
    </w:lvl>
    <w:lvl w:ilvl="5" w:tplc="0409001B">
      <w:start w:val="1"/>
      <w:numFmt w:val="lowerRoman"/>
      <w:lvlText w:val="%6."/>
      <w:lvlJc w:val="right"/>
      <w:pPr>
        <w:tabs>
          <w:tab w:val="num" w:pos="3960"/>
        </w:tabs>
        <w:ind w:left="3960" w:hanging="180"/>
      </w:pPr>
    </w:lvl>
    <w:lvl w:ilvl="6" w:tplc="0409000F">
      <w:start w:val="1"/>
      <w:numFmt w:val="decimal"/>
      <w:lvlText w:val="%7."/>
      <w:lvlJc w:val="left"/>
      <w:pPr>
        <w:tabs>
          <w:tab w:val="num" w:pos="4680"/>
        </w:tabs>
        <w:ind w:left="4680" w:hanging="360"/>
      </w:pPr>
    </w:lvl>
    <w:lvl w:ilvl="7" w:tplc="04090019">
      <w:start w:val="1"/>
      <w:numFmt w:val="lowerLetter"/>
      <w:lvlText w:val="%8."/>
      <w:lvlJc w:val="left"/>
      <w:pPr>
        <w:tabs>
          <w:tab w:val="num" w:pos="5400"/>
        </w:tabs>
        <w:ind w:left="5400" w:hanging="360"/>
      </w:pPr>
    </w:lvl>
    <w:lvl w:ilvl="8" w:tplc="0409001B">
      <w:start w:val="1"/>
      <w:numFmt w:val="lowerRoman"/>
      <w:lvlText w:val="%9."/>
      <w:lvlJc w:val="right"/>
      <w:pPr>
        <w:tabs>
          <w:tab w:val="num" w:pos="6120"/>
        </w:tabs>
        <w:ind w:left="6120" w:hanging="180"/>
      </w:pPr>
    </w:lvl>
  </w:abstractNum>
  <w:abstractNum w:abstractNumId="27">
    <w:nsid w:val="561E787D"/>
    <w:multiLevelType w:val="hybridMultilevel"/>
    <w:tmpl w:val="BB0E8D5C"/>
    <w:lvl w:ilvl="0" w:tplc="04090011">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8">
    <w:nsid w:val="626920E9"/>
    <w:multiLevelType w:val="hybridMultilevel"/>
    <w:tmpl w:val="A036C79E"/>
    <w:lvl w:ilvl="0" w:tplc="A80A122C">
      <w:start w:val="1"/>
      <w:numFmt w:val="bullet"/>
      <w:lvlText w:val=""/>
      <w:lvlPicBulletId w:val="0"/>
      <w:lvlJc w:val="left"/>
      <w:pPr>
        <w:tabs>
          <w:tab w:val="num" w:pos="720"/>
        </w:tabs>
        <w:ind w:left="720" w:hanging="360"/>
      </w:pPr>
      <w:rPr>
        <w:rFonts w:ascii="Symbol" w:hAnsi="Symbol" w:hint="default"/>
      </w:rPr>
    </w:lvl>
    <w:lvl w:ilvl="1" w:tplc="6D827654" w:tentative="1">
      <w:start w:val="1"/>
      <w:numFmt w:val="bullet"/>
      <w:lvlText w:val=""/>
      <w:lvlJc w:val="left"/>
      <w:pPr>
        <w:tabs>
          <w:tab w:val="num" w:pos="1440"/>
        </w:tabs>
        <w:ind w:left="1440" w:hanging="360"/>
      </w:pPr>
      <w:rPr>
        <w:rFonts w:ascii="Symbol" w:hAnsi="Symbol" w:hint="default"/>
      </w:rPr>
    </w:lvl>
    <w:lvl w:ilvl="2" w:tplc="D640043A" w:tentative="1">
      <w:start w:val="1"/>
      <w:numFmt w:val="bullet"/>
      <w:lvlText w:val=""/>
      <w:lvlJc w:val="left"/>
      <w:pPr>
        <w:tabs>
          <w:tab w:val="num" w:pos="2160"/>
        </w:tabs>
        <w:ind w:left="2160" w:hanging="360"/>
      </w:pPr>
      <w:rPr>
        <w:rFonts w:ascii="Symbol" w:hAnsi="Symbol" w:hint="default"/>
      </w:rPr>
    </w:lvl>
    <w:lvl w:ilvl="3" w:tplc="8808446C" w:tentative="1">
      <w:start w:val="1"/>
      <w:numFmt w:val="bullet"/>
      <w:lvlText w:val=""/>
      <w:lvlJc w:val="left"/>
      <w:pPr>
        <w:tabs>
          <w:tab w:val="num" w:pos="2880"/>
        </w:tabs>
        <w:ind w:left="2880" w:hanging="360"/>
      </w:pPr>
      <w:rPr>
        <w:rFonts w:ascii="Symbol" w:hAnsi="Symbol" w:hint="default"/>
      </w:rPr>
    </w:lvl>
    <w:lvl w:ilvl="4" w:tplc="344CAB26" w:tentative="1">
      <w:start w:val="1"/>
      <w:numFmt w:val="bullet"/>
      <w:lvlText w:val=""/>
      <w:lvlJc w:val="left"/>
      <w:pPr>
        <w:tabs>
          <w:tab w:val="num" w:pos="3600"/>
        </w:tabs>
        <w:ind w:left="3600" w:hanging="360"/>
      </w:pPr>
      <w:rPr>
        <w:rFonts w:ascii="Symbol" w:hAnsi="Symbol" w:hint="default"/>
      </w:rPr>
    </w:lvl>
    <w:lvl w:ilvl="5" w:tplc="7E422FCC" w:tentative="1">
      <w:start w:val="1"/>
      <w:numFmt w:val="bullet"/>
      <w:lvlText w:val=""/>
      <w:lvlJc w:val="left"/>
      <w:pPr>
        <w:tabs>
          <w:tab w:val="num" w:pos="4320"/>
        </w:tabs>
        <w:ind w:left="4320" w:hanging="360"/>
      </w:pPr>
      <w:rPr>
        <w:rFonts w:ascii="Symbol" w:hAnsi="Symbol" w:hint="default"/>
      </w:rPr>
    </w:lvl>
    <w:lvl w:ilvl="6" w:tplc="215627EC" w:tentative="1">
      <w:start w:val="1"/>
      <w:numFmt w:val="bullet"/>
      <w:lvlText w:val=""/>
      <w:lvlJc w:val="left"/>
      <w:pPr>
        <w:tabs>
          <w:tab w:val="num" w:pos="5040"/>
        </w:tabs>
        <w:ind w:left="5040" w:hanging="360"/>
      </w:pPr>
      <w:rPr>
        <w:rFonts w:ascii="Symbol" w:hAnsi="Symbol" w:hint="default"/>
      </w:rPr>
    </w:lvl>
    <w:lvl w:ilvl="7" w:tplc="E9ACFA8C" w:tentative="1">
      <w:start w:val="1"/>
      <w:numFmt w:val="bullet"/>
      <w:lvlText w:val=""/>
      <w:lvlJc w:val="left"/>
      <w:pPr>
        <w:tabs>
          <w:tab w:val="num" w:pos="5760"/>
        </w:tabs>
        <w:ind w:left="5760" w:hanging="360"/>
      </w:pPr>
      <w:rPr>
        <w:rFonts w:ascii="Symbol" w:hAnsi="Symbol" w:hint="default"/>
      </w:rPr>
    </w:lvl>
    <w:lvl w:ilvl="8" w:tplc="7E0863A0" w:tentative="1">
      <w:start w:val="1"/>
      <w:numFmt w:val="bullet"/>
      <w:lvlText w:val=""/>
      <w:lvlJc w:val="left"/>
      <w:pPr>
        <w:tabs>
          <w:tab w:val="num" w:pos="6480"/>
        </w:tabs>
        <w:ind w:left="6480" w:hanging="360"/>
      </w:pPr>
      <w:rPr>
        <w:rFonts w:ascii="Symbol" w:hAnsi="Symbol" w:hint="default"/>
      </w:rPr>
    </w:lvl>
  </w:abstractNum>
  <w:abstractNum w:abstractNumId="29">
    <w:nsid w:val="65A77737"/>
    <w:multiLevelType w:val="hybridMultilevel"/>
    <w:tmpl w:val="B4106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922805"/>
    <w:multiLevelType w:val="hybridMultilevel"/>
    <w:tmpl w:val="FE640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E1D1572"/>
    <w:multiLevelType w:val="hybridMultilevel"/>
    <w:tmpl w:val="4BC65828"/>
    <w:lvl w:ilvl="0" w:tplc="CA12A8EE">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CA4E06"/>
    <w:multiLevelType w:val="hybridMultilevel"/>
    <w:tmpl w:val="E4B22B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7ECB027E"/>
    <w:multiLevelType w:val="hybridMultilevel"/>
    <w:tmpl w:val="4C140D6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FC80183"/>
    <w:multiLevelType w:val="hybridMultilevel"/>
    <w:tmpl w:val="67E08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9"/>
  </w:num>
  <w:num w:numId="3">
    <w:abstractNumId w:val="14"/>
  </w:num>
  <w:num w:numId="4">
    <w:abstractNumId w:val="25"/>
  </w:num>
  <w:num w:numId="5">
    <w:abstractNumId w:val="5"/>
  </w:num>
  <w:num w:numId="6">
    <w:abstractNumId w:val="4"/>
  </w:num>
  <w:num w:numId="7">
    <w:abstractNumId w:val="27"/>
  </w:num>
  <w:num w:numId="8">
    <w:abstractNumId w:val="23"/>
  </w:num>
  <w:num w:numId="9">
    <w:abstractNumId w:val="9"/>
  </w:num>
  <w:num w:numId="10">
    <w:abstractNumId w:val="16"/>
  </w:num>
  <w:num w:numId="11">
    <w:abstractNumId w:val="15"/>
  </w:num>
  <w:num w:numId="12">
    <w:abstractNumId w:val="32"/>
  </w:num>
  <w:num w:numId="13">
    <w:abstractNumId w:val="29"/>
  </w:num>
  <w:num w:numId="14">
    <w:abstractNumId w:val="34"/>
  </w:num>
  <w:num w:numId="15">
    <w:abstractNumId w:val="30"/>
  </w:num>
  <w:num w:numId="16">
    <w:abstractNumId w:val="22"/>
  </w:num>
  <w:num w:numId="17">
    <w:abstractNumId w:val="11"/>
  </w:num>
  <w:num w:numId="18">
    <w:abstractNumId w:val="8"/>
  </w:num>
  <w:num w:numId="19">
    <w:abstractNumId w:val="7"/>
  </w:num>
  <w:num w:numId="20">
    <w:abstractNumId w:val="6"/>
  </w:num>
  <w:num w:numId="21">
    <w:abstractNumId w:val="17"/>
  </w:num>
  <w:num w:numId="22">
    <w:abstractNumId w:val="31"/>
  </w:num>
  <w:num w:numId="23">
    <w:abstractNumId w:val="24"/>
  </w:num>
  <w:num w:numId="24">
    <w:abstractNumId w:val="33"/>
  </w:num>
  <w:num w:numId="25">
    <w:abstractNumId w:val="10"/>
  </w:num>
  <w:num w:numId="26">
    <w:abstractNumId w:val="13"/>
  </w:num>
  <w:num w:numId="27">
    <w:abstractNumId w:val="1"/>
  </w:num>
  <w:num w:numId="28">
    <w:abstractNumId w:val="12"/>
  </w:num>
  <w:num w:numId="29">
    <w:abstractNumId w:val="2"/>
  </w:num>
  <w:num w:numId="30">
    <w:abstractNumId w:val="20"/>
  </w:num>
  <w:num w:numId="31">
    <w:abstractNumId w:val="3"/>
  </w:num>
  <w:num w:numId="32">
    <w:abstractNumId w:val="18"/>
  </w:num>
  <w:num w:numId="33">
    <w:abstractNumId w:val="21"/>
  </w:num>
  <w:num w:numId="34">
    <w:abstractNumId w:val="0"/>
  </w:num>
  <w:num w:numId="35">
    <w:abstractNumId w:val="2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evannon Burgess">
    <w15:presenceInfo w15:providerId="AD" w15:userId="S::tburgess@vizetto.com::4de25811-85a4-46a9-8b4f-b71c6fc08d4e"/>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00"/>
  <w:doNotDisplayPageBoundaries/>
  <w:embedTrueTypeFonts/>
  <w:embedSystemFonts/>
  <w:saveSubsetFonts/>
  <w:bordersDoNotSurroundHeader/>
  <w:bordersDoNotSurroundFooter/>
  <w:activeWritingStyle w:appName="MSWord" w:lang="en-US" w:vendorID="64" w:dllVersion="6" w:nlCheck="1" w:checkStyle="1"/>
  <w:activeWritingStyle w:appName="MSWord" w:lang="en-CA" w:vendorID="64" w:dllVersion="6" w:nlCheck="1" w:checkStyle="1"/>
  <w:activeWritingStyle w:appName="MSWord" w:lang="fr-CA" w:vendorID="64" w:dllVersion="6" w:nlCheck="1" w:checkStyle="1"/>
  <w:activeWritingStyle w:appName="MSWord" w:lang="en-US" w:vendorID="64" w:dllVersion="0" w:nlCheck="1" w:checkStyle="0"/>
  <w:activeWritingStyle w:appName="MSWord" w:lang="fr-CA" w:vendorID="64" w:dllVersion="0" w:nlCheck="1" w:checkStyle="0"/>
  <w:activeWritingStyle w:appName="MSWord" w:lang="en-US" w:vendorID="64" w:dllVersion="131078" w:nlCheck="1" w:checkStyle="1"/>
  <w:proofState w:spelling="clean" w:grammar="clean"/>
  <w:stylePaneFormatFilter w:val="1028"/>
  <w:defaultTabStop w:val="288"/>
  <w:doNotHyphenateCaps/>
  <w:evenAndOddHeaders/>
  <w:drawingGridHorizontalSpacing w:val="120"/>
  <w:drawingGridVerticalSpacing w:val="120"/>
  <w:displayHorizontalDrawingGridEvery w:val="0"/>
  <w:displayVerticalDrawingGridEvery w:val="3"/>
  <w:doNotShadeFormData/>
  <w:characterSpacingControl w:val="compressPunctuation"/>
  <w:hdrShapeDefaults>
    <o:shapedefaults v:ext="edit" spidmax="4098"/>
  </w:hdrShapeDefaults>
  <w:footnotePr>
    <w:footnote w:id="-1"/>
    <w:footnote w:id="0"/>
    <w:footnote w:id="1"/>
  </w:footnotePr>
  <w:endnotePr>
    <w:endnote w:id="-1"/>
    <w:endnote w:id="0"/>
  </w:endnotePr>
  <w:compat/>
  <w:rsids>
    <w:rsidRoot w:val="00054CB7"/>
    <w:rsid w:val="00000B97"/>
    <w:rsid w:val="00003491"/>
    <w:rsid w:val="000034AA"/>
    <w:rsid w:val="00004148"/>
    <w:rsid w:val="000048F2"/>
    <w:rsid w:val="0000528E"/>
    <w:rsid w:val="0000612E"/>
    <w:rsid w:val="00007111"/>
    <w:rsid w:val="0000799E"/>
    <w:rsid w:val="00012A2E"/>
    <w:rsid w:val="00014387"/>
    <w:rsid w:val="00014E5D"/>
    <w:rsid w:val="00015A5B"/>
    <w:rsid w:val="00015BDE"/>
    <w:rsid w:val="00016439"/>
    <w:rsid w:val="00016640"/>
    <w:rsid w:val="0001677F"/>
    <w:rsid w:val="00017F30"/>
    <w:rsid w:val="00020924"/>
    <w:rsid w:val="00022DDE"/>
    <w:rsid w:val="00023EE4"/>
    <w:rsid w:val="00024018"/>
    <w:rsid w:val="0002547C"/>
    <w:rsid w:val="00025CD8"/>
    <w:rsid w:val="00025D72"/>
    <w:rsid w:val="00027940"/>
    <w:rsid w:val="00030AE5"/>
    <w:rsid w:val="000316EA"/>
    <w:rsid w:val="0003237F"/>
    <w:rsid w:val="00033D51"/>
    <w:rsid w:val="000379B3"/>
    <w:rsid w:val="00040075"/>
    <w:rsid w:val="00040247"/>
    <w:rsid w:val="000411A3"/>
    <w:rsid w:val="000426DC"/>
    <w:rsid w:val="000427AA"/>
    <w:rsid w:val="0004364B"/>
    <w:rsid w:val="00043CFC"/>
    <w:rsid w:val="00047220"/>
    <w:rsid w:val="000502FA"/>
    <w:rsid w:val="00050711"/>
    <w:rsid w:val="00052ECB"/>
    <w:rsid w:val="00052EDA"/>
    <w:rsid w:val="00053501"/>
    <w:rsid w:val="00054CB7"/>
    <w:rsid w:val="00055A90"/>
    <w:rsid w:val="00057660"/>
    <w:rsid w:val="000613E2"/>
    <w:rsid w:val="00061A38"/>
    <w:rsid w:val="00061F86"/>
    <w:rsid w:val="000626E1"/>
    <w:rsid w:val="00063156"/>
    <w:rsid w:val="0006330E"/>
    <w:rsid w:val="00063CE8"/>
    <w:rsid w:val="000646EA"/>
    <w:rsid w:val="00064E8D"/>
    <w:rsid w:val="00065699"/>
    <w:rsid w:val="00066C4E"/>
    <w:rsid w:val="00067390"/>
    <w:rsid w:val="00067A4F"/>
    <w:rsid w:val="0007062A"/>
    <w:rsid w:val="000708C0"/>
    <w:rsid w:val="00070C88"/>
    <w:rsid w:val="00070E79"/>
    <w:rsid w:val="00070F5A"/>
    <w:rsid w:val="000722DC"/>
    <w:rsid w:val="000722F4"/>
    <w:rsid w:val="000733E4"/>
    <w:rsid w:val="00073722"/>
    <w:rsid w:val="00073CC3"/>
    <w:rsid w:val="00075EC7"/>
    <w:rsid w:val="000765A6"/>
    <w:rsid w:val="000775F3"/>
    <w:rsid w:val="000779F1"/>
    <w:rsid w:val="00077D2F"/>
    <w:rsid w:val="000844DE"/>
    <w:rsid w:val="000849BE"/>
    <w:rsid w:val="000850B5"/>
    <w:rsid w:val="0008531F"/>
    <w:rsid w:val="000856E8"/>
    <w:rsid w:val="0008707E"/>
    <w:rsid w:val="000912B4"/>
    <w:rsid w:val="000912C8"/>
    <w:rsid w:val="000917C3"/>
    <w:rsid w:val="000918AF"/>
    <w:rsid w:val="00091EF9"/>
    <w:rsid w:val="00092155"/>
    <w:rsid w:val="00093B08"/>
    <w:rsid w:val="00094690"/>
    <w:rsid w:val="000946E9"/>
    <w:rsid w:val="0009625F"/>
    <w:rsid w:val="0009680C"/>
    <w:rsid w:val="0009747E"/>
    <w:rsid w:val="00097954"/>
    <w:rsid w:val="000A0E18"/>
    <w:rsid w:val="000A1EF5"/>
    <w:rsid w:val="000A1F58"/>
    <w:rsid w:val="000A2465"/>
    <w:rsid w:val="000A3070"/>
    <w:rsid w:val="000A3E17"/>
    <w:rsid w:val="000A5460"/>
    <w:rsid w:val="000B1059"/>
    <w:rsid w:val="000B146C"/>
    <w:rsid w:val="000B3038"/>
    <w:rsid w:val="000B384A"/>
    <w:rsid w:val="000B3F01"/>
    <w:rsid w:val="000B4747"/>
    <w:rsid w:val="000B4796"/>
    <w:rsid w:val="000B5903"/>
    <w:rsid w:val="000B6967"/>
    <w:rsid w:val="000B7543"/>
    <w:rsid w:val="000C08F0"/>
    <w:rsid w:val="000C0975"/>
    <w:rsid w:val="000C0CD9"/>
    <w:rsid w:val="000C25C3"/>
    <w:rsid w:val="000C26B2"/>
    <w:rsid w:val="000C5746"/>
    <w:rsid w:val="000C757C"/>
    <w:rsid w:val="000C75FF"/>
    <w:rsid w:val="000C7BFF"/>
    <w:rsid w:val="000D1539"/>
    <w:rsid w:val="000D1649"/>
    <w:rsid w:val="000D201D"/>
    <w:rsid w:val="000D206E"/>
    <w:rsid w:val="000D2926"/>
    <w:rsid w:val="000D43BC"/>
    <w:rsid w:val="000D573F"/>
    <w:rsid w:val="000D6AB8"/>
    <w:rsid w:val="000D6FB6"/>
    <w:rsid w:val="000E0D56"/>
    <w:rsid w:val="000E0DB9"/>
    <w:rsid w:val="000E1135"/>
    <w:rsid w:val="000E22FD"/>
    <w:rsid w:val="000E2C07"/>
    <w:rsid w:val="000E34A1"/>
    <w:rsid w:val="000E5065"/>
    <w:rsid w:val="000F029E"/>
    <w:rsid w:val="000F07D1"/>
    <w:rsid w:val="000F13CD"/>
    <w:rsid w:val="000F1482"/>
    <w:rsid w:val="000F2136"/>
    <w:rsid w:val="000F2B5D"/>
    <w:rsid w:val="000F3864"/>
    <w:rsid w:val="000F39D7"/>
    <w:rsid w:val="000F6770"/>
    <w:rsid w:val="000F6DA1"/>
    <w:rsid w:val="000F6E5C"/>
    <w:rsid w:val="000F7181"/>
    <w:rsid w:val="000F7316"/>
    <w:rsid w:val="000F771D"/>
    <w:rsid w:val="00100C91"/>
    <w:rsid w:val="00102873"/>
    <w:rsid w:val="00102A6A"/>
    <w:rsid w:val="0010352E"/>
    <w:rsid w:val="00103BB2"/>
    <w:rsid w:val="0010425E"/>
    <w:rsid w:val="00104CDD"/>
    <w:rsid w:val="001052E8"/>
    <w:rsid w:val="00106660"/>
    <w:rsid w:val="00106CEE"/>
    <w:rsid w:val="001103F2"/>
    <w:rsid w:val="00110400"/>
    <w:rsid w:val="00110604"/>
    <w:rsid w:val="001116DF"/>
    <w:rsid w:val="00111777"/>
    <w:rsid w:val="00112A94"/>
    <w:rsid w:val="00112D34"/>
    <w:rsid w:val="00113398"/>
    <w:rsid w:val="00113942"/>
    <w:rsid w:val="00113981"/>
    <w:rsid w:val="001149BA"/>
    <w:rsid w:val="00115547"/>
    <w:rsid w:val="00115587"/>
    <w:rsid w:val="001167EA"/>
    <w:rsid w:val="00116C6F"/>
    <w:rsid w:val="001175C1"/>
    <w:rsid w:val="00117E08"/>
    <w:rsid w:val="00117F76"/>
    <w:rsid w:val="00120CDB"/>
    <w:rsid w:val="00121370"/>
    <w:rsid w:val="00121434"/>
    <w:rsid w:val="001217BD"/>
    <w:rsid w:val="0012181A"/>
    <w:rsid w:val="00121EE9"/>
    <w:rsid w:val="00122392"/>
    <w:rsid w:val="00122A6F"/>
    <w:rsid w:val="0012428E"/>
    <w:rsid w:val="00124A48"/>
    <w:rsid w:val="00125002"/>
    <w:rsid w:val="0012506C"/>
    <w:rsid w:val="0012576E"/>
    <w:rsid w:val="00125EF7"/>
    <w:rsid w:val="0012619E"/>
    <w:rsid w:val="00127398"/>
    <w:rsid w:val="00127C6A"/>
    <w:rsid w:val="001311DE"/>
    <w:rsid w:val="00131859"/>
    <w:rsid w:val="00131FA5"/>
    <w:rsid w:val="00132261"/>
    <w:rsid w:val="00132906"/>
    <w:rsid w:val="00132F43"/>
    <w:rsid w:val="00134052"/>
    <w:rsid w:val="0013451A"/>
    <w:rsid w:val="00135042"/>
    <w:rsid w:val="00137466"/>
    <w:rsid w:val="0013788E"/>
    <w:rsid w:val="00137BF0"/>
    <w:rsid w:val="00140360"/>
    <w:rsid w:val="001404CC"/>
    <w:rsid w:val="00140E99"/>
    <w:rsid w:val="0014122F"/>
    <w:rsid w:val="00146778"/>
    <w:rsid w:val="0014689B"/>
    <w:rsid w:val="00147A3C"/>
    <w:rsid w:val="00147DB1"/>
    <w:rsid w:val="001510E4"/>
    <w:rsid w:val="001532F8"/>
    <w:rsid w:val="0015381A"/>
    <w:rsid w:val="00160ACA"/>
    <w:rsid w:val="00161A4E"/>
    <w:rsid w:val="001627A2"/>
    <w:rsid w:val="00162E55"/>
    <w:rsid w:val="001648C0"/>
    <w:rsid w:val="00164BB8"/>
    <w:rsid w:val="0016503D"/>
    <w:rsid w:val="00165D13"/>
    <w:rsid w:val="0017006D"/>
    <w:rsid w:val="00171205"/>
    <w:rsid w:val="0017174A"/>
    <w:rsid w:val="00172663"/>
    <w:rsid w:val="00173E7E"/>
    <w:rsid w:val="001756BB"/>
    <w:rsid w:val="00175D2D"/>
    <w:rsid w:val="0017655E"/>
    <w:rsid w:val="001774E0"/>
    <w:rsid w:val="00180096"/>
    <w:rsid w:val="00180CB4"/>
    <w:rsid w:val="00181714"/>
    <w:rsid w:val="00181F1B"/>
    <w:rsid w:val="00183099"/>
    <w:rsid w:val="00183165"/>
    <w:rsid w:val="001834C0"/>
    <w:rsid w:val="001835DF"/>
    <w:rsid w:val="00184765"/>
    <w:rsid w:val="00185824"/>
    <w:rsid w:val="0018706F"/>
    <w:rsid w:val="00187612"/>
    <w:rsid w:val="0019027B"/>
    <w:rsid w:val="00190701"/>
    <w:rsid w:val="00190878"/>
    <w:rsid w:val="001916CF"/>
    <w:rsid w:val="001925C2"/>
    <w:rsid w:val="00193217"/>
    <w:rsid w:val="0019384C"/>
    <w:rsid w:val="00193DC9"/>
    <w:rsid w:val="00193E2B"/>
    <w:rsid w:val="00194C73"/>
    <w:rsid w:val="00194F4B"/>
    <w:rsid w:val="001965E5"/>
    <w:rsid w:val="001A03DE"/>
    <w:rsid w:val="001A072E"/>
    <w:rsid w:val="001A0A6C"/>
    <w:rsid w:val="001A16F3"/>
    <w:rsid w:val="001A20C3"/>
    <w:rsid w:val="001A2F26"/>
    <w:rsid w:val="001A33C0"/>
    <w:rsid w:val="001A3A30"/>
    <w:rsid w:val="001A3C7D"/>
    <w:rsid w:val="001A4CF3"/>
    <w:rsid w:val="001A51F8"/>
    <w:rsid w:val="001A521F"/>
    <w:rsid w:val="001A5FD2"/>
    <w:rsid w:val="001A60AD"/>
    <w:rsid w:val="001B1B9B"/>
    <w:rsid w:val="001B1BC1"/>
    <w:rsid w:val="001B1E55"/>
    <w:rsid w:val="001B1F29"/>
    <w:rsid w:val="001B2046"/>
    <w:rsid w:val="001B2097"/>
    <w:rsid w:val="001B2C41"/>
    <w:rsid w:val="001B2C82"/>
    <w:rsid w:val="001B2E22"/>
    <w:rsid w:val="001B3DF5"/>
    <w:rsid w:val="001B483E"/>
    <w:rsid w:val="001B5D59"/>
    <w:rsid w:val="001B6260"/>
    <w:rsid w:val="001B6FFD"/>
    <w:rsid w:val="001C0872"/>
    <w:rsid w:val="001C12E7"/>
    <w:rsid w:val="001C1F90"/>
    <w:rsid w:val="001C214D"/>
    <w:rsid w:val="001C2733"/>
    <w:rsid w:val="001C2F47"/>
    <w:rsid w:val="001C2FC4"/>
    <w:rsid w:val="001C30A2"/>
    <w:rsid w:val="001C3C8D"/>
    <w:rsid w:val="001C3F9F"/>
    <w:rsid w:val="001C48CC"/>
    <w:rsid w:val="001C4B7E"/>
    <w:rsid w:val="001C5CEB"/>
    <w:rsid w:val="001C6D6F"/>
    <w:rsid w:val="001C741A"/>
    <w:rsid w:val="001D27C2"/>
    <w:rsid w:val="001D2E7F"/>
    <w:rsid w:val="001D3D83"/>
    <w:rsid w:val="001D4688"/>
    <w:rsid w:val="001D46A5"/>
    <w:rsid w:val="001D4C8A"/>
    <w:rsid w:val="001D65FD"/>
    <w:rsid w:val="001D6B0E"/>
    <w:rsid w:val="001D6EAF"/>
    <w:rsid w:val="001D7ED7"/>
    <w:rsid w:val="001E0020"/>
    <w:rsid w:val="001E0485"/>
    <w:rsid w:val="001E0F47"/>
    <w:rsid w:val="001E18D4"/>
    <w:rsid w:val="001E1E87"/>
    <w:rsid w:val="001E282C"/>
    <w:rsid w:val="001E2D55"/>
    <w:rsid w:val="001E39A8"/>
    <w:rsid w:val="001E4B11"/>
    <w:rsid w:val="001E50F1"/>
    <w:rsid w:val="001E53A9"/>
    <w:rsid w:val="001E540D"/>
    <w:rsid w:val="001E61F2"/>
    <w:rsid w:val="001E66F9"/>
    <w:rsid w:val="001E6D97"/>
    <w:rsid w:val="001E6EDC"/>
    <w:rsid w:val="001E6F2B"/>
    <w:rsid w:val="001E78C9"/>
    <w:rsid w:val="001F1C2A"/>
    <w:rsid w:val="001F1E75"/>
    <w:rsid w:val="001F2C94"/>
    <w:rsid w:val="001F312E"/>
    <w:rsid w:val="001F33BD"/>
    <w:rsid w:val="001F3725"/>
    <w:rsid w:val="001F3A5B"/>
    <w:rsid w:val="001F4A39"/>
    <w:rsid w:val="001F564A"/>
    <w:rsid w:val="001F6A16"/>
    <w:rsid w:val="001F6DDA"/>
    <w:rsid w:val="001F6E90"/>
    <w:rsid w:val="00201209"/>
    <w:rsid w:val="00201430"/>
    <w:rsid w:val="002016F5"/>
    <w:rsid w:val="0020245B"/>
    <w:rsid w:val="00203897"/>
    <w:rsid w:val="002039B5"/>
    <w:rsid w:val="0020401C"/>
    <w:rsid w:val="00204457"/>
    <w:rsid w:val="002067C3"/>
    <w:rsid w:val="002068FB"/>
    <w:rsid w:val="00207693"/>
    <w:rsid w:val="002077F5"/>
    <w:rsid w:val="0021053C"/>
    <w:rsid w:val="00211146"/>
    <w:rsid w:val="00211CDB"/>
    <w:rsid w:val="002125DD"/>
    <w:rsid w:val="0021284E"/>
    <w:rsid w:val="00213223"/>
    <w:rsid w:val="00213C20"/>
    <w:rsid w:val="002145FF"/>
    <w:rsid w:val="00215FA3"/>
    <w:rsid w:val="002160E4"/>
    <w:rsid w:val="002166A2"/>
    <w:rsid w:val="00216846"/>
    <w:rsid w:val="00216A61"/>
    <w:rsid w:val="00216B7C"/>
    <w:rsid w:val="00216EF7"/>
    <w:rsid w:val="002177E5"/>
    <w:rsid w:val="00217FBA"/>
    <w:rsid w:val="002200B8"/>
    <w:rsid w:val="00220C4D"/>
    <w:rsid w:val="0022113D"/>
    <w:rsid w:val="00222A5F"/>
    <w:rsid w:val="00222DF5"/>
    <w:rsid w:val="00222E4F"/>
    <w:rsid w:val="0022334A"/>
    <w:rsid w:val="00224E03"/>
    <w:rsid w:val="00227C40"/>
    <w:rsid w:val="00232434"/>
    <w:rsid w:val="00233045"/>
    <w:rsid w:val="002339FC"/>
    <w:rsid w:val="0023434D"/>
    <w:rsid w:val="00236F23"/>
    <w:rsid w:val="0024044F"/>
    <w:rsid w:val="0024220E"/>
    <w:rsid w:val="002422D2"/>
    <w:rsid w:val="002431A7"/>
    <w:rsid w:val="00243B37"/>
    <w:rsid w:val="00244542"/>
    <w:rsid w:val="00245428"/>
    <w:rsid w:val="00246F06"/>
    <w:rsid w:val="00247813"/>
    <w:rsid w:val="002510B8"/>
    <w:rsid w:val="002516B6"/>
    <w:rsid w:val="00251C38"/>
    <w:rsid w:val="0025317D"/>
    <w:rsid w:val="002547AC"/>
    <w:rsid w:val="00254BC0"/>
    <w:rsid w:val="00256D8E"/>
    <w:rsid w:val="00262D32"/>
    <w:rsid w:val="002638FF"/>
    <w:rsid w:val="0026412C"/>
    <w:rsid w:val="00264EF8"/>
    <w:rsid w:val="00266163"/>
    <w:rsid w:val="002678CD"/>
    <w:rsid w:val="00271586"/>
    <w:rsid w:val="00271A9A"/>
    <w:rsid w:val="00272D75"/>
    <w:rsid w:val="00272DAD"/>
    <w:rsid w:val="00273588"/>
    <w:rsid w:val="0027367E"/>
    <w:rsid w:val="00273773"/>
    <w:rsid w:val="002766EB"/>
    <w:rsid w:val="002773A9"/>
    <w:rsid w:val="00280C68"/>
    <w:rsid w:val="00284837"/>
    <w:rsid w:val="00286192"/>
    <w:rsid w:val="00287736"/>
    <w:rsid w:val="002878B5"/>
    <w:rsid w:val="00290284"/>
    <w:rsid w:val="00291311"/>
    <w:rsid w:val="002919C3"/>
    <w:rsid w:val="00292490"/>
    <w:rsid w:val="00292954"/>
    <w:rsid w:val="0029297E"/>
    <w:rsid w:val="002931B5"/>
    <w:rsid w:val="0029379B"/>
    <w:rsid w:val="00293BD9"/>
    <w:rsid w:val="00293EED"/>
    <w:rsid w:val="00294312"/>
    <w:rsid w:val="00294B34"/>
    <w:rsid w:val="002957E8"/>
    <w:rsid w:val="002A0B79"/>
    <w:rsid w:val="002A1633"/>
    <w:rsid w:val="002A1A2D"/>
    <w:rsid w:val="002A1CA0"/>
    <w:rsid w:val="002A22E5"/>
    <w:rsid w:val="002A466E"/>
    <w:rsid w:val="002A46FA"/>
    <w:rsid w:val="002A4D58"/>
    <w:rsid w:val="002A4D65"/>
    <w:rsid w:val="002A5609"/>
    <w:rsid w:val="002A5951"/>
    <w:rsid w:val="002A6099"/>
    <w:rsid w:val="002A73E4"/>
    <w:rsid w:val="002A7724"/>
    <w:rsid w:val="002A7D93"/>
    <w:rsid w:val="002B02A9"/>
    <w:rsid w:val="002B0DA0"/>
    <w:rsid w:val="002B18DF"/>
    <w:rsid w:val="002B1953"/>
    <w:rsid w:val="002B2603"/>
    <w:rsid w:val="002B2F51"/>
    <w:rsid w:val="002B4CD0"/>
    <w:rsid w:val="002B5745"/>
    <w:rsid w:val="002B606E"/>
    <w:rsid w:val="002B6B1A"/>
    <w:rsid w:val="002C1222"/>
    <w:rsid w:val="002C3706"/>
    <w:rsid w:val="002C38BC"/>
    <w:rsid w:val="002C6DAC"/>
    <w:rsid w:val="002C719F"/>
    <w:rsid w:val="002D20FA"/>
    <w:rsid w:val="002D2215"/>
    <w:rsid w:val="002D2EA4"/>
    <w:rsid w:val="002D4604"/>
    <w:rsid w:val="002D5060"/>
    <w:rsid w:val="002D509B"/>
    <w:rsid w:val="002D5B82"/>
    <w:rsid w:val="002D5CED"/>
    <w:rsid w:val="002D5F2E"/>
    <w:rsid w:val="002D5F52"/>
    <w:rsid w:val="002D658B"/>
    <w:rsid w:val="002D6C50"/>
    <w:rsid w:val="002D6CAF"/>
    <w:rsid w:val="002D7549"/>
    <w:rsid w:val="002E02C5"/>
    <w:rsid w:val="002E2024"/>
    <w:rsid w:val="002E2BF5"/>
    <w:rsid w:val="002E2D7E"/>
    <w:rsid w:val="002E305C"/>
    <w:rsid w:val="002E3FB0"/>
    <w:rsid w:val="002E550F"/>
    <w:rsid w:val="002E566D"/>
    <w:rsid w:val="002E597F"/>
    <w:rsid w:val="002E6B34"/>
    <w:rsid w:val="002E6B90"/>
    <w:rsid w:val="002F0463"/>
    <w:rsid w:val="002F1442"/>
    <w:rsid w:val="002F156B"/>
    <w:rsid w:val="002F205C"/>
    <w:rsid w:val="002F33F1"/>
    <w:rsid w:val="002F50A9"/>
    <w:rsid w:val="002F6A60"/>
    <w:rsid w:val="002F7578"/>
    <w:rsid w:val="0030118F"/>
    <w:rsid w:val="0030255A"/>
    <w:rsid w:val="003038AF"/>
    <w:rsid w:val="00305770"/>
    <w:rsid w:val="00306753"/>
    <w:rsid w:val="003067F7"/>
    <w:rsid w:val="003067FE"/>
    <w:rsid w:val="0030717C"/>
    <w:rsid w:val="003110E5"/>
    <w:rsid w:val="0031340F"/>
    <w:rsid w:val="00314CD6"/>
    <w:rsid w:val="00315812"/>
    <w:rsid w:val="00315D20"/>
    <w:rsid w:val="00316E71"/>
    <w:rsid w:val="00317E58"/>
    <w:rsid w:val="003202D5"/>
    <w:rsid w:val="00320954"/>
    <w:rsid w:val="00322211"/>
    <w:rsid w:val="00322E97"/>
    <w:rsid w:val="003243BA"/>
    <w:rsid w:val="00325A19"/>
    <w:rsid w:val="003260D9"/>
    <w:rsid w:val="003262C1"/>
    <w:rsid w:val="00326545"/>
    <w:rsid w:val="00332378"/>
    <w:rsid w:val="0033300C"/>
    <w:rsid w:val="003337FD"/>
    <w:rsid w:val="00333891"/>
    <w:rsid w:val="003356E4"/>
    <w:rsid w:val="00335BC5"/>
    <w:rsid w:val="00335CDD"/>
    <w:rsid w:val="00336248"/>
    <w:rsid w:val="003374A0"/>
    <w:rsid w:val="00340515"/>
    <w:rsid w:val="00340F23"/>
    <w:rsid w:val="003410F5"/>
    <w:rsid w:val="00341BDA"/>
    <w:rsid w:val="00342987"/>
    <w:rsid w:val="003429C0"/>
    <w:rsid w:val="00342EF3"/>
    <w:rsid w:val="00343C26"/>
    <w:rsid w:val="00344260"/>
    <w:rsid w:val="003445C6"/>
    <w:rsid w:val="00346D9A"/>
    <w:rsid w:val="0034704D"/>
    <w:rsid w:val="00350D07"/>
    <w:rsid w:val="00351D7F"/>
    <w:rsid w:val="00352C02"/>
    <w:rsid w:val="00352C5F"/>
    <w:rsid w:val="00353B4F"/>
    <w:rsid w:val="003547E3"/>
    <w:rsid w:val="003548FA"/>
    <w:rsid w:val="00355277"/>
    <w:rsid w:val="00355625"/>
    <w:rsid w:val="003560CF"/>
    <w:rsid w:val="0035653B"/>
    <w:rsid w:val="0035670F"/>
    <w:rsid w:val="00356C4B"/>
    <w:rsid w:val="00356D4B"/>
    <w:rsid w:val="003575BD"/>
    <w:rsid w:val="0035776A"/>
    <w:rsid w:val="003579E6"/>
    <w:rsid w:val="00360C35"/>
    <w:rsid w:val="00360D94"/>
    <w:rsid w:val="00363BC8"/>
    <w:rsid w:val="003644E4"/>
    <w:rsid w:val="00364C97"/>
    <w:rsid w:val="003651EA"/>
    <w:rsid w:val="003672FF"/>
    <w:rsid w:val="003739C8"/>
    <w:rsid w:val="00375EE4"/>
    <w:rsid w:val="0037756A"/>
    <w:rsid w:val="00380177"/>
    <w:rsid w:val="00380B0B"/>
    <w:rsid w:val="00381260"/>
    <w:rsid w:val="00382826"/>
    <w:rsid w:val="003828C8"/>
    <w:rsid w:val="003838CB"/>
    <w:rsid w:val="00384244"/>
    <w:rsid w:val="003851C6"/>
    <w:rsid w:val="003871EB"/>
    <w:rsid w:val="00387460"/>
    <w:rsid w:val="00390DF5"/>
    <w:rsid w:val="00392903"/>
    <w:rsid w:val="00393A23"/>
    <w:rsid w:val="00394936"/>
    <w:rsid w:val="003959CF"/>
    <w:rsid w:val="003963CE"/>
    <w:rsid w:val="00397319"/>
    <w:rsid w:val="00397D7F"/>
    <w:rsid w:val="003A273B"/>
    <w:rsid w:val="003A2AEC"/>
    <w:rsid w:val="003A2F0E"/>
    <w:rsid w:val="003A3536"/>
    <w:rsid w:val="003A3C08"/>
    <w:rsid w:val="003A3D7E"/>
    <w:rsid w:val="003A581E"/>
    <w:rsid w:val="003A6414"/>
    <w:rsid w:val="003A7846"/>
    <w:rsid w:val="003A7CEF"/>
    <w:rsid w:val="003B0AA2"/>
    <w:rsid w:val="003B1069"/>
    <w:rsid w:val="003B2839"/>
    <w:rsid w:val="003B2A98"/>
    <w:rsid w:val="003B368E"/>
    <w:rsid w:val="003B36EE"/>
    <w:rsid w:val="003B372C"/>
    <w:rsid w:val="003B454B"/>
    <w:rsid w:val="003B4D68"/>
    <w:rsid w:val="003B6032"/>
    <w:rsid w:val="003B6A48"/>
    <w:rsid w:val="003B6AE8"/>
    <w:rsid w:val="003B72D3"/>
    <w:rsid w:val="003B7D99"/>
    <w:rsid w:val="003C235D"/>
    <w:rsid w:val="003C2802"/>
    <w:rsid w:val="003C2874"/>
    <w:rsid w:val="003C2CA8"/>
    <w:rsid w:val="003C4BFE"/>
    <w:rsid w:val="003C7C11"/>
    <w:rsid w:val="003D0C58"/>
    <w:rsid w:val="003D12CE"/>
    <w:rsid w:val="003D1794"/>
    <w:rsid w:val="003D2EEB"/>
    <w:rsid w:val="003D415A"/>
    <w:rsid w:val="003D46E3"/>
    <w:rsid w:val="003D4E74"/>
    <w:rsid w:val="003D5972"/>
    <w:rsid w:val="003D7F83"/>
    <w:rsid w:val="003E0250"/>
    <w:rsid w:val="003E0EE5"/>
    <w:rsid w:val="003E1992"/>
    <w:rsid w:val="003E4185"/>
    <w:rsid w:val="003E42DD"/>
    <w:rsid w:val="003E459E"/>
    <w:rsid w:val="003E5503"/>
    <w:rsid w:val="003E551E"/>
    <w:rsid w:val="003E557B"/>
    <w:rsid w:val="003E5C8B"/>
    <w:rsid w:val="003E5F52"/>
    <w:rsid w:val="003E6F50"/>
    <w:rsid w:val="003E7116"/>
    <w:rsid w:val="003E7551"/>
    <w:rsid w:val="003F1418"/>
    <w:rsid w:val="003F3BE1"/>
    <w:rsid w:val="003F3E91"/>
    <w:rsid w:val="003F47F3"/>
    <w:rsid w:val="003F5591"/>
    <w:rsid w:val="003F5E0B"/>
    <w:rsid w:val="003F77A6"/>
    <w:rsid w:val="00400F16"/>
    <w:rsid w:val="00402497"/>
    <w:rsid w:val="0040298A"/>
    <w:rsid w:val="00403B57"/>
    <w:rsid w:val="00404968"/>
    <w:rsid w:val="004049A2"/>
    <w:rsid w:val="00406383"/>
    <w:rsid w:val="004072D5"/>
    <w:rsid w:val="004079D6"/>
    <w:rsid w:val="00407F6B"/>
    <w:rsid w:val="00410C0E"/>
    <w:rsid w:val="00412A23"/>
    <w:rsid w:val="00413086"/>
    <w:rsid w:val="0041450E"/>
    <w:rsid w:val="0041537D"/>
    <w:rsid w:val="0041557B"/>
    <w:rsid w:val="0041774C"/>
    <w:rsid w:val="00420038"/>
    <w:rsid w:val="0042387D"/>
    <w:rsid w:val="00424DFC"/>
    <w:rsid w:val="0042528B"/>
    <w:rsid w:val="0042549F"/>
    <w:rsid w:val="00425FF3"/>
    <w:rsid w:val="00426A6C"/>
    <w:rsid w:val="00427516"/>
    <w:rsid w:val="004301CE"/>
    <w:rsid w:val="00430ADD"/>
    <w:rsid w:val="00432880"/>
    <w:rsid w:val="00432962"/>
    <w:rsid w:val="00434C79"/>
    <w:rsid w:val="00434EE7"/>
    <w:rsid w:val="00434FC4"/>
    <w:rsid w:val="00435D1F"/>
    <w:rsid w:val="00437C08"/>
    <w:rsid w:val="00440062"/>
    <w:rsid w:val="0044073D"/>
    <w:rsid w:val="00440769"/>
    <w:rsid w:val="00440800"/>
    <w:rsid w:val="00443155"/>
    <w:rsid w:val="00443529"/>
    <w:rsid w:val="00445F6E"/>
    <w:rsid w:val="00447B54"/>
    <w:rsid w:val="00451119"/>
    <w:rsid w:val="00451371"/>
    <w:rsid w:val="00451F43"/>
    <w:rsid w:val="004520F5"/>
    <w:rsid w:val="00452234"/>
    <w:rsid w:val="004527C9"/>
    <w:rsid w:val="0045341F"/>
    <w:rsid w:val="00454431"/>
    <w:rsid w:val="0045450A"/>
    <w:rsid w:val="004549F4"/>
    <w:rsid w:val="004572E6"/>
    <w:rsid w:val="0045770C"/>
    <w:rsid w:val="004605CC"/>
    <w:rsid w:val="00460F32"/>
    <w:rsid w:val="004613F4"/>
    <w:rsid w:val="00462816"/>
    <w:rsid w:val="00462B7D"/>
    <w:rsid w:val="00463363"/>
    <w:rsid w:val="00464B83"/>
    <w:rsid w:val="00464BC3"/>
    <w:rsid w:val="00465194"/>
    <w:rsid w:val="00466827"/>
    <w:rsid w:val="004674D3"/>
    <w:rsid w:val="00467E92"/>
    <w:rsid w:val="0047003C"/>
    <w:rsid w:val="004703CB"/>
    <w:rsid w:val="00470B4E"/>
    <w:rsid w:val="00471893"/>
    <w:rsid w:val="00472713"/>
    <w:rsid w:val="0047274A"/>
    <w:rsid w:val="004742AC"/>
    <w:rsid w:val="00475183"/>
    <w:rsid w:val="004752FF"/>
    <w:rsid w:val="004757A8"/>
    <w:rsid w:val="00475886"/>
    <w:rsid w:val="00475ADD"/>
    <w:rsid w:val="004766AF"/>
    <w:rsid w:val="004769E7"/>
    <w:rsid w:val="004776AA"/>
    <w:rsid w:val="004806DE"/>
    <w:rsid w:val="004819A7"/>
    <w:rsid w:val="004828A6"/>
    <w:rsid w:val="00482B81"/>
    <w:rsid w:val="004834FA"/>
    <w:rsid w:val="0048359F"/>
    <w:rsid w:val="004835C5"/>
    <w:rsid w:val="0048395B"/>
    <w:rsid w:val="004847D6"/>
    <w:rsid w:val="004866A8"/>
    <w:rsid w:val="004904FD"/>
    <w:rsid w:val="00490B18"/>
    <w:rsid w:val="00490BF4"/>
    <w:rsid w:val="004917F1"/>
    <w:rsid w:val="004936B3"/>
    <w:rsid w:val="00493BD2"/>
    <w:rsid w:val="00493F9F"/>
    <w:rsid w:val="00494D5C"/>
    <w:rsid w:val="00494DD4"/>
    <w:rsid w:val="004954B2"/>
    <w:rsid w:val="00495643"/>
    <w:rsid w:val="00496030"/>
    <w:rsid w:val="004A0D4E"/>
    <w:rsid w:val="004A1657"/>
    <w:rsid w:val="004A271D"/>
    <w:rsid w:val="004A293F"/>
    <w:rsid w:val="004A41A0"/>
    <w:rsid w:val="004A4FA7"/>
    <w:rsid w:val="004A5120"/>
    <w:rsid w:val="004A63C8"/>
    <w:rsid w:val="004A65DF"/>
    <w:rsid w:val="004A6680"/>
    <w:rsid w:val="004B025B"/>
    <w:rsid w:val="004B126F"/>
    <w:rsid w:val="004B21A0"/>
    <w:rsid w:val="004B44ED"/>
    <w:rsid w:val="004B44F0"/>
    <w:rsid w:val="004B5446"/>
    <w:rsid w:val="004B5B32"/>
    <w:rsid w:val="004B6241"/>
    <w:rsid w:val="004B6BEE"/>
    <w:rsid w:val="004B734D"/>
    <w:rsid w:val="004C0C19"/>
    <w:rsid w:val="004C19B5"/>
    <w:rsid w:val="004C1D97"/>
    <w:rsid w:val="004C277A"/>
    <w:rsid w:val="004C2C02"/>
    <w:rsid w:val="004C3399"/>
    <w:rsid w:val="004C3E6A"/>
    <w:rsid w:val="004C452B"/>
    <w:rsid w:val="004C4545"/>
    <w:rsid w:val="004C57FE"/>
    <w:rsid w:val="004C5F33"/>
    <w:rsid w:val="004C6D98"/>
    <w:rsid w:val="004C7E55"/>
    <w:rsid w:val="004D0060"/>
    <w:rsid w:val="004D20AD"/>
    <w:rsid w:val="004D347C"/>
    <w:rsid w:val="004D3622"/>
    <w:rsid w:val="004D3A77"/>
    <w:rsid w:val="004D3D61"/>
    <w:rsid w:val="004D3ED7"/>
    <w:rsid w:val="004D422D"/>
    <w:rsid w:val="004D4384"/>
    <w:rsid w:val="004D61F2"/>
    <w:rsid w:val="004D6831"/>
    <w:rsid w:val="004D6BAC"/>
    <w:rsid w:val="004D78F2"/>
    <w:rsid w:val="004E12E7"/>
    <w:rsid w:val="004E19B2"/>
    <w:rsid w:val="004E1E56"/>
    <w:rsid w:val="004E277B"/>
    <w:rsid w:val="004E2B71"/>
    <w:rsid w:val="004E2B75"/>
    <w:rsid w:val="004E42D1"/>
    <w:rsid w:val="004E592F"/>
    <w:rsid w:val="004E5FC6"/>
    <w:rsid w:val="004E7076"/>
    <w:rsid w:val="004F021A"/>
    <w:rsid w:val="004F2852"/>
    <w:rsid w:val="004F2B88"/>
    <w:rsid w:val="004F3324"/>
    <w:rsid w:val="004F36F5"/>
    <w:rsid w:val="004F388B"/>
    <w:rsid w:val="004F6510"/>
    <w:rsid w:val="004F6845"/>
    <w:rsid w:val="004F6B65"/>
    <w:rsid w:val="004F7838"/>
    <w:rsid w:val="004F79E5"/>
    <w:rsid w:val="005008F4"/>
    <w:rsid w:val="00500DCA"/>
    <w:rsid w:val="00501370"/>
    <w:rsid w:val="00501BF7"/>
    <w:rsid w:val="00501DDF"/>
    <w:rsid w:val="00502D35"/>
    <w:rsid w:val="00503176"/>
    <w:rsid w:val="00503E38"/>
    <w:rsid w:val="00504770"/>
    <w:rsid w:val="00510608"/>
    <w:rsid w:val="0051088D"/>
    <w:rsid w:val="00510D7F"/>
    <w:rsid w:val="005121B3"/>
    <w:rsid w:val="00512396"/>
    <w:rsid w:val="005128B5"/>
    <w:rsid w:val="00512A1D"/>
    <w:rsid w:val="00512E91"/>
    <w:rsid w:val="00513397"/>
    <w:rsid w:val="005133C2"/>
    <w:rsid w:val="0051352F"/>
    <w:rsid w:val="00513BC2"/>
    <w:rsid w:val="00514F1D"/>
    <w:rsid w:val="00515C83"/>
    <w:rsid w:val="00516E14"/>
    <w:rsid w:val="00523049"/>
    <w:rsid w:val="00523060"/>
    <w:rsid w:val="005242DD"/>
    <w:rsid w:val="005267C5"/>
    <w:rsid w:val="005315F2"/>
    <w:rsid w:val="00531C0C"/>
    <w:rsid w:val="00532716"/>
    <w:rsid w:val="0053288B"/>
    <w:rsid w:val="00534572"/>
    <w:rsid w:val="00534A8C"/>
    <w:rsid w:val="005357C2"/>
    <w:rsid w:val="0053691B"/>
    <w:rsid w:val="0054075B"/>
    <w:rsid w:val="005409B3"/>
    <w:rsid w:val="0054217D"/>
    <w:rsid w:val="00542500"/>
    <w:rsid w:val="00543FF8"/>
    <w:rsid w:val="005443F0"/>
    <w:rsid w:val="0054452E"/>
    <w:rsid w:val="00545984"/>
    <w:rsid w:val="005465D8"/>
    <w:rsid w:val="005473EE"/>
    <w:rsid w:val="00547D3F"/>
    <w:rsid w:val="005501DC"/>
    <w:rsid w:val="005508A4"/>
    <w:rsid w:val="0055259F"/>
    <w:rsid w:val="0055332C"/>
    <w:rsid w:val="005535D4"/>
    <w:rsid w:val="0055363F"/>
    <w:rsid w:val="00553C7E"/>
    <w:rsid w:val="00555363"/>
    <w:rsid w:val="005559F6"/>
    <w:rsid w:val="005564E1"/>
    <w:rsid w:val="00557E07"/>
    <w:rsid w:val="00561119"/>
    <w:rsid w:val="005617CB"/>
    <w:rsid w:val="00561FA4"/>
    <w:rsid w:val="005633E9"/>
    <w:rsid w:val="00563A31"/>
    <w:rsid w:val="00564C4A"/>
    <w:rsid w:val="00565DC5"/>
    <w:rsid w:val="005703D9"/>
    <w:rsid w:val="00570A9F"/>
    <w:rsid w:val="005723D0"/>
    <w:rsid w:val="0057395B"/>
    <w:rsid w:val="00573B22"/>
    <w:rsid w:val="00573D49"/>
    <w:rsid w:val="0057453B"/>
    <w:rsid w:val="00574B8E"/>
    <w:rsid w:val="00574F82"/>
    <w:rsid w:val="00576580"/>
    <w:rsid w:val="0057730B"/>
    <w:rsid w:val="00580A5D"/>
    <w:rsid w:val="005829B3"/>
    <w:rsid w:val="00583A7E"/>
    <w:rsid w:val="00584230"/>
    <w:rsid w:val="00585EF3"/>
    <w:rsid w:val="00586995"/>
    <w:rsid w:val="00586E61"/>
    <w:rsid w:val="005873B1"/>
    <w:rsid w:val="00587444"/>
    <w:rsid w:val="00590DAC"/>
    <w:rsid w:val="00592F1F"/>
    <w:rsid w:val="00593096"/>
    <w:rsid w:val="005931FB"/>
    <w:rsid w:val="0059337B"/>
    <w:rsid w:val="00593409"/>
    <w:rsid w:val="005948C7"/>
    <w:rsid w:val="00595E5A"/>
    <w:rsid w:val="00597F5D"/>
    <w:rsid w:val="005A2C99"/>
    <w:rsid w:val="005A39C0"/>
    <w:rsid w:val="005A446F"/>
    <w:rsid w:val="005A45A9"/>
    <w:rsid w:val="005A5444"/>
    <w:rsid w:val="005A5F53"/>
    <w:rsid w:val="005A7304"/>
    <w:rsid w:val="005B039C"/>
    <w:rsid w:val="005B0CDD"/>
    <w:rsid w:val="005B1BC6"/>
    <w:rsid w:val="005B27A7"/>
    <w:rsid w:val="005B3703"/>
    <w:rsid w:val="005B4BF5"/>
    <w:rsid w:val="005B4CC1"/>
    <w:rsid w:val="005B5593"/>
    <w:rsid w:val="005B62CE"/>
    <w:rsid w:val="005B636B"/>
    <w:rsid w:val="005B7059"/>
    <w:rsid w:val="005C0D14"/>
    <w:rsid w:val="005C12F8"/>
    <w:rsid w:val="005C248E"/>
    <w:rsid w:val="005C2DCC"/>
    <w:rsid w:val="005C346B"/>
    <w:rsid w:val="005C3832"/>
    <w:rsid w:val="005C3F9C"/>
    <w:rsid w:val="005C4270"/>
    <w:rsid w:val="005C6045"/>
    <w:rsid w:val="005C6656"/>
    <w:rsid w:val="005C7A32"/>
    <w:rsid w:val="005D012A"/>
    <w:rsid w:val="005D01E5"/>
    <w:rsid w:val="005D0A31"/>
    <w:rsid w:val="005D1CCD"/>
    <w:rsid w:val="005D231A"/>
    <w:rsid w:val="005D25FF"/>
    <w:rsid w:val="005D2EE1"/>
    <w:rsid w:val="005D3945"/>
    <w:rsid w:val="005D4F22"/>
    <w:rsid w:val="005D56D8"/>
    <w:rsid w:val="005D573B"/>
    <w:rsid w:val="005D586A"/>
    <w:rsid w:val="005D5D6E"/>
    <w:rsid w:val="005D7FA5"/>
    <w:rsid w:val="005E052B"/>
    <w:rsid w:val="005E1C57"/>
    <w:rsid w:val="005E4F4A"/>
    <w:rsid w:val="005E5F52"/>
    <w:rsid w:val="005E68D7"/>
    <w:rsid w:val="005F05F9"/>
    <w:rsid w:val="005F0D91"/>
    <w:rsid w:val="005F0FFB"/>
    <w:rsid w:val="005F13BD"/>
    <w:rsid w:val="005F152C"/>
    <w:rsid w:val="005F3740"/>
    <w:rsid w:val="005F75E1"/>
    <w:rsid w:val="005F7862"/>
    <w:rsid w:val="005F79F4"/>
    <w:rsid w:val="00600EF0"/>
    <w:rsid w:val="00601883"/>
    <w:rsid w:val="00603893"/>
    <w:rsid w:val="00603EE4"/>
    <w:rsid w:val="006041A0"/>
    <w:rsid w:val="00604BA5"/>
    <w:rsid w:val="0060578E"/>
    <w:rsid w:val="006057D4"/>
    <w:rsid w:val="00607164"/>
    <w:rsid w:val="00607C89"/>
    <w:rsid w:val="00607F35"/>
    <w:rsid w:val="00610678"/>
    <w:rsid w:val="00615C26"/>
    <w:rsid w:val="006167CC"/>
    <w:rsid w:val="00616EC6"/>
    <w:rsid w:val="00617699"/>
    <w:rsid w:val="006178B7"/>
    <w:rsid w:val="00617F88"/>
    <w:rsid w:val="006202B4"/>
    <w:rsid w:val="006209CF"/>
    <w:rsid w:val="0062170E"/>
    <w:rsid w:val="00624147"/>
    <w:rsid w:val="0062438D"/>
    <w:rsid w:val="0062567B"/>
    <w:rsid w:val="00625A0C"/>
    <w:rsid w:val="00625A38"/>
    <w:rsid w:val="0062623C"/>
    <w:rsid w:val="00626E04"/>
    <w:rsid w:val="00627E53"/>
    <w:rsid w:val="0063086D"/>
    <w:rsid w:val="00632587"/>
    <w:rsid w:val="00632D29"/>
    <w:rsid w:val="0063317C"/>
    <w:rsid w:val="00634828"/>
    <w:rsid w:val="00635CEE"/>
    <w:rsid w:val="00636A28"/>
    <w:rsid w:val="0064125E"/>
    <w:rsid w:val="00641873"/>
    <w:rsid w:val="006418DD"/>
    <w:rsid w:val="00642D7B"/>
    <w:rsid w:val="00644234"/>
    <w:rsid w:val="0064510A"/>
    <w:rsid w:val="00645E59"/>
    <w:rsid w:val="00646C9E"/>
    <w:rsid w:val="0065067E"/>
    <w:rsid w:val="0065129D"/>
    <w:rsid w:val="006521AC"/>
    <w:rsid w:val="006556A0"/>
    <w:rsid w:val="00656B5E"/>
    <w:rsid w:val="00656D06"/>
    <w:rsid w:val="00657E2D"/>
    <w:rsid w:val="006606CE"/>
    <w:rsid w:val="00660CF8"/>
    <w:rsid w:val="00660E9C"/>
    <w:rsid w:val="0066198C"/>
    <w:rsid w:val="0066207C"/>
    <w:rsid w:val="006627AB"/>
    <w:rsid w:val="006637EC"/>
    <w:rsid w:val="006644E8"/>
    <w:rsid w:val="00665477"/>
    <w:rsid w:val="00665CD1"/>
    <w:rsid w:val="00666077"/>
    <w:rsid w:val="006661ED"/>
    <w:rsid w:val="00666492"/>
    <w:rsid w:val="00666ADB"/>
    <w:rsid w:val="00666C50"/>
    <w:rsid w:val="00670CC4"/>
    <w:rsid w:val="00670CCD"/>
    <w:rsid w:val="00671507"/>
    <w:rsid w:val="00671985"/>
    <w:rsid w:val="0067198E"/>
    <w:rsid w:val="00672DAA"/>
    <w:rsid w:val="006730C0"/>
    <w:rsid w:val="0067494F"/>
    <w:rsid w:val="00675179"/>
    <w:rsid w:val="00676DF6"/>
    <w:rsid w:val="00677ED7"/>
    <w:rsid w:val="00682479"/>
    <w:rsid w:val="006830C3"/>
    <w:rsid w:val="00684596"/>
    <w:rsid w:val="00685392"/>
    <w:rsid w:val="00685ADA"/>
    <w:rsid w:val="00686749"/>
    <w:rsid w:val="00686ED5"/>
    <w:rsid w:val="00690418"/>
    <w:rsid w:val="00690BBD"/>
    <w:rsid w:val="00690E5E"/>
    <w:rsid w:val="00691776"/>
    <w:rsid w:val="00691E6F"/>
    <w:rsid w:val="0069318F"/>
    <w:rsid w:val="00694130"/>
    <w:rsid w:val="00695ABB"/>
    <w:rsid w:val="00696B31"/>
    <w:rsid w:val="0069704D"/>
    <w:rsid w:val="00697566"/>
    <w:rsid w:val="006A496C"/>
    <w:rsid w:val="006A4E24"/>
    <w:rsid w:val="006A5362"/>
    <w:rsid w:val="006A5412"/>
    <w:rsid w:val="006A5AD0"/>
    <w:rsid w:val="006A635C"/>
    <w:rsid w:val="006A7C68"/>
    <w:rsid w:val="006A7E86"/>
    <w:rsid w:val="006B0DF1"/>
    <w:rsid w:val="006B2E70"/>
    <w:rsid w:val="006B4223"/>
    <w:rsid w:val="006B50B7"/>
    <w:rsid w:val="006B7348"/>
    <w:rsid w:val="006B73D5"/>
    <w:rsid w:val="006B7758"/>
    <w:rsid w:val="006C0297"/>
    <w:rsid w:val="006C17B8"/>
    <w:rsid w:val="006C199C"/>
    <w:rsid w:val="006C2820"/>
    <w:rsid w:val="006C3626"/>
    <w:rsid w:val="006C38BF"/>
    <w:rsid w:val="006C3E29"/>
    <w:rsid w:val="006C58D7"/>
    <w:rsid w:val="006C62F2"/>
    <w:rsid w:val="006C6591"/>
    <w:rsid w:val="006C71C8"/>
    <w:rsid w:val="006C7586"/>
    <w:rsid w:val="006D012B"/>
    <w:rsid w:val="006D1AC8"/>
    <w:rsid w:val="006D2609"/>
    <w:rsid w:val="006D321B"/>
    <w:rsid w:val="006D378B"/>
    <w:rsid w:val="006D44F4"/>
    <w:rsid w:val="006D4A46"/>
    <w:rsid w:val="006D4ED1"/>
    <w:rsid w:val="006D512B"/>
    <w:rsid w:val="006D7FA9"/>
    <w:rsid w:val="006E001E"/>
    <w:rsid w:val="006E00FB"/>
    <w:rsid w:val="006E0C63"/>
    <w:rsid w:val="006E12BF"/>
    <w:rsid w:val="006E30E9"/>
    <w:rsid w:val="006E3A47"/>
    <w:rsid w:val="006E547A"/>
    <w:rsid w:val="006E59AC"/>
    <w:rsid w:val="006E6428"/>
    <w:rsid w:val="006F0684"/>
    <w:rsid w:val="006F077C"/>
    <w:rsid w:val="006F14C1"/>
    <w:rsid w:val="006F16E1"/>
    <w:rsid w:val="006F2806"/>
    <w:rsid w:val="006F31A2"/>
    <w:rsid w:val="006F3296"/>
    <w:rsid w:val="006F39AD"/>
    <w:rsid w:val="006F3D71"/>
    <w:rsid w:val="006F43C3"/>
    <w:rsid w:val="006F47D7"/>
    <w:rsid w:val="006F4A73"/>
    <w:rsid w:val="006F5B93"/>
    <w:rsid w:val="006F756A"/>
    <w:rsid w:val="006F7B91"/>
    <w:rsid w:val="006F7D23"/>
    <w:rsid w:val="007006E8"/>
    <w:rsid w:val="007008CF"/>
    <w:rsid w:val="00700EAA"/>
    <w:rsid w:val="007015CB"/>
    <w:rsid w:val="00701C1B"/>
    <w:rsid w:val="00705AAE"/>
    <w:rsid w:val="00706165"/>
    <w:rsid w:val="00707260"/>
    <w:rsid w:val="007077EC"/>
    <w:rsid w:val="00707A38"/>
    <w:rsid w:val="0071097B"/>
    <w:rsid w:val="00711A1C"/>
    <w:rsid w:val="00711AE3"/>
    <w:rsid w:val="00712BA6"/>
    <w:rsid w:val="00712C3D"/>
    <w:rsid w:val="0071343F"/>
    <w:rsid w:val="007138E8"/>
    <w:rsid w:val="0071455F"/>
    <w:rsid w:val="00714B14"/>
    <w:rsid w:val="00714C2A"/>
    <w:rsid w:val="00715547"/>
    <w:rsid w:val="00715C4F"/>
    <w:rsid w:val="00716010"/>
    <w:rsid w:val="007164FF"/>
    <w:rsid w:val="0071711C"/>
    <w:rsid w:val="007204F6"/>
    <w:rsid w:val="00721633"/>
    <w:rsid w:val="007217F4"/>
    <w:rsid w:val="007227B8"/>
    <w:rsid w:val="007229C7"/>
    <w:rsid w:val="00722CCC"/>
    <w:rsid w:val="007231AE"/>
    <w:rsid w:val="007234F2"/>
    <w:rsid w:val="007243D3"/>
    <w:rsid w:val="00725413"/>
    <w:rsid w:val="007260ED"/>
    <w:rsid w:val="00727932"/>
    <w:rsid w:val="00730DC2"/>
    <w:rsid w:val="007321D6"/>
    <w:rsid w:val="00732413"/>
    <w:rsid w:val="00733BB9"/>
    <w:rsid w:val="00733D98"/>
    <w:rsid w:val="00734D84"/>
    <w:rsid w:val="0073545D"/>
    <w:rsid w:val="00735E9B"/>
    <w:rsid w:val="00736272"/>
    <w:rsid w:val="00737146"/>
    <w:rsid w:val="007371C2"/>
    <w:rsid w:val="0073737A"/>
    <w:rsid w:val="00737EF1"/>
    <w:rsid w:val="00742BBF"/>
    <w:rsid w:val="00744C7B"/>
    <w:rsid w:val="007469B1"/>
    <w:rsid w:val="0074745D"/>
    <w:rsid w:val="00747E96"/>
    <w:rsid w:val="007504C0"/>
    <w:rsid w:val="00750950"/>
    <w:rsid w:val="007510C7"/>
    <w:rsid w:val="00751C52"/>
    <w:rsid w:val="00752BBE"/>
    <w:rsid w:val="00753BA3"/>
    <w:rsid w:val="00754444"/>
    <w:rsid w:val="0075521C"/>
    <w:rsid w:val="007558A7"/>
    <w:rsid w:val="00755E7F"/>
    <w:rsid w:val="00756D31"/>
    <w:rsid w:val="0075787D"/>
    <w:rsid w:val="00760470"/>
    <w:rsid w:val="00761DE5"/>
    <w:rsid w:val="00763BC7"/>
    <w:rsid w:val="00764077"/>
    <w:rsid w:val="00764F6D"/>
    <w:rsid w:val="00767840"/>
    <w:rsid w:val="00771B2F"/>
    <w:rsid w:val="00773762"/>
    <w:rsid w:val="00773C4C"/>
    <w:rsid w:val="00774326"/>
    <w:rsid w:val="007770DC"/>
    <w:rsid w:val="00777936"/>
    <w:rsid w:val="00777D80"/>
    <w:rsid w:val="00781032"/>
    <w:rsid w:val="00781411"/>
    <w:rsid w:val="00782443"/>
    <w:rsid w:val="007841D8"/>
    <w:rsid w:val="007875D4"/>
    <w:rsid w:val="007902DA"/>
    <w:rsid w:val="00790788"/>
    <w:rsid w:val="00790808"/>
    <w:rsid w:val="0079087D"/>
    <w:rsid w:val="00790C65"/>
    <w:rsid w:val="00791EBA"/>
    <w:rsid w:val="00792C60"/>
    <w:rsid w:val="00794920"/>
    <w:rsid w:val="007A0373"/>
    <w:rsid w:val="007A108C"/>
    <w:rsid w:val="007A33AD"/>
    <w:rsid w:val="007A45DE"/>
    <w:rsid w:val="007A5112"/>
    <w:rsid w:val="007A59F2"/>
    <w:rsid w:val="007A5BDE"/>
    <w:rsid w:val="007A6012"/>
    <w:rsid w:val="007A6E16"/>
    <w:rsid w:val="007A76B8"/>
    <w:rsid w:val="007B0117"/>
    <w:rsid w:val="007B1129"/>
    <w:rsid w:val="007B147F"/>
    <w:rsid w:val="007B1615"/>
    <w:rsid w:val="007B51D4"/>
    <w:rsid w:val="007B59BF"/>
    <w:rsid w:val="007B5B84"/>
    <w:rsid w:val="007B65D6"/>
    <w:rsid w:val="007B7577"/>
    <w:rsid w:val="007C04D3"/>
    <w:rsid w:val="007C06A5"/>
    <w:rsid w:val="007C0F9B"/>
    <w:rsid w:val="007C2608"/>
    <w:rsid w:val="007C492F"/>
    <w:rsid w:val="007C4E9B"/>
    <w:rsid w:val="007C5DE3"/>
    <w:rsid w:val="007C7879"/>
    <w:rsid w:val="007C7A43"/>
    <w:rsid w:val="007C7C01"/>
    <w:rsid w:val="007C7E57"/>
    <w:rsid w:val="007D0667"/>
    <w:rsid w:val="007D3A4F"/>
    <w:rsid w:val="007D3D36"/>
    <w:rsid w:val="007D418C"/>
    <w:rsid w:val="007D4D26"/>
    <w:rsid w:val="007D5E18"/>
    <w:rsid w:val="007D625F"/>
    <w:rsid w:val="007D7A52"/>
    <w:rsid w:val="007D7EC9"/>
    <w:rsid w:val="007E0FA6"/>
    <w:rsid w:val="007E240E"/>
    <w:rsid w:val="007E2DF3"/>
    <w:rsid w:val="007E2FDE"/>
    <w:rsid w:val="007E340D"/>
    <w:rsid w:val="007E34A6"/>
    <w:rsid w:val="007E35F6"/>
    <w:rsid w:val="007E48E3"/>
    <w:rsid w:val="007E5DBA"/>
    <w:rsid w:val="007E69B5"/>
    <w:rsid w:val="007E71CF"/>
    <w:rsid w:val="007F085A"/>
    <w:rsid w:val="007F1622"/>
    <w:rsid w:val="007F24CB"/>
    <w:rsid w:val="007F251D"/>
    <w:rsid w:val="007F2806"/>
    <w:rsid w:val="007F401F"/>
    <w:rsid w:val="007F566F"/>
    <w:rsid w:val="007F6987"/>
    <w:rsid w:val="007F6E44"/>
    <w:rsid w:val="00800967"/>
    <w:rsid w:val="00800B8A"/>
    <w:rsid w:val="00804D40"/>
    <w:rsid w:val="00804F2E"/>
    <w:rsid w:val="00806830"/>
    <w:rsid w:val="00806FB1"/>
    <w:rsid w:val="00807BD2"/>
    <w:rsid w:val="00810D1D"/>
    <w:rsid w:val="00812A8B"/>
    <w:rsid w:val="00814466"/>
    <w:rsid w:val="008144B3"/>
    <w:rsid w:val="00814E91"/>
    <w:rsid w:val="00815F6C"/>
    <w:rsid w:val="0081692B"/>
    <w:rsid w:val="00816E87"/>
    <w:rsid w:val="00817098"/>
    <w:rsid w:val="008200F6"/>
    <w:rsid w:val="00820614"/>
    <w:rsid w:val="00820A57"/>
    <w:rsid w:val="00820C45"/>
    <w:rsid w:val="008216B8"/>
    <w:rsid w:val="008216E3"/>
    <w:rsid w:val="00823112"/>
    <w:rsid w:val="00823C42"/>
    <w:rsid w:val="00823C56"/>
    <w:rsid w:val="00824345"/>
    <w:rsid w:val="00824C84"/>
    <w:rsid w:val="008263CF"/>
    <w:rsid w:val="00830CCE"/>
    <w:rsid w:val="0083271E"/>
    <w:rsid w:val="008338DA"/>
    <w:rsid w:val="00833EEA"/>
    <w:rsid w:val="008344EC"/>
    <w:rsid w:val="00834883"/>
    <w:rsid w:val="00834C66"/>
    <w:rsid w:val="008366B9"/>
    <w:rsid w:val="00837AF9"/>
    <w:rsid w:val="00840592"/>
    <w:rsid w:val="008408E6"/>
    <w:rsid w:val="008418A0"/>
    <w:rsid w:val="00841E18"/>
    <w:rsid w:val="00842415"/>
    <w:rsid w:val="00842CB4"/>
    <w:rsid w:val="00843F57"/>
    <w:rsid w:val="00844321"/>
    <w:rsid w:val="008449D2"/>
    <w:rsid w:val="008451F8"/>
    <w:rsid w:val="00845ED1"/>
    <w:rsid w:val="00847013"/>
    <w:rsid w:val="008500AD"/>
    <w:rsid w:val="008516DA"/>
    <w:rsid w:val="00851AFF"/>
    <w:rsid w:val="008525EF"/>
    <w:rsid w:val="00853840"/>
    <w:rsid w:val="00853ECC"/>
    <w:rsid w:val="00854501"/>
    <w:rsid w:val="00854E68"/>
    <w:rsid w:val="00855725"/>
    <w:rsid w:val="0085589F"/>
    <w:rsid w:val="00856421"/>
    <w:rsid w:val="008565CA"/>
    <w:rsid w:val="00857BBA"/>
    <w:rsid w:val="00860A23"/>
    <w:rsid w:val="00861471"/>
    <w:rsid w:val="00861C05"/>
    <w:rsid w:val="00862604"/>
    <w:rsid w:val="00862605"/>
    <w:rsid w:val="00864DE3"/>
    <w:rsid w:val="008651A9"/>
    <w:rsid w:val="00865CD9"/>
    <w:rsid w:val="00866064"/>
    <w:rsid w:val="0086681C"/>
    <w:rsid w:val="00866AB2"/>
    <w:rsid w:val="00867AAE"/>
    <w:rsid w:val="00867DE0"/>
    <w:rsid w:val="008719D6"/>
    <w:rsid w:val="00872CD6"/>
    <w:rsid w:val="00872F6D"/>
    <w:rsid w:val="00874F7C"/>
    <w:rsid w:val="0087530A"/>
    <w:rsid w:val="0088002B"/>
    <w:rsid w:val="00880510"/>
    <w:rsid w:val="00880E36"/>
    <w:rsid w:val="00882BFB"/>
    <w:rsid w:val="0088480A"/>
    <w:rsid w:val="00887863"/>
    <w:rsid w:val="008900AE"/>
    <w:rsid w:val="008903E7"/>
    <w:rsid w:val="0089080D"/>
    <w:rsid w:val="00891272"/>
    <w:rsid w:val="00891C9D"/>
    <w:rsid w:val="00891D25"/>
    <w:rsid w:val="00892233"/>
    <w:rsid w:val="008922E6"/>
    <w:rsid w:val="008939EA"/>
    <w:rsid w:val="00893C26"/>
    <w:rsid w:val="00896A83"/>
    <w:rsid w:val="00897437"/>
    <w:rsid w:val="00897D12"/>
    <w:rsid w:val="008A0203"/>
    <w:rsid w:val="008A0214"/>
    <w:rsid w:val="008A06D5"/>
    <w:rsid w:val="008A0772"/>
    <w:rsid w:val="008A1465"/>
    <w:rsid w:val="008A1822"/>
    <w:rsid w:val="008A1FA9"/>
    <w:rsid w:val="008A4005"/>
    <w:rsid w:val="008A54EF"/>
    <w:rsid w:val="008A5DB3"/>
    <w:rsid w:val="008A6BF3"/>
    <w:rsid w:val="008A6CEC"/>
    <w:rsid w:val="008A7B87"/>
    <w:rsid w:val="008A7BD0"/>
    <w:rsid w:val="008B0C01"/>
    <w:rsid w:val="008B25C7"/>
    <w:rsid w:val="008B3AC9"/>
    <w:rsid w:val="008B48CE"/>
    <w:rsid w:val="008B4A69"/>
    <w:rsid w:val="008B5271"/>
    <w:rsid w:val="008B66D2"/>
    <w:rsid w:val="008B6B13"/>
    <w:rsid w:val="008B6CB0"/>
    <w:rsid w:val="008B782C"/>
    <w:rsid w:val="008C082F"/>
    <w:rsid w:val="008C09B5"/>
    <w:rsid w:val="008C311F"/>
    <w:rsid w:val="008C70FE"/>
    <w:rsid w:val="008C7747"/>
    <w:rsid w:val="008C7DB8"/>
    <w:rsid w:val="008C7E51"/>
    <w:rsid w:val="008D022B"/>
    <w:rsid w:val="008D1309"/>
    <w:rsid w:val="008D24D2"/>
    <w:rsid w:val="008D28D5"/>
    <w:rsid w:val="008D33E5"/>
    <w:rsid w:val="008D3A77"/>
    <w:rsid w:val="008D42C1"/>
    <w:rsid w:val="008D4C75"/>
    <w:rsid w:val="008D62F0"/>
    <w:rsid w:val="008D65C6"/>
    <w:rsid w:val="008D66F1"/>
    <w:rsid w:val="008D7DDC"/>
    <w:rsid w:val="008E0136"/>
    <w:rsid w:val="008E01BB"/>
    <w:rsid w:val="008E0709"/>
    <w:rsid w:val="008E0757"/>
    <w:rsid w:val="008E1DD7"/>
    <w:rsid w:val="008E58FD"/>
    <w:rsid w:val="008E5C8D"/>
    <w:rsid w:val="008E5E2D"/>
    <w:rsid w:val="008E75F9"/>
    <w:rsid w:val="008E7A80"/>
    <w:rsid w:val="008F0B52"/>
    <w:rsid w:val="008F1DF5"/>
    <w:rsid w:val="008F2719"/>
    <w:rsid w:val="008F2F64"/>
    <w:rsid w:val="008F35EB"/>
    <w:rsid w:val="008F3ACE"/>
    <w:rsid w:val="008F6F03"/>
    <w:rsid w:val="008F7324"/>
    <w:rsid w:val="0090136F"/>
    <w:rsid w:val="009018C3"/>
    <w:rsid w:val="00902501"/>
    <w:rsid w:val="00903F12"/>
    <w:rsid w:val="00910EED"/>
    <w:rsid w:val="009119B5"/>
    <w:rsid w:val="0091217F"/>
    <w:rsid w:val="00912199"/>
    <w:rsid w:val="00913255"/>
    <w:rsid w:val="00913B85"/>
    <w:rsid w:val="00913FF6"/>
    <w:rsid w:val="00915186"/>
    <w:rsid w:val="00915F24"/>
    <w:rsid w:val="00917731"/>
    <w:rsid w:val="0092048F"/>
    <w:rsid w:val="00920586"/>
    <w:rsid w:val="0092194F"/>
    <w:rsid w:val="00924796"/>
    <w:rsid w:val="009250CB"/>
    <w:rsid w:val="00925B0F"/>
    <w:rsid w:val="00925CF0"/>
    <w:rsid w:val="00926306"/>
    <w:rsid w:val="00927F84"/>
    <w:rsid w:val="009330A5"/>
    <w:rsid w:val="0093310C"/>
    <w:rsid w:val="00933251"/>
    <w:rsid w:val="0093653F"/>
    <w:rsid w:val="00936C1D"/>
    <w:rsid w:val="009373BC"/>
    <w:rsid w:val="009373DE"/>
    <w:rsid w:val="00937B73"/>
    <w:rsid w:val="00937F86"/>
    <w:rsid w:val="00940129"/>
    <w:rsid w:val="00940BCC"/>
    <w:rsid w:val="009412EF"/>
    <w:rsid w:val="0094198F"/>
    <w:rsid w:val="00941E4F"/>
    <w:rsid w:val="00941F0A"/>
    <w:rsid w:val="00942604"/>
    <w:rsid w:val="00942AB5"/>
    <w:rsid w:val="00943107"/>
    <w:rsid w:val="00943802"/>
    <w:rsid w:val="00944430"/>
    <w:rsid w:val="00945FDC"/>
    <w:rsid w:val="0094619B"/>
    <w:rsid w:val="00946391"/>
    <w:rsid w:val="0094664C"/>
    <w:rsid w:val="0094737F"/>
    <w:rsid w:val="00947DE1"/>
    <w:rsid w:val="00947E48"/>
    <w:rsid w:val="00950CCF"/>
    <w:rsid w:val="00951D55"/>
    <w:rsid w:val="00952000"/>
    <w:rsid w:val="0095246C"/>
    <w:rsid w:val="009537E8"/>
    <w:rsid w:val="00954788"/>
    <w:rsid w:val="00955047"/>
    <w:rsid w:val="0095690E"/>
    <w:rsid w:val="00956C82"/>
    <w:rsid w:val="00957581"/>
    <w:rsid w:val="00957C66"/>
    <w:rsid w:val="00957C76"/>
    <w:rsid w:val="00961D6A"/>
    <w:rsid w:val="0096201C"/>
    <w:rsid w:val="00963351"/>
    <w:rsid w:val="00963788"/>
    <w:rsid w:val="00963977"/>
    <w:rsid w:val="00964456"/>
    <w:rsid w:val="00964AFA"/>
    <w:rsid w:val="00964DAA"/>
    <w:rsid w:val="00965AC8"/>
    <w:rsid w:val="00967CD6"/>
    <w:rsid w:val="00967DAC"/>
    <w:rsid w:val="00967F6B"/>
    <w:rsid w:val="00971140"/>
    <w:rsid w:val="00971CE3"/>
    <w:rsid w:val="00971D87"/>
    <w:rsid w:val="00973748"/>
    <w:rsid w:val="00973ACC"/>
    <w:rsid w:val="00973B14"/>
    <w:rsid w:val="00973D33"/>
    <w:rsid w:val="00974907"/>
    <w:rsid w:val="0097563F"/>
    <w:rsid w:val="009762EF"/>
    <w:rsid w:val="0097646D"/>
    <w:rsid w:val="00977FEE"/>
    <w:rsid w:val="009804E4"/>
    <w:rsid w:val="0098290E"/>
    <w:rsid w:val="00982CD9"/>
    <w:rsid w:val="009846E3"/>
    <w:rsid w:val="00991545"/>
    <w:rsid w:val="0099276B"/>
    <w:rsid w:val="00992E89"/>
    <w:rsid w:val="00994164"/>
    <w:rsid w:val="00996FCC"/>
    <w:rsid w:val="009A0FC2"/>
    <w:rsid w:val="009A2405"/>
    <w:rsid w:val="009A2ACF"/>
    <w:rsid w:val="009A3296"/>
    <w:rsid w:val="009A41F9"/>
    <w:rsid w:val="009A5200"/>
    <w:rsid w:val="009A5C4A"/>
    <w:rsid w:val="009A62E5"/>
    <w:rsid w:val="009A65A1"/>
    <w:rsid w:val="009A6C8D"/>
    <w:rsid w:val="009A78E6"/>
    <w:rsid w:val="009A7E95"/>
    <w:rsid w:val="009B0489"/>
    <w:rsid w:val="009B3007"/>
    <w:rsid w:val="009B37AC"/>
    <w:rsid w:val="009B488A"/>
    <w:rsid w:val="009B5595"/>
    <w:rsid w:val="009B5DA0"/>
    <w:rsid w:val="009B7669"/>
    <w:rsid w:val="009C0142"/>
    <w:rsid w:val="009C0394"/>
    <w:rsid w:val="009C1110"/>
    <w:rsid w:val="009C16B8"/>
    <w:rsid w:val="009C17BE"/>
    <w:rsid w:val="009C3BE0"/>
    <w:rsid w:val="009C4353"/>
    <w:rsid w:val="009C4BB2"/>
    <w:rsid w:val="009C55A5"/>
    <w:rsid w:val="009C57DF"/>
    <w:rsid w:val="009C7160"/>
    <w:rsid w:val="009C74F9"/>
    <w:rsid w:val="009D0793"/>
    <w:rsid w:val="009D1506"/>
    <w:rsid w:val="009D2239"/>
    <w:rsid w:val="009D2829"/>
    <w:rsid w:val="009D34E8"/>
    <w:rsid w:val="009D3EEF"/>
    <w:rsid w:val="009D3F77"/>
    <w:rsid w:val="009D43B4"/>
    <w:rsid w:val="009D5549"/>
    <w:rsid w:val="009D5E68"/>
    <w:rsid w:val="009D75FB"/>
    <w:rsid w:val="009D76AC"/>
    <w:rsid w:val="009E1683"/>
    <w:rsid w:val="009E17D0"/>
    <w:rsid w:val="009E1999"/>
    <w:rsid w:val="009E265C"/>
    <w:rsid w:val="009E27E4"/>
    <w:rsid w:val="009E3363"/>
    <w:rsid w:val="009E3B42"/>
    <w:rsid w:val="009E4E73"/>
    <w:rsid w:val="009E6277"/>
    <w:rsid w:val="009E62F7"/>
    <w:rsid w:val="009E6A8B"/>
    <w:rsid w:val="009E766A"/>
    <w:rsid w:val="009F0293"/>
    <w:rsid w:val="009F05F7"/>
    <w:rsid w:val="009F1D96"/>
    <w:rsid w:val="009F2CC6"/>
    <w:rsid w:val="009F38AA"/>
    <w:rsid w:val="009F3A98"/>
    <w:rsid w:val="009F43AD"/>
    <w:rsid w:val="009F5083"/>
    <w:rsid w:val="009F5A27"/>
    <w:rsid w:val="009F7846"/>
    <w:rsid w:val="00A006CF"/>
    <w:rsid w:val="00A02780"/>
    <w:rsid w:val="00A051EC"/>
    <w:rsid w:val="00A051FB"/>
    <w:rsid w:val="00A05E61"/>
    <w:rsid w:val="00A06940"/>
    <w:rsid w:val="00A071B8"/>
    <w:rsid w:val="00A071DC"/>
    <w:rsid w:val="00A07BF3"/>
    <w:rsid w:val="00A1121E"/>
    <w:rsid w:val="00A11A26"/>
    <w:rsid w:val="00A11C9F"/>
    <w:rsid w:val="00A131B1"/>
    <w:rsid w:val="00A14351"/>
    <w:rsid w:val="00A154F0"/>
    <w:rsid w:val="00A15F4C"/>
    <w:rsid w:val="00A175AB"/>
    <w:rsid w:val="00A176B0"/>
    <w:rsid w:val="00A17DC0"/>
    <w:rsid w:val="00A22DF0"/>
    <w:rsid w:val="00A2312D"/>
    <w:rsid w:val="00A23868"/>
    <w:rsid w:val="00A23E3E"/>
    <w:rsid w:val="00A23FDB"/>
    <w:rsid w:val="00A24382"/>
    <w:rsid w:val="00A262C7"/>
    <w:rsid w:val="00A26750"/>
    <w:rsid w:val="00A27204"/>
    <w:rsid w:val="00A3131A"/>
    <w:rsid w:val="00A31FF7"/>
    <w:rsid w:val="00A337D5"/>
    <w:rsid w:val="00A34037"/>
    <w:rsid w:val="00A348F9"/>
    <w:rsid w:val="00A34C8A"/>
    <w:rsid w:val="00A34DB4"/>
    <w:rsid w:val="00A34F49"/>
    <w:rsid w:val="00A3561B"/>
    <w:rsid w:val="00A36CD6"/>
    <w:rsid w:val="00A36DAB"/>
    <w:rsid w:val="00A4010E"/>
    <w:rsid w:val="00A402B3"/>
    <w:rsid w:val="00A410C7"/>
    <w:rsid w:val="00A41687"/>
    <w:rsid w:val="00A419CE"/>
    <w:rsid w:val="00A41BD0"/>
    <w:rsid w:val="00A42C20"/>
    <w:rsid w:val="00A4315A"/>
    <w:rsid w:val="00A4368D"/>
    <w:rsid w:val="00A4426B"/>
    <w:rsid w:val="00A44655"/>
    <w:rsid w:val="00A45AFC"/>
    <w:rsid w:val="00A45D3C"/>
    <w:rsid w:val="00A45D47"/>
    <w:rsid w:val="00A45E2C"/>
    <w:rsid w:val="00A461FC"/>
    <w:rsid w:val="00A464A3"/>
    <w:rsid w:val="00A47C90"/>
    <w:rsid w:val="00A47F46"/>
    <w:rsid w:val="00A50A08"/>
    <w:rsid w:val="00A51320"/>
    <w:rsid w:val="00A51FED"/>
    <w:rsid w:val="00A536F1"/>
    <w:rsid w:val="00A53A7D"/>
    <w:rsid w:val="00A54B35"/>
    <w:rsid w:val="00A55070"/>
    <w:rsid w:val="00A56422"/>
    <w:rsid w:val="00A565B0"/>
    <w:rsid w:val="00A60126"/>
    <w:rsid w:val="00A60369"/>
    <w:rsid w:val="00A60DD3"/>
    <w:rsid w:val="00A61E27"/>
    <w:rsid w:val="00A63734"/>
    <w:rsid w:val="00A637AB"/>
    <w:rsid w:val="00A63A7E"/>
    <w:rsid w:val="00A64982"/>
    <w:rsid w:val="00A65083"/>
    <w:rsid w:val="00A6513E"/>
    <w:rsid w:val="00A6597E"/>
    <w:rsid w:val="00A6692C"/>
    <w:rsid w:val="00A710AC"/>
    <w:rsid w:val="00A71606"/>
    <w:rsid w:val="00A71E03"/>
    <w:rsid w:val="00A72336"/>
    <w:rsid w:val="00A73071"/>
    <w:rsid w:val="00A730B8"/>
    <w:rsid w:val="00A73A08"/>
    <w:rsid w:val="00A73B92"/>
    <w:rsid w:val="00A73C39"/>
    <w:rsid w:val="00A74229"/>
    <w:rsid w:val="00A75749"/>
    <w:rsid w:val="00A75E57"/>
    <w:rsid w:val="00A76E53"/>
    <w:rsid w:val="00A776B4"/>
    <w:rsid w:val="00A7789C"/>
    <w:rsid w:val="00A804FE"/>
    <w:rsid w:val="00A806BD"/>
    <w:rsid w:val="00A84391"/>
    <w:rsid w:val="00A853C1"/>
    <w:rsid w:val="00A85A86"/>
    <w:rsid w:val="00A85E73"/>
    <w:rsid w:val="00A86052"/>
    <w:rsid w:val="00A8706B"/>
    <w:rsid w:val="00A877E2"/>
    <w:rsid w:val="00A87CC6"/>
    <w:rsid w:val="00A902B1"/>
    <w:rsid w:val="00A909BA"/>
    <w:rsid w:val="00A91651"/>
    <w:rsid w:val="00A927AE"/>
    <w:rsid w:val="00A92A99"/>
    <w:rsid w:val="00A948AB"/>
    <w:rsid w:val="00A97325"/>
    <w:rsid w:val="00A97F0E"/>
    <w:rsid w:val="00AA0737"/>
    <w:rsid w:val="00AA1517"/>
    <w:rsid w:val="00AA3236"/>
    <w:rsid w:val="00AA35B9"/>
    <w:rsid w:val="00AA4424"/>
    <w:rsid w:val="00AA45EA"/>
    <w:rsid w:val="00AA4E5C"/>
    <w:rsid w:val="00AA5A57"/>
    <w:rsid w:val="00AA5EC0"/>
    <w:rsid w:val="00AA6FA2"/>
    <w:rsid w:val="00AA7247"/>
    <w:rsid w:val="00AB0476"/>
    <w:rsid w:val="00AB08D5"/>
    <w:rsid w:val="00AB3FB2"/>
    <w:rsid w:val="00AB4835"/>
    <w:rsid w:val="00AB6DF7"/>
    <w:rsid w:val="00AB6F23"/>
    <w:rsid w:val="00AC1948"/>
    <w:rsid w:val="00AC210D"/>
    <w:rsid w:val="00AC2378"/>
    <w:rsid w:val="00AC3CD6"/>
    <w:rsid w:val="00AC58DF"/>
    <w:rsid w:val="00AC59DB"/>
    <w:rsid w:val="00AC72E0"/>
    <w:rsid w:val="00AC7671"/>
    <w:rsid w:val="00AD1085"/>
    <w:rsid w:val="00AD2C93"/>
    <w:rsid w:val="00AD39DF"/>
    <w:rsid w:val="00AD4EEB"/>
    <w:rsid w:val="00AD5508"/>
    <w:rsid w:val="00AD62DA"/>
    <w:rsid w:val="00AD7ACB"/>
    <w:rsid w:val="00AD7BF6"/>
    <w:rsid w:val="00AD7C39"/>
    <w:rsid w:val="00AE00EE"/>
    <w:rsid w:val="00AE283C"/>
    <w:rsid w:val="00AE31FB"/>
    <w:rsid w:val="00AE4A16"/>
    <w:rsid w:val="00AE4AE0"/>
    <w:rsid w:val="00AE51F4"/>
    <w:rsid w:val="00AE5EE1"/>
    <w:rsid w:val="00AE6D5A"/>
    <w:rsid w:val="00AE7BB1"/>
    <w:rsid w:val="00AE7BC1"/>
    <w:rsid w:val="00AF0D36"/>
    <w:rsid w:val="00AF341B"/>
    <w:rsid w:val="00AF437E"/>
    <w:rsid w:val="00AF6240"/>
    <w:rsid w:val="00AF66E4"/>
    <w:rsid w:val="00AF799A"/>
    <w:rsid w:val="00AF7BDB"/>
    <w:rsid w:val="00B00D55"/>
    <w:rsid w:val="00B00E40"/>
    <w:rsid w:val="00B014ED"/>
    <w:rsid w:val="00B01FC6"/>
    <w:rsid w:val="00B02A6B"/>
    <w:rsid w:val="00B053A5"/>
    <w:rsid w:val="00B06C40"/>
    <w:rsid w:val="00B1007C"/>
    <w:rsid w:val="00B10C5B"/>
    <w:rsid w:val="00B10DD2"/>
    <w:rsid w:val="00B11BEE"/>
    <w:rsid w:val="00B13C30"/>
    <w:rsid w:val="00B14524"/>
    <w:rsid w:val="00B150E2"/>
    <w:rsid w:val="00B16531"/>
    <w:rsid w:val="00B169F5"/>
    <w:rsid w:val="00B16A12"/>
    <w:rsid w:val="00B17400"/>
    <w:rsid w:val="00B20AE8"/>
    <w:rsid w:val="00B21521"/>
    <w:rsid w:val="00B221CC"/>
    <w:rsid w:val="00B22586"/>
    <w:rsid w:val="00B22C0A"/>
    <w:rsid w:val="00B22DEC"/>
    <w:rsid w:val="00B30059"/>
    <w:rsid w:val="00B30BD6"/>
    <w:rsid w:val="00B312E9"/>
    <w:rsid w:val="00B31F21"/>
    <w:rsid w:val="00B3210C"/>
    <w:rsid w:val="00B328DA"/>
    <w:rsid w:val="00B32D99"/>
    <w:rsid w:val="00B32FB0"/>
    <w:rsid w:val="00B34671"/>
    <w:rsid w:val="00B34CA9"/>
    <w:rsid w:val="00B34CBC"/>
    <w:rsid w:val="00B34E57"/>
    <w:rsid w:val="00B373FA"/>
    <w:rsid w:val="00B419A4"/>
    <w:rsid w:val="00B4210E"/>
    <w:rsid w:val="00B431F7"/>
    <w:rsid w:val="00B4367D"/>
    <w:rsid w:val="00B4370F"/>
    <w:rsid w:val="00B44563"/>
    <w:rsid w:val="00B4683C"/>
    <w:rsid w:val="00B5186B"/>
    <w:rsid w:val="00B524F7"/>
    <w:rsid w:val="00B52DF5"/>
    <w:rsid w:val="00B5318A"/>
    <w:rsid w:val="00B532CE"/>
    <w:rsid w:val="00B54326"/>
    <w:rsid w:val="00B54504"/>
    <w:rsid w:val="00B54525"/>
    <w:rsid w:val="00B545BF"/>
    <w:rsid w:val="00B546A9"/>
    <w:rsid w:val="00B55D45"/>
    <w:rsid w:val="00B60860"/>
    <w:rsid w:val="00B614A0"/>
    <w:rsid w:val="00B61571"/>
    <w:rsid w:val="00B61A27"/>
    <w:rsid w:val="00B6238D"/>
    <w:rsid w:val="00B64852"/>
    <w:rsid w:val="00B648BC"/>
    <w:rsid w:val="00B64F76"/>
    <w:rsid w:val="00B657EC"/>
    <w:rsid w:val="00B65859"/>
    <w:rsid w:val="00B6634C"/>
    <w:rsid w:val="00B66D3F"/>
    <w:rsid w:val="00B67BD4"/>
    <w:rsid w:val="00B705B2"/>
    <w:rsid w:val="00B70C13"/>
    <w:rsid w:val="00B7175B"/>
    <w:rsid w:val="00B71E82"/>
    <w:rsid w:val="00B7210E"/>
    <w:rsid w:val="00B726D3"/>
    <w:rsid w:val="00B734C8"/>
    <w:rsid w:val="00B73F6C"/>
    <w:rsid w:val="00B81DF7"/>
    <w:rsid w:val="00B81E96"/>
    <w:rsid w:val="00B82E12"/>
    <w:rsid w:val="00B833BF"/>
    <w:rsid w:val="00B84385"/>
    <w:rsid w:val="00B8490F"/>
    <w:rsid w:val="00B9011E"/>
    <w:rsid w:val="00B90180"/>
    <w:rsid w:val="00B90415"/>
    <w:rsid w:val="00B909F3"/>
    <w:rsid w:val="00B91785"/>
    <w:rsid w:val="00B92A13"/>
    <w:rsid w:val="00B94542"/>
    <w:rsid w:val="00B94B5C"/>
    <w:rsid w:val="00B94E33"/>
    <w:rsid w:val="00B9538B"/>
    <w:rsid w:val="00B959D1"/>
    <w:rsid w:val="00BA0A02"/>
    <w:rsid w:val="00BA23F8"/>
    <w:rsid w:val="00BA32FB"/>
    <w:rsid w:val="00BA3F2E"/>
    <w:rsid w:val="00BA49D4"/>
    <w:rsid w:val="00BA61BE"/>
    <w:rsid w:val="00BA6925"/>
    <w:rsid w:val="00BA7EA3"/>
    <w:rsid w:val="00BB10AB"/>
    <w:rsid w:val="00BB10B6"/>
    <w:rsid w:val="00BB1A4A"/>
    <w:rsid w:val="00BB21C1"/>
    <w:rsid w:val="00BB23B4"/>
    <w:rsid w:val="00BB2602"/>
    <w:rsid w:val="00BB30EF"/>
    <w:rsid w:val="00BB5C74"/>
    <w:rsid w:val="00BB7ACA"/>
    <w:rsid w:val="00BB7B29"/>
    <w:rsid w:val="00BB7BC8"/>
    <w:rsid w:val="00BC0894"/>
    <w:rsid w:val="00BC0AF7"/>
    <w:rsid w:val="00BC1641"/>
    <w:rsid w:val="00BC1967"/>
    <w:rsid w:val="00BC1EF5"/>
    <w:rsid w:val="00BC657F"/>
    <w:rsid w:val="00BD111D"/>
    <w:rsid w:val="00BD1899"/>
    <w:rsid w:val="00BD25EF"/>
    <w:rsid w:val="00BD3BD0"/>
    <w:rsid w:val="00BD4DF9"/>
    <w:rsid w:val="00BD5614"/>
    <w:rsid w:val="00BD58B2"/>
    <w:rsid w:val="00BD5DEA"/>
    <w:rsid w:val="00BD7149"/>
    <w:rsid w:val="00BD72BE"/>
    <w:rsid w:val="00BD7A02"/>
    <w:rsid w:val="00BE068C"/>
    <w:rsid w:val="00BE0742"/>
    <w:rsid w:val="00BE1158"/>
    <w:rsid w:val="00BE1186"/>
    <w:rsid w:val="00BE355D"/>
    <w:rsid w:val="00BE3648"/>
    <w:rsid w:val="00BE6F6C"/>
    <w:rsid w:val="00BE762A"/>
    <w:rsid w:val="00BE79E0"/>
    <w:rsid w:val="00BF0BBF"/>
    <w:rsid w:val="00BF16BD"/>
    <w:rsid w:val="00BF27A4"/>
    <w:rsid w:val="00BF30D5"/>
    <w:rsid w:val="00BF3B83"/>
    <w:rsid w:val="00BF460D"/>
    <w:rsid w:val="00BF5582"/>
    <w:rsid w:val="00BF5833"/>
    <w:rsid w:val="00BF6678"/>
    <w:rsid w:val="00BF6C8D"/>
    <w:rsid w:val="00C00322"/>
    <w:rsid w:val="00C01058"/>
    <w:rsid w:val="00C01C54"/>
    <w:rsid w:val="00C02D91"/>
    <w:rsid w:val="00C0437D"/>
    <w:rsid w:val="00C07B75"/>
    <w:rsid w:val="00C14460"/>
    <w:rsid w:val="00C14C27"/>
    <w:rsid w:val="00C20094"/>
    <w:rsid w:val="00C2038B"/>
    <w:rsid w:val="00C203A6"/>
    <w:rsid w:val="00C21635"/>
    <w:rsid w:val="00C21FEE"/>
    <w:rsid w:val="00C22CD3"/>
    <w:rsid w:val="00C24EFC"/>
    <w:rsid w:val="00C25F3B"/>
    <w:rsid w:val="00C2634A"/>
    <w:rsid w:val="00C263D2"/>
    <w:rsid w:val="00C26511"/>
    <w:rsid w:val="00C268CF"/>
    <w:rsid w:val="00C27581"/>
    <w:rsid w:val="00C31090"/>
    <w:rsid w:val="00C31A0C"/>
    <w:rsid w:val="00C346E4"/>
    <w:rsid w:val="00C34751"/>
    <w:rsid w:val="00C352C8"/>
    <w:rsid w:val="00C356F4"/>
    <w:rsid w:val="00C41194"/>
    <w:rsid w:val="00C411DF"/>
    <w:rsid w:val="00C41CB4"/>
    <w:rsid w:val="00C42083"/>
    <w:rsid w:val="00C4457F"/>
    <w:rsid w:val="00C450D6"/>
    <w:rsid w:val="00C468EF"/>
    <w:rsid w:val="00C46B94"/>
    <w:rsid w:val="00C46D36"/>
    <w:rsid w:val="00C47E7A"/>
    <w:rsid w:val="00C501B6"/>
    <w:rsid w:val="00C50A8A"/>
    <w:rsid w:val="00C51BB9"/>
    <w:rsid w:val="00C53512"/>
    <w:rsid w:val="00C540C1"/>
    <w:rsid w:val="00C5511B"/>
    <w:rsid w:val="00C5558C"/>
    <w:rsid w:val="00C556D3"/>
    <w:rsid w:val="00C56713"/>
    <w:rsid w:val="00C57506"/>
    <w:rsid w:val="00C57DE1"/>
    <w:rsid w:val="00C609ED"/>
    <w:rsid w:val="00C612F6"/>
    <w:rsid w:val="00C62C8C"/>
    <w:rsid w:val="00C6419A"/>
    <w:rsid w:val="00C6489C"/>
    <w:rsid w:val="00C650FF"/>
    <w:rsid w:val="00C6556E"/>
    <w:rsid w:val="00C66805"/>
    <w:rsid w:val="00C66947"/>
    <w:rsid w:val="00C67D5F"/>
    <w:rsid w:val="00C70757"/>
    <w:rsid w:val="00C71863"/>
    <w:rsid w:val="00C7287E"/>
    <w:rsid w:val="00C72AB4"/>
    <w:rsid w:val="00C73C99"/>
    <w:rsid w:val="00C73E38"/>
    <w:rsid w:val="00C74A07"/>
    <w:rsid w:val="00C75272"/>
    <w:rsid w:val="00C758FE"/>
    <w:rsid w:val="00C75E0C"/>
    <w:rsid w:val="00C7652D"/>
    <w:rsid w:val="00C77CA4"/>
    <w:rsid w:val="00C77E04"/>
    <w:rsid w:val="00C82792"/>
    <w:rsid w:val="00C83093"/>
    <w:rsid w:val="00C83424"/>
    <w:rsid w:val="00C83963"/>
    <w:rsid w:val="00C83A59"/>
    <w:rsid w:val="00C87032"/>
    <w:rsid w:val="00C91095"/>
    <w:rsid w:val="00C915E2"/>
    <w:rsid w:val="00C9166B"/>
    <w:rsid w:val="00C91E27"/>
    <w:rsid w:val="00C92879"/>
    <w:rsid w:val="00C9617D"/>
    <w:rsid w:val="00C96B6B"/>
    <w:rsid w:val="00C970E5"/>
    <w:rsid w:val="00C97764"/>
    <w:rsid w:val="00CA0004"/>
    <w:rsid w:val="00CA164D"/>
    <w:rsid w:val="00CA1EDB"/>
    <w:rsid w:val="00CA2238"/>
    <w:rsid w:val="00CA2D2C"/>
    <w:rsid w:val="00CA608B"/>
    <w:rsid w:val="00CA7CE5"/>
    <w:rsid w:val="00CB143B"/>
    <w:rsid w:val="00CB156E"/>
    <w:rsid w:val="00CB188D"/>
    <w:rsid w:val="00CB3788"/>
    <w:rsid w:val="00CB4245"/>
    <w:rsid w:val="00CB4DAE"/>
    <w:rsid w:val="00CB5F36"/>
    <w:rsid w:val="00CB70AE"/>
    <w:rsid w:val="00CB7C93"/>
    <w:rsid w:val="00CC0B11"/>
    <w:rsid w:val="00CC1FBA"/>
    <w:rsid w:val="00CC241D"/>
    <w:rsid w:val="00CC2B18"/>
    <w:rsid w:val="00CC4216"/>
    <w:rsid w:val="00CC4918"/>
    <w:rsid w:val="00CC4F4B"/>
    <w:rsid w:val="00CC50F5"/>
    <w:rsid w:val="00CC5248"/>
    <w:rsid w:val="00CC5C2B"/>
    <w:rsid w:val="00CC7192"/>
    <w:rsid w:val="00CC746F"/>
    <w:rsid w:val="00CC7D7F"/>
    <w:rsid w:val="00CD10EA"/>
    <w:rsid w:val="00CD11FE"/>
    <w:rsid w:val="00CD1E38"/>
    <w:rsid w:val="00CD1E65"/>
    <w:rsid w:val="00CD1EA8"/>
    <w:rsid w:val="00CD206C"/>
    <w:rsid w:val="00CD434A"/>
    <w:rsid w:val="00CD4D8D"/>
    <w:rsid w:val="00CD6404"/>
    <w:rsid w:val="00CD724B"/>
    <w:rsid w:val="00CD7914"/>
    <w:rsid w:val="00CE25CA"/>
    <w:rsid w:val="00CE385F"/>
    <w:rsid w:val="00CE436D"/>
    <w:rsid w:val="00CE4BFD"/>
    <w:rsid w:val="00CE5EB4"/>
    <w:rsid w:val="00CE61AF"/>
    <w:rsid w:val="00CE63F0"/>
    <w:rsid w:val="00CE776D"/>
    <w:rsid w:val="00CE7E83"/>
    <w:rsid w:val="00CF0210"/>
    <w:rsid w:val="00CF08AE"/>
    <w:rsid w:val="00CF13CA"/>
    <w:rsid w:val="00CF2B6E"/>
    <w:rsid w:val="00CF42C3"/>
    <w:rsid w:val="00CF4409"/>
    <w:rsid w:val="00CF784F"/>
    <w:rsid w:val="00D00680"/>
    <w:rsid w:val="00D0085D"/>
    <w:rsid w:val="00D00DE0"/>
    <w:rsid w:val="00D012E0"/>
    <w:rsid w:val="00D01823"/>
    <w:rsid w:val="00D029F2"/>
    <w:rsid w:val="00D042BF"/>
    <w:rsid w:val="00D045C1"/>
    <w:rsid w:val="00D04C31"/>
    <w:rsid w:val="00D056C2"/>
    <w:rsid w:val="00D07BF5"/>
    <w:rsid w:val="00D100EE"/>
    <w:rsid w:val="00D12669"/>
    <w:rsid w:val="00D13306"/>
    <w:rsid w:val="00D13513"/>
    <w:rsid w:val="00D13E91"/>
    <w:rsid w:val="00D14249"/>
    <w:rsid w:val="00D146FA"/>
    <w:rsid w:val="00D149FF"/>
    <w:rsid w:val="00D14BD6"/>
    <w:rsid w:val="00D14E9A"/>
    <w:rsid w:val="00D163A0"/>
    <w:rsid w:val="00D16E50"/>
    <w:rsid w:val="00D17000"/>
    <w:rsid w:val="00D17610"/>
    <w:rsid w:val="00D204EF"/>
    <w:rsid w:val="00D21D96"/>
    <w:rsid w:val="00D24280"/>
    <w:rsid w:val="00D25A86"/>
    <w:rsid w:val="00D25D18"/>
    <w:rsid w:val="00D2681B"/>
    <w:rsid w:val="00D273B0"/>
    <w:rsid w:val="00D32709"/>
    <w:rsid w:val="00D327E7"/>
    <w:rsid w:val="00D332A8"/>
    <w:rsid w:val="00D33791"/>
    <w:rsid w:val="00D36DB2"/>
    <w:rsid w:val="00D376E8"/>
    <w:rsid w:val="00D40497"/>
    <w:rsid w:val="00D408AC"/>
    <w:rsid w:val="00D40A84"/>
    <w:rsid w:val="00D40B29"/>
    <w:rsid w:val="00D446AA"/>
    <w:rsid w:val="00D44E6C"/>
    <w:rsid w:val="00D46180"/>
    <w:rsid w:val="00D46D6A"/>
    <w:rsid w:val="00D4731B"/>
    <w:rsid w:val="00D47962"/>
    <w:rsid w:val="00D47A4C"/>
    <w:rsid w:val="00D5026C"/>
    <w:rsid w:val="00D50911"/>
    <w:rsid w:val="00D534E9"/>
    <w:rsid w:val="00D54252"/>
    <w:rsid w:val="00D54284"/>
    <w:rsid w:val="00D550D3"/>
    <w:rsid w:val="00D5578F"/>
    <w:rsid w:val="00D569C6"/>
    <w:rsid w:val="00D56E39"/>
    <w:rsid w:val="00D56FB4"/>
    <w:rsid w:val="00D572A6"/>
    <w:rsid w:val="00D60012"/>
    <w:rsid w:val="00D600AA"/>
    <w:rsid w:val="00D6017B"/>
    <w:rsid w:val="00D60262"/>
    <w:rsid w:val="00D609AF"/>
    <w:rsid w:val="00D60ADD"/>
    <w:rsid w:val="00D60C6A"/>
    <w:rsid w:val="00D61E4F"/>
    <w:rsid w:val="00D62D34"/>
    <w:rsid w:val="00D632C5"/>
    <w:rsid w:val="00D63336"/>
    <w:rsid w:val="00D641A5"/>
    <w:rsid w:val="00D64468"/>
    <w:rsid w:val="00D66978"/>
    <w:rsid w:val="00D70301"/>
    <w:rsid w:val="00D71EFF"/>
    <w:rsid w:val="00D720A9"/>
    <w:rsid w:val="00D72331"/>
    <w:rsid w:val="00D7416F"/>
    <w:rsid w:val="00D75032"/>
    <w:rsid w:val="00D7624E"/>
    <w:rsid w:val="00D7661A"/>
    <w:rsid w:val="00D76757"/>
    <w:rsid w:val="00D80466"/>
    <w:rsid w:val="00D80DF4"/>
    <w:rsid w:val="00D81100"/>
    <w:rsid w:val="00D83EAD"/>
    <w:rsid w:val="00D846AD"/>
    <w:rsid w:val="00D8638D"/>
    <w:rsid w:val="00D90178"/>
    <w:rsid w:val="00D901BA"/>
    <w:rsid w:val="00D90309"/>
    <w:rsid w:val="00D91625"/>
    <w:rsid w:val="00D92A32"/>
    <w:rsid w:val="00D9404E"/>
    <w:rsid w:val="00D95170"/>
    <w:rsid w:val="00D95176"/>
    <w:rsid w:val="00D951C8"/>
    <w:rsid w:val="00D9561A"/>
    <w:rsid w:val="00D95BA9"/>
    <w:rsid w:val="00D95D6F"/>
    <w:rsid w:val="00D96737"/>
    <w:rsid w:val="00D96B0B"/>
    <w:rsid w:val="00D96BD7"/>
    <w:rsid w:val="00D9765F"/>
    <w:rsid w:val="00D97DC7"/>
    <w:rsid w:val="00DA01DF"/>
    <w:rsid w:val="00DA1F36"/>
    <w:rsid w:val="00DA24F0"/>
    <w:rsid w:val="00DA2883"/>
    <w:rsid w:val="00DA31DA"/>
    <w:rsid w:val="00DA3700"/>
    <w:rsid w:val="00DA37AD"/>
    <w:rsid w:val="00DA3FAB"/>
    <w:rsid w:val="00DA50CD"/>
    <w:rsid w:val="00DA5975"/>
    <w:rsid w:val="00DA5A94"/>
    <w:rsid w:val="00DA61B1"/>
    <w:rsid w:val="00DB08D4"/>
    <w:rsid w:val="00DB0A46"/>
    <w:rsid w:val="00DB12A8"/>
    <w:rsid w:val="00DB1559"/>
    <w:rsid w:val="00DB2264"/>
    <w:rsid w:val="00DB2593"/>
    <w:rsid w:val="00DB33C2"/>
    <w:rsid w:val="00DB42EE"/>
    <w:rsid w:val="00DB436D"/>
    <w:rsid w:val="00DB44DB"/>
    <w:rsid w:val="00DB5477"/>
    <w:rsid w:val="00DB62A3"/>
    <w:rsid w:val="00DB74AC"/>
    <w:rsid w:val="00DB7D8B"/>
    <w:rsid w:val="00DC03A4"/>
    <w:rsid w:val="00DC05C4"/>
    <w:rsid w:val="00DC0AB3"/>
    <w:rsid w:val="00DC0DB1"/>
    <w:rsid w:val="00DC1268"/>
    <w:rsid w:val="00DC1BA5"/>
    <w:rsid w:val="00DC1D57"/>
    <w:rsid w:val="00DC23BF"/>
    <w:rsid w:val="00DC28EA"/>
    <w:rsid w:val="00DC312A"/>
    <w:rsid w:val="00DC335A"/>
    <w:rsid w:val="00DC37F2"/>
    <w:rsid w:val="00DC3D0E"/>
    <w:rsid w:val="00DC47C1"/>
    <w:rsid w:val="00DC4897"/>
    <w:rsid w:val="00DC4A45"/>
    <w:rsid w:val="00DC5C66"/>
    <w:rsid w:val="00DC5E4A"/>
    <w:rsid w:val="00DD05DC"/>
    <w:rsid w:val="00DD16E8"/>
    <w:rsid w:val="00DD232C"/>
    <w:rsid w:val="00DD264E"/>
    <w:rsid w:val="00DD431C"/>
    <w:rsid w:val="00DD49AB"/>
    <w:rsid w:val="00DD4CAA"/>
    <w:rsid w:val="00DD4F4D"/>
    <w:rsid w:val="00DD4F86"/>
    <w:rsid w:val="00DE01B8"/>
    <w:rsid w:val="00DE0E06"/>
    <w:rsid w:val="00DE0E17"/>
    <w:rsid w:val="00DE158C"/>
    <w:rsid w:val="00DE1E8B"/>
    <w:rsid w:val="00DE2248"/>
    <w:rsid w:val="00DE23AD"/>
    <w:rsid w:val="00DE29F8"/>
    <w:rsid w:val="00DE2B35"/>
    <w:rsid w:val="00DE3525"/>
    <w:rsid w:val="00DE401F"/>
    <w:rsid w:val="00DE5D3D"/>
    <w:rsid w:val="00DE6852"/>
    <w:rsid w:val="00DE6C40"/>
    <w:rsid w:val="00DF03F0"/>
    <w:rsid w:val="00DF19AD"/>
    <w:rsid w:val="00DF3669"/>
    <w:rsid w:val="00DF41C5"/>
    <w:rsid w:val="00DF48DB"/>
    <w:rsid w:val="00DF4CB1"/>
    <w:rsid w:val="00DF4E60"/>
    <w:rsid w:val="00DF64DF"/>
    <w:rsid w:val="00DF6F66"/>
    <w:rsid w:val="00E022B9"/>
    <w:rsid w:val="00E03113"/>
    <w:rsid w:val="00E0348B"/>
    <w:rsid w:val="00E0489F"/>
    <w:rsid w:val="00E04BBE"/>
    <w:rsid w:val="00E04E86"/>
    <w:rsid w:val="00E0500C"/>
    <w:rsid w:val="00E05B05"/>
    <w:rsid w:val="00E07846"/>
    <w:rsid w:val="00E07B7B"/>
    <w:rsid w:val="00E07C4D"/>
    <w:rsid w:val="00E1287E"/>
    <w:rsid w:val="00E15486"/>
    <w:rsid w:val="00E154FA"/>
    <w:rsid w:val="00E161BD"/>
    <w:rsid w:val="00E167D5"/>
    <w:rsid w:val="00E20371"/>
    <w:rsid w:val="00E21423"/>
    <w:rsid w:val="00E217B9"/>
    <w:rsid w:val="00E21F30"/>
    <w:rsid w:val="00E22EAC"/>
    <w:rsid w:val="00E2304A"/>
    <w:rsid w:val="00E23B94"/>
    <w:rsid w:val="00E24524"/>
    <w:rsid w:val="00E24892"/>
    <w:rsid w:val="00E267A1"/>
    <w:rsid w:val="00E27A97"/>
    <w:rsid w:val="00E30278"/>
    <w:rsid w:val="00E306AD"/>
    <w:rsid w:val="00E30C72"/>
    <w:rsid w:val="00E33F90"/>
    <w:rsid w:val="00E347AB"/>
    <w:rsid w:val="00E3658A"/>
    <w:rsid w:val="00E36FA6"/>
    <w:rsid w:val="00E37F43"/>
    <w:rsid w:val="00E407D2"/>
    <w:rsid w:val="00E4175F"/>
    <w:rsid w:val="00E41A3D"/>
    <w:rsid w:val="00E42501"/>
    <w:rsid w:val="00E435EE"/>
    <w:rsid w:val="00E45567"/>
    <w:rsid w:val="00E45740"/>
    <w:rsid w:val="00E458F0"/>
    <w:rsid w:val="00E46674"/>
    <w:rsid w:val="00E470BA"/>
    <w:rsid w:val="00E476C9"/>
    <w:rsid w:val="00E47E91"/>
    <w:rsid w:val="00E50402"/>
    <w:rsid w:val="00E51EB1"/>
    <w:rsid w:val="00E52700"/>
    <w:rsid w:val="00E534B5"/>
    <w:rsid w:val="00E53988"/>
    <w:rsid w:val="00E54C30"/>
    <w:rsid w:val="00E54D68"/>
    <w:rsid w:val="00E55B51"/>
    <w:rsid w:val="00E55C56"/>
    <w:rsid w:val="00E55E25"/>
    <w:rsid w:val="00E56E95"/>
    <w:rsid w:val="00E57470"/>
    <w:rsid w:val="00E605FA"/>
    <w:rsid w:val="00E60808"/>
    <w:rsid w:val="00E60C3C"/>
    <w:rsid w:val="00E617D1"/>
    <w:rsid w:val="00E620DC"/>
    <w:rsid w:val="00E62D02"/>
    <w:rsid w:val="00E62DD4"/>
    <w:rsid w:val="00E630B9"/>
    <w:rsid w:val="00E63663"/>
    <w:rsid w:val="00E642FE"/>
    <w:rsid w:val="00E665AC"/>
    <w:rsid w:val="00E67879"/>
    <w:rsid w:val="00E67B68"/>
    <w:rsid w:val="00E70278"/>
    <w:rsid w:val="00E71376"/>
    <w:rsid w:val="00E715DB"/>
    <w:rsid w:val="00E71733"/>
    <w:rsid w:val="00E71C13"/>
    <w:rsid w:val="00E73D59"/>
    <w:rsid w:val="00E743E4"/>
    <w:rsid w:val="00E7525D"/>
    <w:rsid w:val="00E75F0A"/>
    <w:rsid w:val="00E76BF6"/>
    <w:rsid w:val="00E77312"/>
    <w:rsid w:val="00E8219B"/>
    <w:rsid w:val="00E83B27"/>
    <w:rsid w:val="00E83C17"/>
    <w:rsid w:val="00E8468A"/>
    <w:rsid w:val="00E85E9A"/>
    <w:rsid w:val="00E860B5"/>
    <w:rsid w:val="00E864E5"/>
    <w:rsid w:val="00E87668"/>
    <w:rsid w:val="00E877A3"/>
    <w:rsid w:val="00E917FC"/>
    <w:rsid w:val="00E92DC1"/>
    <w:rsid w:val="00E93292"/>
    <w:rsid w:val="00E9397D"/>
    <w:rsid w:val="00E943D8"/>
    <w:rsid w:val="00E95CDE"/>
    <w:rsid w:val="00E965DA"/>
    <w:rsid w:val="00E96E80"/>
    <w:rsid w:val="00E977D2"/>
    <w:rsid w:val="00EA11C8"/>
    <w:rsid w:val="00EA161B"/>
    <w:rsid w:val="00EA2374"/>
    <w:rsid w:val="00EA4F20"/>
    <w:rsid w:val="00EA5829"/>
    <w:rsid w:val="00EA60A5"/>
    <w:rsid w:val="00EB1086"/>
    <w:rsid w:val="00EB1443"/>
    <w:rsid w:val="00EB23C6"/>
    <w:rsid w:val="00EB24E9"/>
    <w:rsid w:val="00EB3554"/>
    <w:rsid w:val="00EB3F2F"/>
    <w:rsid w:val="00EB55F6"/>
    <w:rsid w:val="00EB7592"/>
    <w:rsid w:val="00EB7627"/>
    <w:rsid w:val="00EB7B81"/>
    <w:rsid w:val="00EC0FFF"/>
    <w:rsid w:val="00EC1758"/>
    <w:rsid w:val="00EC19BC"/>
    <w:rsid w:val="00EC1CFE"/>
    <w:rsid w:val="00EC1FEF"/>
    <w:rsid w:val="00EC3315"/>
    <w:rsid w:val="00EC3CDE"/>
    <w:rsid w:val="00EC5165"/>
    <w:rsid w:val="00EC581B"/>
    <w:rsid w:val="00EC5EAE"/>
    <w:rsid w:val="00ED0FF5"/>
    <w:rsid w:val="00ED3B81"/>
    <w:rsid w:val="00ED6FC0"/>
    <w:rsid w:val="00ED79C5"/>
    <w:rsid w:val="00EE0710"/>
    <w:rsid w:val="00EE0A80"/>
    <w:rsid w:val="00EE0B97"/>
    <w:rsid w:val="00EE17EA"/>
    <w:rsid w:val="00EE1B54"/>
    <w:rsid w:val="00EE2131"/>
    <w:rsid w:val="00EE2C3B"/>
    <w:rsid w:val="00EE310A"/>
    <w:rsid w:val="00EE44E9"/>
    <w:rsid w:val="00EE45E0"/>
    <w:rsid w:val="00EE564E"/>
    <w:rsid w:val="00EE6510"/>
    <w:rsid w:val="00EF13B0"/>
    <w:rsid w:val="00EF1B83"/>
    <w:rsid w:val="00EF1ECF"/>
    <w:rsid w:val="00EF1F83"/>
    <w:rsid w:val="00EF2155"/>
    <w:rsid w:val="00EF441A"/>
    <w:rsid w:val="00EF4FCD"/>
    <w:rsid w:val="00EF601D"/>
    <w:rsid w:val="00EF73AA"/>
    <w:rsid w:val="00EF7DB8"/>
    <w:rsid w:val="00F0222E"/>
    <w:rsid w:val="00F03EB8"/>
    <w:rsid w:val="00F03EDE"/>
    <w:rsid w:val="00F045A7"/>
    <w:rsid w:val="00F04C4C"/>
    <w:rsid w:val="00F04EF7"/>
    <w:rsid w:val="00F06C62"/>
    <w:rsid w:val="00F071A5"/>
    <w:rsid w:val="00F07858"/>
    <w:rsid w:val="00F07CF9"/>
    <w:rsid w:val="00F11B51"/>
    <w:rsid w:val="00F11D4B"/>
    <w:rsid w:val="00F1202C"/>
    <w:rsid w:val="00F128A1"/>
    <w:rsid w:val="00F12D7C"/>
    <w:rsid w:val="00F13345"/>
    <w:rsid w:val="00F13E45"/>
    <w:rsid w:val="00F143C7"/>
    <w:rsid w:val="00F15305"/>
    <w:rsid w:val="00F16FF4"/>
    <w:rsid w:val="00F17C60"/>
    <w:rsid w:val="00F20669"/>
    <w:rsid w:val="00F208BE"/>
    <w:rsid w:val="00F218B3"/>
    <w:rsid w:val="00F22F12"/>
    <w:rsid w:val="00F232B0"/>
    <w:rsid w:val="00F242E4"/>
    <w:rsid w:val="00F25ABE"/>
    <w:rsid w:val="00F27C01"/>
    <w:rsid w:val="00F30942"/>
    <w:rsid w:val="00F32583"/>
    <w:rsid w:val="00F3317B"/>
    <w:rsid w:val="00F335AC"/>
    <w:rsid w:val="00F33603"/>
    <w:rsid w:val="00F3417A"/>
    <w:rsid w:val="00F35CF6"/>
    <w:rsid w:val="00F361E7"/>
    <w:rsid w:val="00F4298A"/>
    <w:rsid w:val="00F42A05"/>
    <w:rsid w:val="00F42E2B"/>
    <w:rsid w:val="00F47C52"/>
    <w:rsid w:val="00F50C57"/>
    <w:rsid w:val="00F519EE"/>
    <w:rsid w:val="00F52104"/>
    <w:rsid w:val="00F523B7"/>
    <w:rsid w:val="00F5606B"/>
    <w:rsid w:val="00F575F7"/>
    <w:rsid w:val="00F60D52"/>
    <w:rsid w:val="00F61598"/>
    <w:rsid w:val="00F6167D"/>
    <w:rsid w:val="00F63359"/>
    <w:rsid w:val="00F6413C"/>
    <w:rsid w:val="00F6649F"/>
    <w:rsid w:val="00F7118F"/>
    <w:rsid w:val="00F71E0E"/>
    <w:rsid w:val="00F72158"/>
    <w:rsid w:val="00F73808"/>
    <w:rsid w:val="00F73CFB"/>
    <w:rsid w:val="00F75C5D"/>
    <w:rsid w:val="00F76644"/>
    <w:rsid w:val="00F76F74"/>
    <w:rsid w:val="00F808B7"/>
    <w:rsid w:val="00F80A3D"/>
    <w:rsid w:val="00F82108"/>
    <w:rsid w:val="00F83473"/>
    <w:rsid w:val="00F8361C"/>
    <w:rsid w:val="00F83D41"/>
    <w:rsid w:val="00F84021"/>
    <w:rsid w:val="00F850C9"/>
    <w:rsid w:val="00F858C7"/>
    <w:rsid w:val="00F85BB4"/>
    <w:rsid w:val="00F85D99"/>
    <w:rsid w:val="00F8602E"/>
    <w:rsid w:val="00F86556"/>
    <w:rsid w:val="00F86D53"/>
    <w:rsid w:val="00F86F97"/>
    <w:rsid w:val="00F90B74"/>
    <w:rsid w:val="00F9237F"/>
    <w:rsid w:val="00F92A3C"/>
    <w:rsid w:val="00F93935"/>
    <w:rsid w:val="00F94D66"/>
    <w:rsid w:val="00F94F70"/>
    <w:rsid w:val="00F96DB9"/>
    <w:rsid w:val="00F9727E"/>
    <w:rsid w:val="00FA1314"/>
    <w:rsid w:val="00FA21B8"/>
    <w:rsid w:val="00FA2B35"/>
    <w:rsid w:val="00FA3E13"/>
    <w:rsid w:val="00FA414E"/>
    <w:rsid w:val="00FA49A5"/>
    <w:rsid w:val="00FA5B03"/>
    <w:rsid w:val="00FA5CE5"/>
    <w:rsid w:val="00FA5F24"/>
    <w:rsid w:val="00FA790C"/>
    <w:rsid w:val="00FA7A7E"/>
    <w:rsid w:val="00FA7E4C"/>
    <w:rsid w:val="00FB0805"/>
    <w:rsid w:val="00FB0D8E"/>
    <w:rsid w:val="00FB1C5F"/>
    <w:rsid w:val="00FB36A9"/>
    <w:rsid w:val="00FB39F9"/>
    <w:rsid w:val="00FB3E02"/>
    <w:rsid w:val="00FB3E1F"/>
    <w:rsid w:val="00FB3E28"/>
    <w:rsid w:val="00FB489C"/>
    <w:rsid w:val="00FB6796"/>
    <w:rsid w:val="00FB6B47"/>
    <w:rsid w:val="00FB787D"/>
    <w:rsid w:val="00FC0337"/>
    <w:rsid w:val="00FC22AF"/>
    <w:rsid w:val="00FC591D"/>
    <w:rsid w:val="00FC5C55"/>
    <w:rsid w:val="00FC5EBD"/>
    <w:rsid w:val="00FC66E6"/>
    <w:rsid w:val="00FC729F"/>
    <w:rsid w:val="00FD0062"/>
    <w:rsid w:val="00FD0434"/>
    <w:rsid w:val="00FD0F0B"/>
    <w:rsid w:val="00FD216D"/>
    <w:rsid w:val="00FD25B5"/>
    <w:rsid w:val="00FD2D23"/>
    <w:rsid w:val="00FD3842"/>
    <w:rsid w:val="00FD38AA"/>
    <w:rsid w:val="00FD42EF"/>
    <w:rsid w:val="00FD553E"/>
    <w:rsid w:val="00FD5F5F"/>
    <w:rsid w:val="00FE154A"/>
    <w:rsid w:val="00FE1779"/>
    <w:rsid w:val="00FE19C1"/>
    <w:rsid w:val="00FE1A3D"/>
    <w:rsid w:val="00FE1CD3"/>
    <w:rsid w:val="00FE2096"/>
    <w:rsid w:val="00FE44AF"/>
    <w:rsid w:val="00FE4705"/>
    <w:rsid w:val="00FE5667"/>
    <w:rsid w:val="00FE6431"/>
    <w:rsid w:val="00FE702A"/>
    <w:rsid w:val="00FF01EC"/>
    <w:rsid w:val="00FF063C"/>
    <w:rsid w:val="00FF06A1"/>
    <w:rsid w:val="00FF1013"/>
    <w:rsid w:val="00FF14BA"/>
    <w:rsid w:val="00FF1B3F"/>
    <w:rsid w:val="00FF1C21"/>
    <w:rsid w:val="00FF317E"/>
    <w:rsid w:val="00FF378E"/>
    <w:rsid w:val="00FF3F9B"/>
    <w:rsid w:val="00FF437D"/>
    <w:rsid w:val="00FF43EC"/>
    <w:rsid w:val="00FF5B2B"/>
    <w:rsid w:val="00FF624C"/>
    <w:rsid w:val="00FF6CDB"/>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3"/>
      <o:rules v:ext="edit">
        <o:r id="V:Rule2" type="connector" idref="#_x0000_s1581"/>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Arial"/>
        <w:sz w:val="22"/>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7AD"/>
    <w:pPr>
      <w:autoSpaceDE w:val="0"/>
      <w:autoSpaceDN w:val="0"/>
      <w:jc w:val="both"/>
    </w:pPr>
  </w:style>
  <w:style w:type="paragraph" w:styleId="Heading1">
    <w:name w:val="heading 1"/>
    <w:basedOn w:val="Default1"/>
    <w:next w:val="Normal"/>
    <w:qFormat/>
    <w:rsid w:val="004904FD"/>
    <w:pPr>
      <w:keepNext/>
      <w:widowControl w:val="0"/>
      <w:outlineLvl w:val="0"/>
    </w:pPr>
    <w:rPr>
      <w:u w:val="single"/>
    </w:rPr>
  </w:style>
  <w:style w:type="paragraph" w:styleId="Heading2">
    <w:name w:val="heading 2"/>
    <w:basedOn w:val="Default1"/>
    <w:next w:val="Normal"/>
    <w:qFormat/>
    <w:rsid w:val="004904FD"/>
    <w:pPr>
      <w:keepNext/>
      <w:spacing w:before="240" w:after="60"/>
      <w:outlineLvl w:val="1"/>
    </w:pPr>
    <w:rPr>
      <w:b/>
      <w:bCs/>
      <w:i/>
      <w:iCs/>
    </w:rPr>
  </w:style>
  <w:style w:type="paragraph" w:styleId="Heading3">
    <w:name w:val="heading 3"/>
    <w:basedOn w:val="Default1"/>
    <w:next w:val="Normal"/>
    <w:qFormat/>
    <w:rsid w:val="004904FD"/>
    <w:pPr>
      <w:keepNext/>
      <w:widowControl w:val="0"/>
      <w:outlineLvl w:val="2"/>
    </w:pPr>
    <w:rPr>
      <w:b/>
      <w:bCs/>
      <w:u w:val="single"/>
    </w:rPr>
  </w:style>
  <w:style w:type="paragraph" w:styleId="Heading4">
    <w:name w:val="heading 4"/>
    <w:basedOn w:val="Default1"/>
    <w:next w:val="Normal"/>
    <w:qFormat/>
    <w:rsid w:val="004904FD"/>
    <w:pPr>
      <w:keepNext/>
      <w:widowControl w:val="0"/>
      <w:jc w:val="center"/>
      <w:outlineLvl w:val="3"/>
    </w:pPr>
    <w:rPr>
      <w:b/>
      <w:bCs/>
      <w:sz w:val="40"/>
      <w:szCs w:val="40"/>
    </w:rPr>
  </w:style>
  <w:style w:type="paragraph" w:styleId="Heading5">
    <w:name w:val="heading 5"/>
    <w:basedOn w:val="Default1"/>
    <w:next w:val="Normal"/>
    <w:qFormat/>
    <w:rsid w:val="004904FD"/>
    <w:pPr>
      <w:keepNext/>
      <w:widowControl w:val="0"/>
      <w:jc w:val="center"/>
      <w:outlineLvl w:val="4"/>
    </w:pPr>
    <w:rPr>
      <w:sz w:val="40"/>
      <w:szCs w:val="40"/>
    </w:rPr>
  </w:style>
  <w:style w:type="paragraph" w:styleId="Heading6">
    <w:name w:val="heading 6"/>
    <w:basedOn w:val="Default1"/>
    <w:next w:val="Normal"/>
    <w:qFormat/>
    <w:rsid w:val="004904FD"/>
    <w:pPr>
      <w:keepNext/>
      <w:jc w:val="center"/>
      <w:outlineLvl w:val="5"/>
    </w:pPr>
    <w:rPr>
      <w:b/>
      <w:bCs/>
      <w:sz w:val="56"/>
      <w:szCs w:val="56"/>
    </w:rPr>
  </w:style>
  <w:style w:type="paragraph" w:styleId="Heading7">
    <w:name w:val="heading 7"/>
    <w:basedOn w:val="Default1"/>
    <w:next w:val="Normal"/>
    <w:qFormat/>
    <w:rsid w:val="004904FD"/>
    <w:pPr>
      <w:keepNext/>
      <w:jc w:val="center"/>
      <w:outlineLvl w:val="6"/>
    </w:pPr>
    <w:rPr>
      <w:b/>
      <w:bCs/>
      <w:sz w:val="96"/>
      <w:szCs w:val="96"/>
    </w:rPr>
  </w:style>
  <w:style w:type="paragraph" w:styleId="Heading8">
    <w:name w:val="heading 8"/>
    <w:basedOn w:val="Default1"/>
    <w:next w:val="Normal"/>
    <w:qFormat/>
    <w:rsid w:val="004904FD"/>
    <w:pPr>
      <w:keepNext/>
      <w:widowControl w:val="0"/>
      <w:jc w:val="center"/>
      <w:outlineLvl w:val="7"/>
    </w:pPr>
    <w:rPr>
      <w:sz w:val="32"/>
      <w:szCs w:val="32"/>
    </w:rPr>
  </w:style>
  <w:style w:type="paragraph" w:styleId="Heading9">
    <w:name w:val="heading 9"/>
    <w:basedOn w:val="Default1"/>
    <w:next w:val="Normal"/>
    <w:qFormat/>
    <w:rsid w:val="004904FD"/>
    <w:pPr>
      <w:keepNext/>
      <w:framePr w:hSpace="180" w:wrap="auto" w:vAnchor="text" w:hAnchor="text" w:y="1"/>
      <w:widowControl w:val="0"/>
      <w:suppressOverlap/>
      <w:jc w:val="center"/>
      <w:outlineLvl w:val="8"/>
    </w:pPr>
    <w:rPr>
      <w:sz w:val="20"/>
      <w:szCs w:val="2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1">
    <w:name w:val="Default1"/>
    <w:link w:val="Default1Char"/>
    <w:rsid w:val="004904FD"/>
    <w:rPr>
      <w:rFonts w:ascii="Arial" w:hAnsi="Arial"/>
      <w:sz w:val="24"/>
    </w:rPr>
  </w:style>
  <w:style w:type="paragraph" w:styleId="Header">
    <w:name w:val="header"/>
    <w:basedOn w:val="Default1"/>
    <w:link w:val="HeaderChar"/>
    <w:semiHidden/>
    <w:rsid w:val="004904FD"/>
    <w:pPr>
      <w:tabs>
        <w:tab w:val="center" w:pos="4320"/>
        <w:tab w:val="right" w:pos="8640"/>
      </w:tabs>
    </w:pPr>
  </w:style>
  <w:style w:type="paragraph" w:customStyle="1" w:styleId="H2">
    <w:name w:val="H2"/>
    <w:basedOn w:val="Default1"/>
    <w:next w:val="Normal"/>
    <w:rsid w:val="00B17400"/>
    <w:pPr>
      <w:pageBreakBefore/>
      <w:spacing w:before="240"/>
      <w:jc w:val="center"/>
      <w:outlineLvl w:val="1"/>
    </w:pPr>
    <w:rPr>
      <w:rFonts w:ascii="Calibri" w:hAnsi="Calibri"/>
      <w:b/>
      <w:bCs/>
      <w:caps/>
      <w:sz w:val="40"/>
      <w:szCs w:val="40"/>
    </w:rPr>
  </w:style>
  <w:style w:type="paragraph" w:customStyle="1" w:styleId="H3">
    <w:name w:val="H3"/>
    <w:basedOn w:val="Default1"/>
    <w:next w:val="Quote1"/>
    <w:rsid w:val="00AA1517"/>
    <w:pPr>
      <w:keepNext/>
      <w:spacing w:before="480"/>
      <w:jc w:val="center"/>
      <w:outlineLvl w:val="2"/>
    </w:pPr>
    <w:rPr>
      <w:rFonts w:ascii="Calibri" w:hAnsi="Calibri"/>
      <w:b/>
      <w:bCs/>
      <w:sz w:val="28"/>
      <w:szCs w:val="28"/>
      <w:u w:val="single"/>
    </w:rPr>
  </w:style>
  <w:style w:type="paragraph" w:customStyle="1" w:styleId="H4">
    <w:name w:val="H4"/>
    <w:basedOn w:val="Default1"/>
    <w:next w:val="Normal"/>
    <w:rsid w:val="00AA1517"/>
    <w:pPr>
      <w:keepNext/>
      <w:widowControl w:val="0"/>
      <w:spacing w:before="240"/>
      <w:outlineLvl w:val="3"/>
    </w:pPr>
    <w:rPr>
      <w:rFonts w:ascii="Calibri" w:hAnsi="Calibri"/>
      <w:noProof/>
      <w:u w:val="single"/>
    </w:rPr>
  </w:style>
  <w:style w:type="paragraph" w:styleId="FootnoteText">
    <w:name w:val="footnote text"/>
    <w:basedOn w:val="Default1"/>
    <w:link w:val="FootnoteTextChar"/>
    <w:uiPriority w:val="99"/>
    <w:rsid w:val="004904FD"/>
    <w:rPr>
      <w:sz w:val="20"/>
      <w:szCs w:val="20"/>
    </w:rPr>
  </w:style>
  <w:style w:type="character" w:styleId="FootnoteReference">
    <w:name w:val="footnote reference"/>
    <w:basedOn w:val="DefaultParagraphFont"/>
    <w:uiPriority w:val="99"/>
    <w:rsid w:val="00711AE3"/>
    <w:rPr>
      <w:rFonts w:ascii="Calibri" w:hAnsi="Calibri"/>
      <w:sz w:val="20"/>
      <w:vertAlign w:val="superscript"/>
    </w:rPr>
  </w:style>
  <w:style w:type="character" w:styleId="Hyperlink">
    <w:name w:val="Hyperlink"/>
    <w:basedOn w:val="DefaultParagraphFont"/>
    <w:uiPriority w:val="99"/>
    <w:rsid w:val="004904FD"/>
    <w:rPr>
      <w:color w:val="0000FF"/>
      <w:u w:val="single"/>
    </w:rPr>
  </w:style>
  <w:style w:type="paragraph" w:customStyle="1" w:styleId="Laws">
    <w:name w:val="Laws"/>
    <w:basedOn w:val="Default1"/>
    <w:rsid w:val="00CA0004"/>
    <w:pPr>
      <w:widowControl w:val="0"/>
      <w:ind w:left="1260" w:hanging="1260"/>
    </w:pPr>
    <w:rPr>
      <w:rFonts w:ascii="Calibri" w:hAnsi="Calibri"/>
      <w:sz w:val="22"/>
    </w:rPr>
  </w:style>
  <w:style w:type="paragraph" w:customStyle="1" w:styleId="Quote1">
    <w:name w:val="Quote1"/>
    <w:basedOn w:val="Default1"/>
    <w:rsid w:val="00AA1517"/>
    <w:pPr>
      <w:keepNext/>
      <w:keepLines/>
      <w:jc w:val="center"/>
    </w:pPr>
    <w:rPr>
      <w:rFonts w:ascii="Calibri" w:hAnsi="Calibri"/>
      <w:noProof/>
      <w:sz w:val="20"/>
      <w:szCs w:val="20"/>
    </w:rPr>
  </w:style>
  <w:style w:type="paragraph" w:styleId="TOC1">
    <w:name w:val="toc 1"/>
    <w:basedOn w:val="Default1"/>
    <w:next w:val="Normal"/>
    <w:autoRedefine/>
    <w:uiPriority w:val="39"/>
    <w:qFormat/>
    <w:rsid w:val="00DA37AD"/>
    <w:pPr>
      <w:spacing w:before="120"/>
    </w:pPr>
    <w:rPr>
      <w:rFonts w:ascii="Calibri" w:hAnsi="Calibri"/>
      <w:b/>
      <w:bCs/>
      <w:i/>
      <w:iCs/>
    </w:rPr>
  </w:style>
  <w:style w:type="paragraph" w:styleId="TOC2">
    <w:name w:val="toc 2"/>
    <w:basedOn w:val="Default1"/>
    <w:next w:val="Normal"/>
    <w:autoRedefine/>
    <w:uiPriority w:val="39"/>
    <w:qFormat/>
    <w:rsid w:val="00DA37AD"/>
    <w:pPr>
      <w:spacing w:before="120"/>
      <w:ind w:left="245"/>
    </w:pPr>
    <w:rPr>
      <w:rFonts w:ascii="Calibri" w:hAnsi="Calibri"/>
      <w:b/>
      <w:bCs/>
    </w:rPr>
  </w:style>
  <w:style w:type="paragraph" w:customStyle="1" w:styleId="quote2">
    <w:name w:val="quote2"/>
    <w:basedOn w:val="Default1"/>
    <w:rsid w:val="00AA1517"/>
    <w:pPr>
      <w:spacing w:after="240"/>
      <w:ind w:left="360" w:right="360"/>
      <w:jc w:val="both"/>
    </w:pPr>
    <w:rPr>
      <w:rFonts w:ascii="Calibri" w:hAnsi="Calibri"/>
      <w:noProof/>
      <w:sz w:val="20"/>
      <w:szCs w:val="20"/>
    </w:rPr>
  </w:style>
  <w:style w:type="paragraph" w:styleId="TOC3">
    <w:name w:val="toc 3"/>
    <w:basedOn w:val="Normal"/>
    <w:next w:val="Normal"/>
    <w:autoRedefine/>
    <w:uiPriority w:val="39"/>
    <w:qFormat/>
    <w:rsid w:val="004904FD"/>
    <w:pPr>
      <w:ind w:left="480"/>
    </w:pPr>
    <w:rPr>
      <w:b/>
      <w:bCs/>
    </w:rPr>
  </w:style>
  <w:style w:type="paragraph" w:styleId="TOC4">
    <w:name w:val="toc 4"/>
    <w:basedOn w:val="Normal"/>
    <w:next w:val="Normal"/>
    <w:autoRedefine/>
    <w:uiPriority w:val="39"/>
    <w:rsid w:val="004904FD"/>
    <w:pPr>
      <w:ind w:left="720"/>
    </w:pPr>
    <w:rPr>
      <w:b/>
      <w:bCs/>
    </w:rPr>
  </w:style>
  <w:style w:type="paragraph" w:styleId="TOC5">
    <w:name w:val="toc 5"/>
    <w:basedOn w:val="Normal"/>
    <w:next w:val="Normal"/>
    <w:autoRedefine/>
    <w:uiPriority w:val="39"/>
    <w:rsid w:val="004904FD"/>
    <w:pPr>
      <w:ind w:left="960"/>
    </w:pPr>
    <w:rPr>
      <w:b/>
      <w:bCs/>
    </w:rPr>
  </w:style>
  <w:style w:type="paragraph" w:styleId="TOC6">
    <w:name w:val="toc 6"/>
    <w:basedOn w:val="Normal"/>
    <w:next w:val="Normal"/>
    <w:autoRedefine/>
    <w:uiPriority w:val="39"/>
    <w:rsid w:val="004904FD"/>
    <w:pPr>
      <w:ind w:left="1200"/>
    </w:pPr>
    <w:rPr>
      <w:b/>
      <w:bCs/>
    </w:rPr>
  </w:style>
  <w:style w:type="paragraph" w:styleId="TOC7">
    <w:name w:val="toc 7"/>
    <w:basedOn w:val="Normal"/>
    <w:next w:val="Normal"/>
    <w:autoRedefine/>
    <w:uiPriority w:val="39"/>
    <w:rsid w:val="004904FD"/>
    <w:pPr>
      <w:ind w:left="1440"/>
    </w:pPr>
    <w:rPr>
      <w:b/>
      <w:bCs/>
    </w:rPr>
  </w:style>
  <w:style w:type="paragraph" w:styleId="TOC8">
    <w:name w:val="toc 8"/>
    <w:basedOn w:val="Normal"/>
    <w:next w:val="Normal"/>
    <w:autoRedefine/>
    <w:uiPriority w:val="39"/>
    <w:rsid w:val="004904FD"/>
    <w:pPr>
      <w:ind w:left="1680"/>
    </w:pPr>
    <w:rPr>
      <w:b/>
      <w:bCs/>
    </w:rPr>
  </w:style>
  <w:style w:type="paragraph" w:styleId="TOC9">
    <w:name w:val="toc 9"/>
    <w:basedOn w:val="Normal"/>
    <w:next w:val="Normal"/>
    <w:link w:val="TOC9Char"/>
    <w:autoRedefine/>
    <w:uiPriority w:val="39"/>
    <w:rsid w:val="004904FD"/>
    <w:pPr>
      <w:ind w:left="1920"/>
    </w:pPr>
    <w:rPr>
      <w:b/>
      <w:bCs/>
    </w:rPr>
  </w:style>
  <w:style w:type="paragraph" w:customStyle="1" w:styleId="Directives">
    <w:name w:val="Directives"/>
    <w:basedOn w:val="Default1"/>
    <w:link w:val="DirectivesChar"/>
    <w:autoRedefine/>
    <w:rsid w:val="00007111"/>
    <w:pPr>
      <w:ind w:left="1710" w:hanging="1710"/>
    </w:pPr>
    <w:rPr>
      <w:rFonts w:asciiTheme="minorHAnsi" w:hAnsiTheme="minorHAnsi"/>
    </w:rPr>
  </w:style>
  <w:style w:type="paragraph" w:customStyle="1" w:styleId="Title1">
    <w:name w:val="Title1"/>
    <w:basedOn w:val="Default1"/>
    <w:rsid w:val="00AA1517"/>
    <w:pPr>
      <w:jc w:val="center"/>
    </w:pPr>
    <w:rPr>
      <w:rFonts w:ascii="Calibri" w:hAnsi="Calibri"/>
      <w:b/>
      <w:bCs/>
      <w:noProof/>
      <w:sz w:val="80"/>
      <w:szCs w:val="80"/>
    </w:rPr>
  </w:style>
  <w:style w:type="paragraph" w:customStyle="1" w:styleId="Title2">
    <w:name w:val="Title2"/>
    <w:basedOn w:val="Default1"/>
    <w:rsid w:val="00DA37AD"/>
    <w:pPr>
      <w:jc w:val="center"/>
    </w:pPr>
    <w:rPr>
      <w:rFonts w:ascii="Calibri" w:hAnsi="Calibri"/>
      <w:b/>
      <w:bCs/>
      <w:sz w:val="48"/>
      <w:szCs w:val="48"/>
    </w:rPr>
  </w:style>
  <w:style w:type="paragraph" w:customStyle="1" w:styleId="Title3">
    <w:name w:val="Title3"/>
    <w:basedOn w:val="Default1"/>
    <w:rsid w:val="00DA37AD"/>
    <w:pPr>
      <w:widowControl w:val="0"/>
      <w:jc w:val="center"/>
    </w:pPr>
    <w:rPr>
      <w:rFonts w:ascii="Calibri" w:hAnsi="Calibri"/>
      <w:sz w:val="32"/>
      <w:szCs w:val="32"/>
    </w:rPr>
  </w:style>
  <w:style w:type="paragraph" w:customStyle="1" w:styleId="Title4">
    <w:name w:val="Title4"/>
    <w:basedOn w:val="Default1"/>
    <w:autoRedefine/>
    <w:rsid w:val="004904FD"/>
    <w:pPr>
      <w:widowControl w:val="0"/>
      <w:jc w:val="center"/>
    </w:pPr>
    <w:rPr>
      <w:sz w:val="20"/>
      <w:szCs w:val="20"/>
    </w:rPr>
  </w:style>
  <w:style w:type="paragraph" w:customStyle="1" w:styleId="Subtitle1">
    <w:name w:val="Subtitle1"/>
    <w:basedOn w:val="Default1"/>
    <w:autoRedefine/>
    <w:rsid w:val="00755E7F"/>
    <w:pPr>
      <w:keepNext/>
      <w:jc w:val="center"/>
    </w:pPr>
    <w:rPr>
      <w:rFonts w:asciiTheme="minorHAnsi" w:hAnsiTheme="minorHAnsi"/>
      <w:noProof/>
      <w:vanish/>
      <w:sz w:val="14"/>
      <w:szCs w:val="14"/>
    </w:rPr>
  </w:style>
  <w:style w:type="paragraph" w:customStyle="1" w:styleId="Laws2">
    <w:name w:val="Laws2"/>
    <w:basedOn w:val="Default1"/>
    <w:rsid w:val="00D951C8"/>
    <w:pPr>
      <w:ind w:left="1800" w:hanging="1800"/>
    </w:pPr>
    <w:rPr>
      <w:rFonts w:asciiTheme="minorHAnsi" w:hAnsiTheme="minorHAnsi"/>
      <w:b/>
    </w:rPr>
  </w:style>
  <w:style w:type="paragraph" w:customStyle="1" w:styleId="Laws3">
    <w:name w:val="Laws3"/>
    <w:basedOn w:val="Default1"/>
    <w:rsid w:val="004904FD"/>
    <w:pPr>
      <w:tabs>
        <w:tab w:val="left" w:pos="2340"/>
      </w:tabs>
      <w:ind w:left="1980" w:hanging="1980"/>
    </w:pPr>
  </w:style>
  <w:style w:type="paragraph" w:styleId="Footer">
    <w:name w:val="footer"/>
    <w:basedOn w:val="Default1"/>
    <w:semiHidden/>
    <w:rsid w:val="004904FD"/>
    <w:pPr>
      <w:tabs>
        <w:tab w:val="center" w:pos="4320"/>
        <w:tab w:val="right" w:pos="8640"/>
      </w:tabs>
    </w:pPr>
  </w:style>
  <w:style w:type="paragraph" w:styleId="Caption">
    <w:name w:val="caption"/>
    <w:basedOn w:val="Default1"/>
    <w:next w:val="Normal"/>
    <w:qFormat/>
    <w:rsid w:val="004904FD"/>
    <w:pPr>
      <w:spacing w:before="120" w:after="120"/>
    </w:pPr>
    <w:rPr>
      <w:b/>
      <w:bCs/>
      <w:sz w:val="20"/>
      <w:szCs w:val="20"/>
    </w:rPr>
  </w:style>
  <w:style w:type="character" w:styleId="FollowedHyperlink">
    <w:name w:val="FollowedHyperlink"/>
    <w:basedOn w:val="DefaultParagraphFont"/>
    <w:semiHidden/>
    <w:rsid w:val="004904FD"/>
    <w:rPr>
      <w:color w:val="800080"/>
      <w:u w:val="single"/>
    </w:rPr>
  </w:style>
  <w:style w:type="paragraph" w:styleId="NormalWeb">
    <w:name w:val="Normal (Web)"/>
    <w:basedOn w:val="Normal"/>
    <w:semiHidden/>
    <w:rsid w:val="004904FD"/>
    <w:pPr>
      <w:autoSpaceDE/>
      <w:autoSpaceDN/>
      <w:spacing w:before="100" w:beforeAutospacing="1" w:after="100" w:afterAutospacing="1"/>
      <w:jc w:val="left"/>
    </w:pPr>
    <w:rPr>
      <w:rFonts w:ascii="Arial Unicode MS" w:eastAsia="Arial Unicode MS" w:hAnsi="Arial Unicode MS" w:cs="Times New Roman"/>
    </w:rPr>
  </w:style>
  <w:style w:type="paragraph" w:styleId="BodyTextIndent">
    <w:name w:val="Body Text Indent"/>
    <w:basedOn w:val="Normal"/>
    <w:semiHidden/>
    <w:rsid w:val="004904FD"/>
    <w:pPr>
      <w:spacing w:after="120"/>
      <w:ind w:left="360"/>
    </w:pPr>
  </w:style>
  <w:style w:type="character" w:customStyle="1" w:styleId="title10">
    <w:name w:val="title1"/>
    <w:basedOn w:val="DefaultParagraphFont"/>
    <w:rsid w:val="004904FD"/>
    <w:rPr>
      <w:rFonts w:ascii="Verdana" w:hAnsi="Verdana"/>
      <w:b/>
      <w:bCs/>
      <w:caps/>
      <w:color w:val="000000"/>
      <w:sz w:val="24"/>
      <w:szCs w:val="24"/>
    </w:rPr>
  </w:style>
  <w:style w:type="paragraph" w:styleId="DocumentMap">
    <w:name w:val="Document Map"/>
    <w:basedOn w:val="Normal"/>
    <w:semiHidden/>
    <w:rsid w:val="004904FD"/>
    <w:pPr>
      <w:shd w:val="clear" w:color="auto" w:fill="000080"/>
    </w:pPr>
    <w:rPr>
      <w:rFonts w:ascii="Tahoma" w:hAnsi="Tahoma" w:cs="Tahoma"/>
    </w:rPr>
  </w:style>
  <w:style w:type="paragraph" w:styleId="BalloonText">
    <w:name w:val="Balloon Text"/>
    <w:basedOn w:val="Normal"/>
    <w:link w:val="BalloonTextChar"/>
    <w:uiPriority w:val="99"/>
    <w:semiHidden/>
    <w:unhideWhenUsed/>
    <w:rsid w:val="00054CB7"/>
    <w:rPr>
      <w:rFonts w:ascii="Tahoma" w:hAnsi="Tahoma" w:cs="Tahoma"/>
      <w:sz w:val="16"/>
      <w:szCs w:val="16"/>
    </w:rPr>
  </w:style>
  <w:style w:type="character" w:customStyle="1" w:styleId="BalloonTextChar">
    <w:name w:val="Balloon Text Char"/>
    <w:basedOn w:val="DefaultParagraphFont"/>
    <w:link w:val="BalloonText"/>
    <w:uiPriority w:val="99"/>
    <w:semiHidden/>
    <w:rsid w:val="00054CB7"/>
    <w:rPr>
      <w:rFonts w:ascii="Tahoma" w:hAnsi="Tahoma" w:cs="Tahoma"/>
      <w:sz w:val="16"/>
      <w:szCs w:val="16"/>
    </w:rPr>
  </w:style>
  <w:style w:type="paragraph" w:styleId="EndnoteText">
    <w:name w:val="endnote text"/>
    <w:basedOn w:val="Normal"/>
    <w:link w:val="EndnoteTextChar"/>
    <w:uiPriority w:val="99"/>
    <w:semiHidden/>
    <w:unhideWhenUsed/>
    <w:rsid w:val="008A0772"/>
    <w:rPr>
      <w:sz w:val="20"/>
      <w:szCs w:val="20"/>
    </w:rPr>
  </w:style>
  <w:style w:type="character" w:customStyle="1" w:styleId="EndnoteTextChar">
    <w:name w:val="Endnote Text Char"/>
    <w:basedOn w:val="DefaultParagraphFont"/>
    <w:link w:val="EndnoteText"/>
    <w:uiPriority w:val="99"/>
    <w:semiHidden/>
    <w:rsid w:val="008A0772"/>
    <w:rPr>
      <w:rFonts w:ascii="Arial" w:hAnsi="Arial" w:cs="Arial"/>
    </w:rPr>
  </w:style>
  <w:style w:type="character" w:styleId="EndnoteReference">
    <w:name w:val="endnote reference"/>
    <w:basedOn w:val="DefaultParagraphFont"/>
    <w:uiPriority w:val="99"/>
    <w:semiHidden/>
    <w:unhideWhenUsed/>
    <w:rsid w:val="008A0772"/>
    <w:rPr>
      <w:vertAlign w:val="superscript"/>
    </w:rPr>
  </w:style>
  <w:style w:type="paragraph" w:styleId="ListParagraph">
    <w:name w:val="List Paragraph"/>
    <w:basedOn w:val="Normal"/>
    <w:link w:val="ListParagraphChar"/>
    <w:uiPriority w:val="34"/>
    <w:qFormat/>
    <w:rsid w:val="005E052B"/>
    <w:pPr>
      <w:ind w:left="720"/>
      <w:contextualSpacing/>
    </w:pPr>
  </w:style>
  <w:style w:type="character" w:styleId="CommentReference">
    <w:name w:val="annotation reference"/>
    <w:basedOn w:val="DefaultParagraphFont"/>
    <w:uiPriority w:val="99"/>
    <w:semiHidden/>
    <w:unhideWhenUsed/>
    <w:rsid w:val="00134052"/>
    <w:rPr>
      <w:sz w:val="16"/>
      <w:szCs w:val="16"/>
    </w:rPr>
  </w:style>
  <w:style w:type="paragraph" w:styleId="CommentText">
    <w:name w:val="annotation text"/>
    <w:basedOn w:val="Normal"/>
    <w:link w:val="CommentTextChar"/>
    <w:uiPriority w:val="99"/>
    <w:unhideWhenUsed/>
    <w:rsid w:val="00134052"/>
    <w:rPr>
      <w:sz w:val="20"/>
      <w:szCs w:val="20"/>
    </w:rPr>
  </w:style>
  <w:style w:type="character" w:customStyle="1" w:styleId="CommentTextChar">
    <w:name w:val="Comment Text Char"/>
    <w:basedOn w:val="DefaultParagraphFont"/>
    <w:link w:val="CommentText"/>
    <w:uiPriority w:val="99"/>
    <w:rsid w:val="00134052"/>
    <w:rPr>
      <w:rFonts w:ascii="Arial" w:hAnsi="Arial" w:cs="Arial"/>
    </w:rPr>
  </w:style>
  <w:style w:type="paragraph" w:styleId="CommentSubject">
    <w:name w:val="annotation subject"/>
    <w:basedOn w:val="CommentText"/>
    <w:next w:val="CommentText"/>
    <w:link w:val="CommentSubjectChar"/>
    <w:uiPriority w:val="99"/>
    <w:semiHidden/>
    <w:unhideWhenUsed/>
    <w:rsid w:val="00134052"/>
    <w:rPr>
      <w:b/>
      <w:bCs/>
    </w:rPr>
  </w:style>
  <w:style w:type="character" w:customStyle="1" w:styleId="CommentSubjectChar">
    <w:name w:val="Comment Subject Char"/>
    <w:basedOn w:val="CommentTextChar"/>
    <w:link w:val="CommentSubject"/>
    <w:uiPriority w:val="99"/>
    <w:semiHidden/>
    <w:rsid w:val="00134052"/>
    <w:rPr>
      <w:rFonts w:ascii="Arial" w:hAnsi="Arial" w:cs="Arial"/>
      <w:b/>
      <w:bCs/>
    </w:rPr>
  </w:style>
  <w:style w:type="character" w:customStyle="1" w:styleId="TOC9Char">
    <w:name w:val="TOC 9 Char"/>
    <w:basedOn w:val="DefaultParagraphFont"/>
    <w:link w:val="TOC9"/>
    <w:uiPriority w:val="39"/>
    <w:rsid w:val="00C6556E"/>
    <w:rPr>
      <w:rFonts w:ascii="Arial" w:hAnsi="Arial" w:cs="Arial"/>
      <w:b/>
      <w:bCs/>
      <w:sz w:val="24"/>
      <w:szCs w:val="24"/>
    </w:rPr>
  </w:style>
  <w:style w:type="paragraph" w:styleId="Revision">
    <w:name w:val="Revision"/>
    <w:hidden/>
    <w:uiPriority w:val="99"/>
    <w:semiHidden/>
    <w:rsid w:val="00615C26"/>
    <w:rPr>
      <w:rFonts w:ascii="Arial" w:hAnsi="Arial"/>
      <w:sz w:val="24"/>
    </w:rPr>
  </w:style>
  <w:style w:type="table" w:styleId="TableGrid">
    <w:name w:val="Table Grid"/>
    <w:basedOn w:val="TableNormal"/>
    <w:uiPriority w:val="59"/>
    <w:rsid w:val="005C0D14"/>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HeaderChar">
    <w:name w:val="Header Char"/>
    <w:basedOn w:val="DefaultParagraphFont"/>
    <w:link w:val="Header"/>
    <w:semiHidden/>
    <w:rsid w:val="00732413"/>
    <w:rPr>
      <w:rFonts w:ascii="Arial" w:hAnsi="Arial" w:cs="Arial"/>
      <w:sz w:val="24"/>
      <w:szCs w:val="24"/>
    </w:rPr>
  </w:style>
  <w:style w:type="character" w:customStyle="1" w:styleId="FootnoteTextChar">
    <w:name w:val="Footnote Text Char"/>
    <w:basedOn w:val="DefaultParagraphFont"/>
    <w:link w:val="FootnoteText"/>
    <w:uiPriority w:val="99"/>
    <w:rsid w:val="008C70FE"/>
    <w:rPr>
      <w:rFonts w:ascii="Arial" w:hAnsi="Arial" w:cs="Arial"/>
    </w:rPr>
  </w:style>
  <w:style w:type="character" w:customStyle="1" w:styleId="body1">
    <w:name w:val="body1"/>
    <w:basedOn w:val="DefaultParagraphFont"/>
    <w:rsid w:val="00686749"/>
    <w:rPr>
      <w:rFonts w:ascii="Verdana" w:hAnsi="Verdana" w:hint="default"/>
      <w:sz w:val="20"/>
      <w:szCs w:val="20"/>
    </w:rPr>
  </w:style>
  <w:style w:type="character" w:customStyle="1" w:styleId="bodybold1">
    <w:name w:val="bodybold1"/>
    <w:basedOn w:val="DefaultParagraphFont"/>
    <w:rsid w:val="00686749"/>
    <w:rPr>
      <w:rFonts w:ascii="Verdana" w:hAnsi="Verdana" w:hint="default"/>
      <w:b/>
      <w:bCs/>
      <w:sz w:val="20"/>
      <w:szCs w:val="20"/>
    </w:rPr>
  </w:style>
  <w:style w:type="paragraph" w:customStyle="1" w:styleId="H1">
    <w:name w:val="H1"/>
    <w:basedOn w:val="Normal"/>
    <w:next w:val="Normal"/>
    <w:qFormat/>
    <w:rsid w:val="00351D7F"/>
    <w:pPr>
      <w:jc w:val="center"/>
      <w:outlineLvl w:val="0"/>
    </w:pPr>
    <w:rPr>
      <w:sz w:val="72"/>
    </w:rPr>
  </w:style>
  <w:style w:type="paragraph" w:styleId="TOCHeading">
    <w:name w:val="TOC Heading"/>
    <w:basedOn w:val="Heading1"/>
    <w:next w:val="Normal"/>
    <w:uiPriority w:val="39"/>
    <w:unhideWhenUsed/>
    <w:qFormat/>
    <w:rsid w:val="00DA37AD"/>
    <w:pPr>
      <w:keepLines/>
      <w:widowControl/>
      <w:spacing w:before="480" w:line="276" w:lineRule="auto"/>
      <w:outlineLvl w:val="9"/>
    </w:pPr>
    <w:rPr>
      <w:rFonts w:ascii="Calibri" w:eastAsiaTheme="majorEastAsia" w:hAnsi="Calibri" w:cstheme="majorBidi"/>
      <w:b/>
      <w:bCs/>
      <w:color w:val="365F91" w:themeColor="accent1" w:themeShade="BF"/>
      <w:sz w:val="28"/>
      <w:szCs w:val="28"/>
      <w:u w:val="none"/>
    </w:rPr>
  </w:style>
  <w:style w:type="character" w:customStyle="1" w:styleId="Default1Char">
    <w:name w:val="Default1 Char"/>
    <w:basedOn w:val="DefaultParagraphFont"/>
    <w:link w:val="Default1"/>
    <w:rsid w:val="009018C3"/>
    <w:rPr>
      <w:rFonts w:ascii="Arial" w:hAnsi="Arial"/>
      <w:sz w:val="24"/>
    </w:rPr>
  </w:style>
  <w:style w:type="character" w:customStyle="1" w:styleId="DirectivesChar">
    <w:name w:val="Directives Char"/>
    <w:basedOn w:val="Default1Char"/>
    <w:link w:val="Directives"/>
    <w:rsid w:val="009018C3"/>
    <w:rPr>
      <w:rFonts w:asciiTheme="minorHAnsi" w:hAnsiTheme="minorHAnsi"/>
      <w:sz w:val="24"/>
    </w:rPr>
  </w:style>
  <w:style w:type="character" w:customStyle="1" w:styleId="ListParagraphChar">
    <w:name w:val="List Paragraph Char"/>
    <w:basedOn w:val="DefaultParagraphFont"/>
    <w:link w:val="ListParagraph"/>
    <w:uiPriority w:val="34"/>
    <w:rsid w:val="00CA0004"/>
  </w:style>
</w:styles>
</file>

<file path=word/webSettings.xml><?xml version="1.0" encoding="utf-8"?>
<w:webSettings xmlns:r="http://schemas.openxmlformats.org/officeDocument/2006/relationships" xmlns:w="http://schemas.openxmlformats.org/wordprocessingml/2006/main">
  <w:divs>
    <w:div w:id="366486733">
      <w:bodyDiv w:val="1"/>
      <w:marLeft w:val="0"/>
      <w:marRight w:val="0"/>
      <w:marTop w:val="0"/>
      <w:marBottom w:val="0"/>
      <w:divBdr>
        <w:top w:val="none" w:sz="0" w:space="0" w:color="auto"/>
        <w:left w:val="none" w:sz="0" w:space="0" w:color="auto"/>
        <w:bottom w:val="none" w:sz="0" w:space="0" w:color="auto"/>
        <w:right w:val="none" w:sz="0" w:space="0" w:color="auto"/>
      </w:divBdr>
      <w:divsChild>
        <w:div w:id="1501891068">
          <w:marLeft w:val="0"/>
          <w:marRight w:val="0"/>
          <w:marTop w:val="0"/>
          <w:marBottom w:val="0"/>
          <w:divBdr>
            <w:top w:val="none" w:sz="0" w:space="0" w:color="auto"/>
            <w:left w:val="none" w:sz="0" w:space="0" w:color="auto"/>
            <w:bottom w:val="none" w:sz="0" w:space="0" w:color="auto"/>
            <w:right w:val="none" w:sz="0" w:space="0" w:color="auto"/>
          </w:divBdr>
          <w:divsChild>
            <w:div w:id="130858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035110">
      <w:bodyDiv w:val="1"/>
      <w:marLeft w:val="0"/>
      <w:marRight w:val="0"/>
      <w:marTop w:val="0"/>
      <w:marBottom w:val="0"/>
      <w:divBdr>
        <w:top w:val="none" w:sz="0" w:space="0" w:color="auto"/>
        <w:left w:val="none" w:sz="0" w:space="0" w:color="auto"/>
        <w:bottom w:val="none" w:sz="0" w:space="0" w:color="auto"/>
        <w:right w:val="none" w:sz="0" w:space="0" w:color="auto"/>
      </w:divBdr>
      <w:divsChild>
        <w:div w:id="837967689">
          <w:marLeft w:val="0"/>
          <w:marRight w:val="0"/>
          <w:marTop w:val="0"/>
          <w:marBottom w:val="0"/>
          <w:divBdr>
            <w:top w:val="none" w:sz="0" w:space="0" w:color="auto"/>
            <w:left w:val="none" w:sz="0" w:space="0" w:color="auto"/>
            <w:bottom w:val="none" w:sz="0" w:space="0" w:color="auto"/>
            <w:right w:val="none" w:sz="0" w:space="0" w:color="auto"/>
          </w:divBdr>
          <w:divsChild>
            <w:div w:id="1161002691">
              <w:marLeft w:val="0"/>
              <w:marRight w:val="0"/>
              <w:marTop w:val="0"/>
              <w:marBottom w:val="0"/>
              <w:divBdr>
                <w:top w:val="none" w:sz="0" w:space="0" w:color="auto"/>
                <w:left w:val="none" w:sz="0" w:space="0" w:color="auto"/>
                <w:bottom w:val="none" w:sz="0" w:space="0" w:color="auto"/>
                <w:right w:val="none" w:sz="0" w:space="0" w:color="auto"/>
              </w:divBdr>
              <w:divsChild>
                <w:div w:id="75386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4751656">
      <w:bodyDiv w:val="1"/>
      <w:marLeft w:val="0"/>
      <w:marRight w:val="0"/>
      <w:marTop w:val="0"/>
      <w:marBottom w:val="0"/>
      <w:divBdr>
        <w:top w:val="none" w:sz="0" w:space="0" w:color="auto"/>
        <w:left w:val="none" w:sz="0" w:space="0" w:color="auto"/>
        <w:bottom w:val="none" w:sz="0" w:space="0" w:color="auto"/>
        <w:right w:val="none" w:sz="0" w:space="0" w:color="auto"/>
      </w:divBdr>
      <w:divsChild>
        <w:div w:id="1032615041">
          <w:marLeft w:val="0"/>
          <w:marRight w:val="0"/>
          <w:marTop w:val="0"/>
          <w:marBottom w:val="0"/>
          <w:divBdr>
            <w:top w:val="none" w:sz="0" w:space="0" w:color="auto"/>
            <w:left w:val="none" w:sz="0" w:space="0" w:color="auto"/>
            <w:bottom w:val="none" w:sz="0" w:space="0" w:color="auto"/>
            <w:right w:val="none" w:sz="0" w:space="0" w:color="auto"/>
          </w:divBdr>
          <w:divsChild>
            <w:div w:id="1475097175">
              <w:marLeft w:val="0"/>
              <w:marRight w:val="0"/>
              <w:marTop w:val="0"/>
              <w:marBottom w:val="0"/>
              <w:divBdr>
                <w:top w:val="none" w:sz="0" w:space="0" w:color="auto"/>
                <w:left w:val="none" w:sz="0" w:space="0" w:color="auto"/>
                <w:bottom w:val="none" w:sz="0" w:space="0" w:color="auto"/>
                <w:right w:val="none" w:sz="0" w:space="0" w:color="auto"/>
              </w:divBdr>
              <w:divsChild>
                <w:div w:id="923034606">
                  <w:marLeft w:val="250"/>
                  <w:marRight w:val="0"/>
                  <w:marTop w:val="120"/>
                  <w:marBottom w:val="0"/>
                  <w:divBdr>
                    <w:top w:val="none" w:sz="0" w:space="0" w:color="auto"/>
                    <w:left w:val="none" w:sz="0" w:space="0" w:color="auto"/>
                    <w:bottom w:val="none" w:sz="0" w:space="0" w:color="auto"/>
                    <w:right w:val="none" w:sz="0" w:space="0" w:color="auto"/>
                  </w:divBdr>
                  <w:divsChild>
                    <w:div w:id="20849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3356588">
      <w:bodyDiv w:val="1"/>
      <w:marLeft w:val="0"/>
      <w:marRight w:val="0"/>
      <w:marTop w:val="0"/>
      <w:marBottom w:val="0"/>
      <w:divBdr>
        <w:top w:val="none" w:sz="0" w:space="0" w:color="auto"/>
        <w:left w:val="none" w:sz="0" w:space="0" w:color="auto"/>
        <w:bottom w:val="none" w:sz="0" w:space="0" w:color="auto"/>
        <w:right w:val="none" w:sz="0" w:space="0" w:color="auto"/>
      </w:divBdr>
      <w:divsChild>
        <w:div w:id="1701972103">
          <w:marLeft w:val="0"/>
          <w:marRight w:val="0"/>
          <w:marTop w:val="0"/>
          <w:marBottom w:val="0"/>
          <w:divBdr>
            <w:top w:val="none" w:sz="0" w:space="0" w:color="auto"/>
            <w:left w:val="none" w:sz="0" w:space="0" w:color="auto"/>
            <w:bottom w:val="none" w:sz="0" w:space="0" w:color="auto"/>
            <w:right w:val="none" w:sz="0" w:space="0" w:color="auto"/>
          </w:divBdr>
          <w:divsChild>
            <w:div w:id="1318194840">
              <w:marLeft w:val="0"/>
              <w:marRight w:val="0"/>
              <w:marTop w:val="0"/>
              <w:marBottom w:val="0"/>
              <w:divBdr>
                <w:top w:val="none" w:sz="0" w:space="0" w:color="auto"/>
                <w:left w:val="none" w:sz="0" w:space="0" w:color="auto"/>
                <w:bottom w:val="none" w:sz="0" w:space="0" w:color="auto"/>
                <w:right w:val="none" w:sz="0" w:space="0" w:color="auto"/>
              </w:divBdr>
              <w:divsChild>
                <w:div w:id="82146494">
                  <w:marLeft w:val="0"/>
                  <w:marRight w:val="0"/>
                  <w:marTop w:val="0"/>
                  <w:marBottom w:val="0"/>
                  <w:divBdr>
                    <w:top w:val="none" w:sz="0" w:space="0" w:color="auto"/>
                    <w:left w:val="none" w:sz="0" w:space="0" w:color="auto"/>
                    <w:bottom w:val="none" w:sz="0" w:space="0" w:color="auto"/>
                    <w:right w:val="none" w:sz="0" w:space="0" w:color="auto"/>
                  </w:divBdr>
                  <w:divsChild>
                    <w:div w:id="1611888933">
                      <w:marLeft w:val="0"/>
                      <w:marRight w:val="0"/>
                      <w:marTop w:val="0"/>
                      <w:marBottom w:val="0"/>
                      <w:divBdr>
                        <w:top w:val="none" w:sz="0" w:space="0" w:color="auto"/>
                        <w:left w:val="none" w:sz="0" w:space="0" w:color="auto"/>
                        <w:bottom w:val="none" w:sz="0" w:space="0" w:color="auto"/>
                        <w:right w:val="none" w:sz="0" w:space="0" w:color="auto"/>
                      </w:divBdr>
                    </w:div>
                    <w:div w:id="628822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3152609">
      <w:bodyDiv w:val="1"/>
      <w:marLeft w:val="0"/>
      <w:marRight w:val="0"/>
      <w:marTop w:val="0"/>
      <w:marBottom w:val="0"/>
      <w:divBdr>
        <w:top w:val="none" w:sz="0" w:space="0" w:color="auto"/>
        <w:left w:val="none" w:sz="0" w:space="0" w:color="auto"/>
        <w:bottom w:val="none" w:sz="0" w:space="0" w:color="auto"/>
        <w:right w:val="none" w:sz="0" w:space="0" w:color="auto"/>
      </w:divBdr>
      <w:divsChild>
        <w:div w:id="1970670908">
          <w:marLeft w:val="0"/>
          <w:marRight w:val="0"/>
          <w:marTop w:val="0"/>
          <w:marBottom w:val="0"/>
          <w:divBdr>
            <w:top w:val="none" w:sz="0" w:space="0" w:color="auto"/>
            <w:left w:val="none" w:sz="0" w:space="0" w:color="auto"/>
            <w:bottom w:val="none" w:sz="0" w:space="0" w:color="auto"/>
            <w:right w:val="none" w:sz="0" w:space="0" w:color="auto"/>
          </w:divBdr>
          <w:divsChild>
            <w:div w:id="2036805051">
              <w:marLeft w:val="0"/>
              <w:marRight w:val="0"/>
              <w:marTop w:val="0"/>
              <w:marBottom w:val="0"/>
              <w:divBdr>
                <w:top w:val="none" w:sz="0" w:space="0" w:color="auto"/>
                <w:left w:val="none" w:sz="0" w:space="0" w:color="auto"/>
                <w:bottom w:val="none" w:sz="0" w:space="0" w:color="auto"/>
                <w:right w:val="none" w:sz="0" w:space="0" w:color="auto"/>
              </w:divBdr>
              <w:divsChild>
                <w:div w:id="1083526960">
                  <w:marLeft w:val="0"/>
                  <w:marRight w:val="0"/>
                  <w:marTop w:val="0"/>
                  <w:marBottom w:val="0"/>
                  <w:divBdr>
                    <w:top w:val="none" w:sz="0" w:space="0" w:color="auto"/>
                    <w:left w:val="none" w:sz="0" w:space="0" w:color="auto"/>
                    <w:bottom w:val="none" w:sz="0" w:space="0" w:color="auto"/>
                    <w:right w:val="none" w:sz="0" w:space="0" w:color="auto"/>
                  </w:divBdr>
                  <w:divsChild>
                    <w:div w:id="504714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187475">
      <w:bodyDiv w:val="1"/>
      <w:marLeft w:val="0"/>
      <w:marRight w:val="0"/>
      <w:marTop w:val="0"/>
      <w:marBottom w:val="0"/>
      <w:divBdr>
        <w:top w:val="none" w:sz="0" w:space="0" w:color="auto"/>
        <w:left w:val="none" w:sz="0" w:space="0" w:color="auto"/>
        <w:bottom w:val="none" w:sz="0" w:space="0" w:color="auto"/>
        <w:right w:val="none" w:sz="0" w:space="0" w:color="auto"/>
      </w:divBdr>
      <w:divsChild>
        <w:div w:id="930360802">
          <w:marLeft w:val="0"/>
          <w:marRight w:val="0"/>
          <w:marTop w:val="0"/>
          <w:marBottom w:val="0"/>
          <w:divBdr>
            <w:top w:val="none" w:sz="0" w:space="0" w:color="auto"/>
            <w:left w:val="none" w:sz="0" w:space="0" w:color="auto"/>
            <w:bottom w:val="none" w:sz="0" w:space="0" w:color="auto"/>
            <w:right w:val="none" w:sz="0" w:space="0" w:color="auto"/>
          </w:divBdr>
        </w:div>
      </w:divsChild>
    </w:div>
    <w:div w:id="1112015755">
      <w:bodyDiv w:val="1"/>
      <w:marLeft w:val="0"/>
      <w:marRight w:val="0"/>
      <w:marTop w:val="0"/>
      <w:marBottom w:val="0"/>
      <w:divBdr>
        <w:top w:val="none" w:sz="0" w:space="0" w:color="auto"/>
        <w:left w:val="none" w:sz="0" w:space="0" w:color="auto"/>
        <w:bottom w:val="none" w:sz="0" w:space="0" w:color="auto"/>
        <w:right w:val="none" w:sz="0" w:space="0" w:color="auto"/>
      </w:divBdr>
      <w:divsChild>
        <w:div w:id="1448428157">
          <w:marLeft w:val="0"/>
          <w:marRight w:val="0"/>
          <w:marTop w:val="0"/>
          <w:marBottom w:val="0"/>
          <w:divBdr>
            <w:top w:val="none" w:sz="0" w:space="0" w:color="auto"/>
            <w:left w:val="none" w:sz="0" w:space="0" w:color="auto"/>
            <w:bottom w:val="none" w:sz="0" w:space="0" w:color="auto"/>
            <w:right w:val="none" w:sz="0" w:space="0" w:color="auto"/>
          </w:divBdr>
          <w:divsChild>
            <w:div w:id="204559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921482">
      <w:bodyDiv w:val="1"/>
      <w:marLeft w:val="0"/>
      <w:marRight w:val="0"/>
      <w:marTop w:val="0"/>
      <w:marBottom w:val="0"/>
      <w:divBdr>
        <w:top w:val="none" w:sz="0" w:space="0" w:color="auto"/>
        <w:left w:val="none" w:sz="0" w:space="0" w:color="auto"/>
        <w:bottom w:val="none" w:sz="0" w:space="0" w:color="auto"/>
        <w:right w:val="none" w:sz="0" w:space="0" w:color="auto"/>
      </w:divBdr>
      <w:divsChild>
        <w:div w:id="536477941">
          <w:marLeft w:val="0"/>
          <w:marRight w:val="0"/>
          <w:marTop w:val="0"/>
          <w:marBottom w:val="0"/>
          <w:divBdr>
            <w:top w:val="none" w:sz="0" w:space="0" w:color="auto"/>
            <w:left w:val="none" w:sz="0" w:space="0" w:color="auto"/>
            <w:bottom w:val="none" w:sz="0" w:space="0" w:color="auto"/>
            <w:right w:val="none" w:sz="0" w:space="0" w:color="auto"/>
          </w:divBdr>
          <w:divsChild>
            <w:div w:id="2014915648">
              <w:marLeft w:val="0"/>
              <w:marRight w:val="0"/>
              <w:marTop w:val="0"/>
              <w:marBottom w:val="0"/>
              <w:divBdr>
                <w:top w:val="dotted" w:sz="2" w:space="12" w:color="CCCCCC"/>
                <w:left w:val="dotted" w:sz="4" w:space="12" w:color="CCCCCC"/>
                <w:bottom w:val="dotted" w:sz="4" w:space="12" w:color="CCCCCC"/>
                <w:right w:val="dotted" w:sz="4" w:space="12" w:color="CCCCCC"/>
              </w:divBdr>
              <w:divsChild>
                <w:div w:id="107979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484245">
      <w:bodyDiv w:val="1"/>
      <w:marLeft w:val="0"/>
      <w:marRight w:val="0"/>
      <w:marTop w:val="0"/>
      <w:marBottom w:val="0"/>
      <w:divBdr>
        <w:top w:val="none" w:sz="0" w:space="0" w:color="auto"/>
        <w:left w:val="none" w:sz="0" w:space="0" w:color="auto"/>
        <w:bottom w:val="none" w:sz="0" w:space="0" w:color="auto"/>
        <w:right w:val="none" w:sz="0" w:space="0" w:color="auto"/>
      </w:divBdr>
      <w:divsChild>
        <w:div w:id="1913462501">
          <w:marLeft w:val="0"/>
          <w:marRight w:val="0"/>
          <w:marTop w:val="0"/>
          <w:marBottom w:val="0"/>
          <w:divBdr>
            <w:top w:val="none" w:sz="0" w:space="0" w:color="auto"/>
            <w:left w:val="none" w:sz="0" w:space="0" w:color="auto"/>
            <w:bottom w:val="none" w:sz="0" w:space="0" w:color="auto"/>
            <w:right w:val="none" w:sz="0" w:space="0" w:color="auto"/>
          </w:divBdr>
        </w:div>
      </w:divsChild>
    </w:div>
    <w:div w:id="1365405865">
      <w:bodyDiv w:val="1"/>
      <w:marLeft w:val="0"/>
      <w:marRight w:val="0"/>
      <w:marTop w:val="0"/>
      <w:marBottom w:val="0"/>
      <w:divBdr>
        <w:top w:val="none" w:sz="0" w:space="0" w:color="auto"/>
        <w:left w:val="none" w:sz="0" w:space="0" w:color="auto"/>
        <w:bottom w:val="none" w:sz="0" w:space="0" w:color="auto"/>
        <w:right w:val="none" w:sz="0" w:space="0" w:color="auto"/>
      </w:divBdr>
      <w:divsChild>
        <w:div w:id="1584147538">
          <w:marLeft w:val="0"/>
          <w:marRight w:val="0"/>
          <w:marTop w:val="0"/>
          <w:marBottom w:val="0"/>
          <w:divBdr>
            <w:top w:val="none" w:sz="0" w:space="0" w:color="auto"/>
            <w:left w:val="none" w:sz="0" w:space="0" w:color="auto"/>
            <w:bottom w:val="none" w:sz="0" w:space="0" w:color="auto"/>
            <w:right w:val="none" w:sz="0" w:space="0" w:color="auto"/>
          </w:divBdr>
        </w:div>
      </w:divsChild>
    </w:div>
    <w:div w:id="1487480101">
      <w:bodyDiv w:val="1"/>
      <w:marLeft w:val="0"/>
      <w:marRight w:val="0"/>
      <w:marTop w:val="0"/>
      <w:marBottom w:val="0"/>
      <w:divBdr>
        <w:top w:val="none" w:sz="0" w:space="0" w:color="auto"/>
        <w:left w:val="none" w:sz="0" w:space="0" w:color="auto"/>
        <w:bottom w:val="none" w:sz="0" w:space="0" w:color="auto"/>
        <w:right w:val="none" w:sz="0" w:space="0" w:color="auto"/>
      </w:divBdr>
      <w:divsChild>
        <w:div w:id="1100178081">
          <w:marLeft w:val="0"/>
          <w:marRight w:val="0"/>
          <w:marTop w:val="0"/>
          <w:marBottom w:val="0"/>
          <w:divBdr>
            <w:top w:val="none" w:sz="0" w:space="0" w:color="auto"/>
            <w:left w:val="none" w:sz="0" w:space="0" w:color="auto"/>
            <w:bottom w:val="none" w:sz="0" w:space="0" w:color="auto"/>
            <w:right w:val="none" w:sz="0" w:space="0" w:color="auto"/>
          </w:divBdr>
          <w:divsChild>
            <w:div w:id="1521771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270666">
      <w:bodyDiv w:val="1"/>
      <w:marLeft w:val="67"/>
      <w:marRight w:val="67"/>
      <w:marTop w:val="25"/>
      <w:marBottom w:val="25"/>
      <w:divBdr>
        <w:top w:val="none" w:sz="0" w:space="0" w:color="auto"/>
        <w:left w:val="none" w:sz="0" w:space="0" w:color="auto"/>
        <w:bottom w:val="none" w:sz="0" w:space="0" w:color="auto"/>
        <w:right w:val="none" w:sz="0" w:space="0" w:color="auto"/>
      </w:divBdr>
      <w:divsChild>
        <w:div w:id="1326666680">
          <w:marLeft w:val="0"/>
          <w:marRight w:val="0"/>
          <w:marTop w:val="0"/>
          <w:marBottom w:val="0"/>
          <w:divBdr>
            <w:top w:val="none" w:sz="0" w:space="0" w:color="auto"/>
            <w:left w:val="none" w:sz="0" w:space="0" w:color="auto"/>
            <w:bottom w:val="none" w:sz="0" w:space="0" w:color="auto"/>
            <w:right w:val="none" w:sz="0" w:space="0" w:color="auto"/>
          </w:divBdr>
          <w:divsChild>
            <w:div w:id="204486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273981">
      <w:bodyDiv w:val="1"/>
      <w:marLeft w:val="0"/>
      <w:marRight w:val="0"/>
      <w:marTop w:val="0"/>
      <w:marBottom w:val="0"/>
      <w:divBdr>
        <w:top w:val="none" w:sz="0" w:space="0" w:color="auto"/>
        <w:left w:val="none" w:sz="0" w:space="0" w:color="auto"/>
        <w:bottom w:val="none" w:sz="0" w:space="0" w:color="auto"/>
        <w:right w:val="none" w:sz="0" w:space="0" w:color="auto"/>
      </w:divBdr>
      <w:divsChild>
        <w:div w:id="2101949206">
          <w:marLeft w:val="0"/>
          <w:marRight w:val="0"/>
          <w:marTop w:val="0"/>
          <w:marBottom w:val="0"/>
          <w:divBdr>
            <w:top w:val="none" w:sz="0" w:space="0" w:color="auto"/>
            <w:left w:val="none" w:sz="0" w:space="0" w:color="auto"/>
            <w:bottom w:val="none" w:sz="0" w:space="0" w:color="auto"/>
            <w:right w:val="none" w:sz="0" w:space="0" w:color="auto"/>
          </w:divBdr>
          <w:divsChild>
            <w:div w:id="1277132078">
              <w:marLeft w:val="0"/>
              <w:marRight w:val="0"/>
              <w:marTop w:val="0"/>
              <w:marBottom w:val="0"/>
              <w:divBdr>
                <w:top w:val="none" w:sz="0" w:space="0" w:color="auto"/>
                <w:left w:val="none" w:sz="0" w:space="0" w:color="auto"/>
                <w:bottom w:val="none" w:sz="0" w:space="0" w:color="auto"/>
                <w:right w:val="none" w:sz="0" w:space="0" w:color="auto"/>
              </w:divBdr>
              <w:divsChild>
                <w:div w:id="1079444008">
                  <w:marLeft w:val="0"/>
                  <w:marRight w:val="0"/>
                  <w:marTop w:val="0"/>
                  <w:marBottom w:val="0"/>
                  <w:divBdr>
                    <w:top w:val="none" w:sz="0" w:space="0" w:color="auto"/>
                    <w:left w:val="none" w:sz="0" w:space="0" w:color="auto"/>
                    <w:bottom w:val="none" w:sz="0" w:space="0" w:color="auto"/>
                    <w:right w:val="none" w:sz="0" w:space="0" w:color="auto"/>
                  </w:divBdr>
                  <w:divsChild>
                    <w:div w:id="1600528464">
                      <w:marLeft w:val="0"/>
                      <w:marRight w:val="0"/>
                      <w:marTop w:val="0"/>
                      <w:marBottom w:val="0"/>
                      <w:divBdr>
                        <w:top w:val="none" w:sz="0" w:space="0" w:color="auto"/>
                        <w:left w:val="none" w:sz="0" w:space="0" w:color="auto"/>
                        <w:bottom w:val="none" w:sz="0" w:space="0" w:color="auto"/>
                        <w:right w:val="none" w:sz="0" w:space="0" w:color="auto"/>
                      </w:divBdr>
                    </w:div>
                    <w:div w:id="493690756">
                      <w:marLeft w:val="0"/>
                      <w:marRight w:val="0"/>
                      <w:marTop w:val="0"/>
                      <w:marBottom w:val="0"/>
                      <w:divBdr>
                        <w:top w:val="none" w:sz="0" w:space="0" w:color="auto"/>
                        <w:left w:val="none" w:sz="0" w:space="0" w:color="auto"/>
                        <w:bottom w:val="none" w:sz="0" w:space="0" w:color="auto"/>
                        <w:right w:val="none" w:sz="0" w:space="0" w:color="auto"/>
                      </w:divBdr>
                    </w:div>
                    <w:div w:id="25737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454820">
      <w:bodyDiv w:val="1"/>
      <w:marLeft w:val="0"/>
      <w:marRight w:val="0"/>
      <w:marTop w:val="0"/>
      <w:marBottom w:val="0"/>
      <w:divBdr>
        <w:top w:val="none" w:sz="0" w:space="0" w:color="auto"/>
        <w:left w:val="none" w:sz="0" w:space="0" w:color="auto"/>
        <w:bottom w:val="none" w:sz="0" w:space="0" w:color="auto"/>
        <w:right w:val="none" w:sz="0" w:space="0" w:color="auto"/>
      </w:divBdr>
      <w:divsChild>
        <w:div w:id="1485009824">
          <w:marLeft w:val="0"/>
          <w:marRight w:val="0"/>
          <w:marTop w:val="0"/>
          <w:marBottom w:val="0"/>
          <w:divBdr>
            <w:top w:val="none" w:sz="0" w:space="0" w:color="auto"/>
            <w:left w:val="none" w:sz="0" w:space="0" w:color="auto"/>
            <w:bottom w:val="none" w:sz="0" w:space="0" w:color="auto"/>
            <w:right w:val="none" w:sz="0" w:space="0" w:color="auto"/>
          </w:divBdr>
        </w:div>
      </w:divsChild>
    </w:div>
    <w:div w:id="1662461210">
      <w:bodyDiv w:val="1"/>
      <w:marLeft w:val="0"/>
      <w:marRight w:val="0"/>
      <w:marTop w:val="0"/>
      <w:marBottom w:val="0"/>
      <w:divBdr>
        <w:top w:val="none" w:sz="0" w:space="0" w:color="auto"/>
        <w:left w:val="none" w:sz="0" w:space="0" w:color="auto"/>
        <w:bottom w:val="none" w:sz="0" w:space="0" w:color="auto"/>
        <w:right w:val="none" w:sz="0" w:space="0" w:color="auto"/>
      </w:divBdr>
      <w:divsChild>
        <w:div w:id="2133553810">
          <w:marLeft w:val="0"/>
          <w:marRight w:val="0"/>
          <w:marTop w:val="0"/>
          <w:marBottom w:val="0"/>
          <w:divBdr>
            <w:top w:val="none" w:sz="0" w:space="0" w:color="auto"/>
            <w:left w:val="none" w:sz="0" w:space="0" w:color="auto"/>
            <w:bottom w:val="none" w:sz="0" w:space="0" w:color="auto"/>
            <w:right w:val="none" w:sz="0" w:space="0" w:color="auto"/>
          </w:divBdr>
        </w:div>
      </w:divsChild>
    </w:div>
    <w:div w:id="1681589223">
      <w:bodyDiv w:val="1"/>
      <w:marLeft w:val="0"/>
      <w:marRight w:val="0"/>
      <w:marTop w:val="0"/>
      <w:marBottom w:val="0"/>
      <w:divBdr>
        <w:top w:val="none" w:sz="0" w:space="0" w:color="auto"/>
        <w:left w:val="none" w:sz="0" w:space="0" w:color="auto"/>
        <w:bottom w:val="none" w:sz="0" w:space="0" w:color="auto"/>
        <w:right w:val="none" w:sz="0" w:space="0" w:color="auto"/>
      </w:divBdr>
      <w:divsChild>
        <w:div w:id="457801156">
          <w:marLeft w:val="0"/>
          <w:marRight w:val="0"/>
          <w:marTop w:val="0"/>
          <w:marBottom w:val="0"/>
          <w:divBdr>
            <w:top w:val="none" w:sz="0" w:space="0" w:color="auto"/>
            <w:left w:val="none" w:sz="0" w:space="0" w:color="auto"/>
            <w:bottom w:val="none" w:sz="0" w:space="0" w:color="auto"/>
            <w:right w:val="none" w:sz="0" w:space="0" w:color="auto"/>
          </w:divBdr>
          <w:divsChild>
            <w:div w:id="977370445">
              <w:marLeft w:val="0"/>
              <w:marRight w:val="0"/>
              <w:marTop w:val="0"/>
              <w:marBottom w:val="0"/>
              <w:divBdr>
                <w:top w:val="none" w:sz="0" w:space="0" w:color="auto"/>
                <w:left w:val="none" w:sz="0" w:space="0" w:color="auto"/>
                <w:bottom w:val="none" w:sz="0" w:space="0" w:color="auto"/>
                <w:right w:val="none" w:sz="0" w:space="0" w:color="auto"/>
              </w:divBdr>
              <w:divsChild>
                <w:div w:id="362481542">
                  <w:marLeft w:val="0"/>
                  <w:marRight w:val="0"/>
                  <w:marTop w:val="0"/>
                  <w:marBottom w:val="0"/>
                  <w:divBdr>
                    <w:top w:val="none" w:sz="0" w:space="0" w:color="auto"/>
                    <w:left w:val="none" w:sz="0" w:space="0" w:color="auto"/>
                    <w:bottom w:val="none" w:sz="0" w:space="0" w:color="auto"/>
                    <w:right w:val="none" w:sz="0" w:space="0" w:color="auto"/>
                  </w:divBdr>
                  <w:divsChild>
                    <w:div w:id="354430723">
                      <w:marLeft w:val="0"/>
                      <w:marRight w:val="0"/>
                      <w:marTop w:val="0"/>
                      <w:marBottom w:val="0"/>
                      <w:divBdr>
                        <w:top w:val="none" w:sz="0" w:space="0" w:color="auto"/>
                        <w:left w:val="none" w:sz="0" w:space="0" w:color="auto"/>
                        <w:bottom w:val="none" w:sz="0" w:space="0" w:color="auto"/>
                        <w:right w:val="none" w:sz="0" w:space="0" w:color="auto"/>
                      </w:divBdr>
                    </w:div>
                    <w:div w:id="24589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732306">
      <w:bodyDiv w:val="1"/>
      <w:marLeft w:val="0"/>
      <w:marRight w:val="0"/>
      <w:marTop w:val="0"/>
      <w:marBottom w:val="0"/>
      <w:divBdr>
        <w:top w:val="none" w:sz="0" w:space="0" w:color="auto"/>
        <w:left w:val="none" w:sz="0" w:space="0" w:color="auto"/>
        <w:bottom w:val="none" w:sz="0" w:space="0" w:color="auto"/>
        <w:right w:val="none" w:sz="0" w:space="0" w:color="auto"/>
      </w:divBdr>
    </w:div>
    <w:div w:id="2023892037">
      <w:bodyDiv w:val="1"/>
      <w:marLeft w:val="0"/>
      <w:marRight w:val="0"/>
      <w:marTop w:val="0"/>
      <w:marBottom w:val="0"/>
      <w:divBdr>
        <w:top w:val="none" w:sz="0" w:space="0" w:color="auto"/>
        <w:left w:val="none" w:sz="0" w:space="0" w:color="auto"/>
        <w:bottom w:val="none" w:sz="0" w:space="0" w:color="auto"/>
        <w:right w:val="none" w:sz="0" w:space="0" w:color="auto"/>
      </w:divBdr>
    </w:div>
    <w:div w:id="2093046780">
      <w:bodyDiv w:val="1"/>
      <w:marLeft w:val="0"/>
      <w:marRight w:val="0"/>
      <w:marTop w:val="0"/>
      <w:marBottom w:val="0"/>
      <w:divBdr>
        <w:top w:val="none" w:sz="0" w:space="0" w:color="auto"/>
        <w:left w:val="none" w:sz="0" w:space="0" w:color="auto"/>
        <w:bottom w:val="none" w:sz="0" w:space="0" w:color="auto"/>
        <w:right w:val="none" w:sz="0" w:space="0" w:color="auto"/>
      </w:divBdr>
      <w:divsChild>
        <w:div w:id="123759521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7.xml"/><Relationship Id="rId117" Type="http://schemas.openxmlformats.org/officeDocument/2006/relationships/header" Target="header43.xml"/><Relationship Id="rId21" Type="http://schemas.openxmlformats.org/officeDocument/2006/relationships/header" Target="header6.xml"/><Relationship Id="rId42" Type="http://schemas.openxmlformats.org/officeDocument/2006/relationships/footer" Target="footer14.xml"/><Relationship Id="rId47" Type="http://schemas.openxmlformats.org/officeDocument/2006/relationships/footer" Target="footer16.xml"/><Relationship Id="rId63" Type="http://schemas.openxmlformats.org/officeDocument/2006/relationships/header" Target="header23.xml"/><Relationship Id="rId68" Type="http://schemas.openxmlformats.org/officeDocument/2006/relationships/image" Target="media/image13.png"/><Relationship Id="rId84" Type="http://schemas.openxmlformats.org/officeDocument/2006/relationships/image" Target="media/image17.jpeg"/><Relationship Id="rId89" Type="http://schemas.openxmlformats.org/officeDocument/2006/relationships/header" Target="header33.xml"/><Relationship Id="rId112" Type="http://schemas.openxmlformats.org/officeDocument/2006/relationships/image" Target="media/image24.gif"/><Relationship Id="rId133" Type="http://schemas.openxmlformats.org/officeDocument/2006/relationships/header" Target="header50.xml"/><Relationship Id="rId138" Type="http://schemas.openxmlformats.org/officeDocument/2006/relationships/footer" Target="footer50.xml"/><Relationship Id="rId154" Type="http://schemas.openxmlformats.org/officeDocument/2006/relationships/footer" Target="footer54.xml"/><Relationship Id="rId159" Type="http://schemas.openxmlformats.org/officeDocument/2006/relationships/header" Target="header65.xml"/><Relationship Id="rId175" Type="http://schemas.openxmlformats.org/officeDocument/2006/relationships/image" Target="media/image33.png"/><Relationship Id="rId170" Type="http://schemas.openxmlformats.org/officeDocument/2006/relationships/footer" Target="footer60.xml"/><Relationship Id="rId16" Type="http://schemas.openxmlformats.org/officeDocument/2006/relationships/image" Target="media/image4.png"/><Relationship Id="rId107" Type="http://schemas.openxmlformats.org/officeDocument/2006/relationships/header" Target="header40.xml"/><Relationship Id="rId11" Type="http://schemas.openxmlformats.org/officeDocument/2006/relationships/footer" Target="footer2.xml"/><Relationship Id="rId32" Type="http://schemas.openxmlformats.org/officeDocument/2006/relationships/footer" Target="footer10.xml"/><Relationship Id="rId37" Type="http://schemas.openxmlformats.org/officeDocument/2006/relationships/image" Target="media/image8.wmf"/><Relationship Id="rId53" Type="http://schemas.openxmlformats.org/officeDocument/2006/relationships/image" Target="media/image10.jpeg"/><Relationship Id="rId58" Type="http://schemas.openxmlformats.org/officeDocument/2006/relationships/footer" Target="footer20.xml"/><Relationship Id="rId74" Type="http://schemas.openxmlformats.org/officeDocument/2006/relationships/footer" Target="footer26.xml"/><Relationship Id="rId79" Type="http://schemas.openxmlformats.org/officeDocument/2006/relationships/header" Target="header29.xml"/><Relationship Id="rId102" Type="http://schemas.openxmlformats.org/officeDocument/2006/relationships/header" Target="header38.xml"/><Relationship Id="rId123" Type="http://schemas.openxmlformats.org/officeDocument/2006/relationships/header" Target="header45.xml"/><Relationship Id="rId128" Type="http://schemas.openxmlformats.org/officeDocument/2006/relationships/footer" Target="footer45.xml"/><Relationship Id="rId144" Type="http://schemas.openxmlformats.org/officeDocument/2006/relationships/image" Target="media/image29.gif"/><Relationship Id="rId149" Type="http://schemas.openxmlformats.org/officeDocument/2006/relationships/header" Target="header60.xml"/><Relationship Id="rId5" Type="http://schemas.openxmlformats.org/officeDocument/2006/relationships/webSettings" Target="webSettings.xml"/><Relationship Id="rId90" Type="http://schemas.openxmlformats.org/officeDocument/2006/relationships/header" Target="header34.xml"/><Relationship Id="rId95" Type="http://schemas.openxmlformats.org/officeDocument/2006/relationships/image" Target="media/image20.gif"/><Relationship Id="rId160" Type="http://schemas.openxmlformats.org/officeDocument/2006/relationships/footer" Target="footer57.xml"/><Relationship Id="rId165" Type="http://schemas.openxmlformats.org/officeDocument/2006/relationships/header" Target="header70.xml"/><Relationship Id="rId181" Type="http://schemas.openxmlformats.org/officeDocument/2006/relationships/footer" Target="footer63.xml"/><Relationship Id="rId22" Type="http://schemas.openxmlformats.org/officeDocument/2006/relationships/footer" Target="footer6.xml"/><Relationship Id="rId27" Type="http://schemas.openxmlformats.org/officeDocument/2006/relationships/footer" Target="footer8.xml"/><Relationship Id="rId43" Type="http://schemas.openxmlformats.org/officeDocument/2006/relationships/header" Target="header15.xml"/><Relationship Id="rId48" Type="http://schemas.openxmlformats.org/officeDocument/2006/relationships/footer" Target="footer17.xml"/><Relationship Id="rId64" Type="http://schemas.openxmlformats.org/officeDocument/2006/relationships/footer" Target="footer22.xml"/><Relationship Id="rId69" Type="http://schemas.openxmlformats.org/officeDocument/2006/relationships/image" Target="media/image14.jpeg"/><Relationship Id="rId113" Type="http://schemas.openxmlformats.org/officeDocument/2006/relationships/image" Target="media/image25.gif"/><Relationship Id="rId118" Type="http://schemas.openxmlformats.org/officeDocument/2006/relationships/footer" Target="footer40.xml"/><Relationship Id="rId134" Type="http://schemas.openxmlformats.org/officeDocument/2006/relationships/footer" Target="footer48.xml"/><Relationship Id="rId139" Type="http://schemas.openxmlformats.org/officeDocument/2006/relationships/header" Target="header53.xml"/><Relationship Id="rId80" Type="http://schemas.openxmlformats.org/officeDocument/2006/relationships/footer" Target="footer28.xml"/><Relationship Id="rId85" Type="http://schemas.openxmlformats.org/officeDocument/2006/relationships/header" Target="header31.xml"/><Relationship Id="rId150" Type="http://schemas.openxmlformats.org/officeDocument/2006/relationships/header" Target="header61.xml"/><Relationship Id="rId155" Type="http://schemas.openxmlformats.org/officeDocument/2006/relationships/header" Target="header63.xml"/><Relationship Id="rId171" Type="http://schemas.openxmlformats.org/officeDocument/2006/relationships/image" Target="media/image30.png"/><Relationship Id="rId176" Type="http://schemas.openxmlformats.org/officeDocument/2006/relationships/header" Target="header74.xml"/><Relationship Id="rId12" Type="http://schemas.openxmlformats.org/officeDocument/2006/relationships/header" Target="header3.xml"/><Relationship Id="rId17" Type="http://schemas.openxmlformats.org/officeDocument/2006/relationships/header" Target="header4.xml"/><Relationship Id="rId33" Type="http://schemas.openxmlformats.org/officeDocument/2006/relationships/footer" Target="footer11.xml"/><Relationship Id="rId38" Type="http://schemas.openxmlformats.org/officeDocument/2006/relationships/oleObject" Target="embeddings/oleObject1.bin"/><Relationship Id="rId59" Type="http://schemas.openxmlformats.org/officeDocument/2006/relationships/header" Target="header21.xml"/><Relationship Id="rId103" Type="http://schemas.openxmlformats.org/officeDocument/2006/relationships/footer" Target="footer36.xml"/><Relationship Id="rId108" Type="http://schemas.openxmlformats.org/officeDocument/2006/relationships/footer" Target="footer37.xml"/><Relationship Id="rId124" Type="http://schemas.openxmlformats.org/officeDocument/2006/relationships/header" Target="header46.xml"/><Relationship Id="rId129" Type="http://schemas.openxmlformats.org/officeDocument/2006/relationships/header" Target="header48.xml"/><Relationship Id="rId54" Type="http://schemas.openxmlformats.org/officeDocument/2006/relationships/image" Target="media/image11.gif"/><Relationship Id="rId70" Type="http://schemas.openxmlformats.org/officeDocument/2006/relationships/image" Target="media/image15.jpeg"/><Relationship Id="rId75" Type="http://schemas.openxmlformats.org/officeDocument/2006/relationships/header" Target="header27.xml"/><Relationship Id="rId91" Type="http://schemas.openxmlformats.org/officeDocument/2006/relationships/footer" Target="footer31.xml"/><Relationship Id="rId96" Type="http://schemas.openxmlformats.org/officeDocument/2006/relationships/image" Target="media/image21.jpeg"/><Relationship Id="rId140" Type="http://schemas.openxmlformats.org/officeDocument/2006/relationships/footer" Target="footer51.xml"/><Relationship Id="rId145" Type="http://schemas.openxmlformats.org/officeDocument/2006/relationships/header" Target="header56.xml"/><Relationship Id="rId161" Type="http://schemas.openxmlformats.org/officeDocument/2006/relationships/header" Target="header66.xml"/><Relationship Id="rId166" Type="http://schemas.openxmlformats.org/officeDocument/2006/relationships/header" Target="header71.xml"/><Relationship Id="rId182" Type="http://schemas.openxmlformats.org/officeDocument/2006/relationships/header" Target="header7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6.png"/><Relationship Id="rId28" Type="http://schemas.openxmlformats.org/officeDocument/2006/relationships/header" Target="header9.xml"/><Relationship Id="rId49" Type="http://schemas.openxmlformats.org/officeDocument/2006/relationships/header" Target="header18.xml"/><Relationship Id="rId114" Type="http://schemas.openxmlformats.org/officeDocument/2006/relationships/image" Target="media/image26.jpeg"/><Relationship Id="rId119" Type="http://schemas.openxmlformats.org/officeDocument/2006/relationships/footer" Target="footer41.xml"/><Relationship Id="rId44" Type="http://schemas.openxmlformats.org/officeDocument/2006/relationships/footer" Target="footer15.xml"/><Relationship Id="rId60" Type="http://schemas.openxmlformats.org/officeDocument/2006/relationships/footer" Target="footer21.xml"/><Relationship Id="rId65" Type="http://schemas.openxmlformats.org/officeDocument/2006/relationships/footer" Target="footer23.xml"/><Relationship Id="rId81" Type="http://schemas.openxmlformats.org/officeDocument/2006/relationships/footer" Target="footer29.xml"/><Relationship Id="rId86" Type="http://schemas.openxmlformats.org/officeDocument/2006/relationships/header" Target="header32.xml"/><Relationship Id="rId130" Type="http://schemas.openxmlformats.org/officeDocument/2006/relationships/header" Target="header49.xml"/><Relationship Id="rId135" Type="http://schemas.openxmlformats.org/officeDocument/2006/relationships/header" Target="header51.xml"/><Relationship Id="rId151" Type="http://schemas.openxmlformats.org/officeDocument/2006/relationships/footer" Target="footer52.xml"/><Relationship Id="rId156" Type="http://schemas.openxmlformats.org/officeDocument/2006/relationships/header" Target="header64.xml"/><Relationship Id="rId177" Type="http://schemas.openxmlformats.org/officeDocument/2006/relationships/header" Target="header75.xml"/><Relationship Id="rId4" Type="http://schemas.openxmlformats.org/officeDocument/2006/relationships/settings" Target="settings.xml"/><Relationship Id="rId9" Type="http://schemas.openxmlformats.org/officeDocument/2006/relationships/header" Target="header2.xml"/><Relationship Id="rId172" Type="http://schemas.openxmlformats.org/officeDocument/2006/relationships/image" Target="media/image31.jpeg"/><Relationship Id="rId180" Type="http://schemas.openxmlformats.org/officeDocument/2006/relationships/header" Target="header76.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header" Target="header13.xml"/><Relationship Id="rId109" Type="http://schemas.openxmlformats.org/officeDocument/2006/relationships/footer" Target="footer38.xml"/><Relationship Id="rId34" Type="http://schemas.openxmlformats.org/officeDocument/2006/relationships/header" Target="header12.xml"/><Relationship Id="rId50" Type="http://schemas.openxmlformats.org/officeDocument/2006/relationships/footer" Target="footer18.xml"/><Relationship Id="rId55" Type="http://schemas.openxmlformats.org/officeDocument/2006/relationships/header" Target="header19.xml"/><Relationship Id="rId76" Type="http://schemas.openxmlformats.org/officeDocument/2006/relationships/footer" Target="footer27.xml"/><Relationship Id="rId97" Type="http://schemas.openxmlformats.org/officeDocument/2006/relationships/image" Target="media/image22.gif"/><Relationship Id="rId104" Type="http://schemas.openxmlformats.org/officeDocument/2006/relationships/image" Target="media/image23.png"/><Relationship Id="rId120" Type="http://schemas.openxmlformats.org/officeDocument/2006/relationships/header" Target="header44.xml"/><Relationship Id="rId125" Type="http://schemas.openxmlformats.org/officeDocument/2006/relationships/footer" Target="footer43.xml"/><Relationship Id="rId141" Type="http://schemas.openxmlformats.org/officeDocument/2006/relationships/image" Target="media/image28.jpeg"/><Relationship Id="rId146" Type="http://schemas.openxmlformats.org/officeDocument/2006/relationships/header" Target="header57.xml"/><Relationship Id="rId167" Type="http://schemas.openxmlformats.org/officeDocument/2006/relationships/footer" Target="footer58.xml"/><Relationship Id="rId7" Type="http://schemas.openxmlformats.org/officeDocument/2006/relationships/endnotes" Target="endnotes.xml"/><Relationship Id="rId71" Type="http://schemas.openxmlformats.org/officeDocument/2006/relationships/header" Target="header25.xml"/><Relationship Id="rId92" Type="http://schemas.openxmlformats.org/officeDocument/2006/relationships/footer" Target="footer32.xml"/><Relationship Id="rId162" Type="http://schemas.openxmlformats.org/officeDocument/2006/relationships/header" Target="header67.xml"/><Relationship Id="rId183"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footer" Target="footer9.xml"/><Relationship Id="rId24" Type="http://schemas.openxmlformats.org/officeDocument/2006/relationships/header" Target="header7.xml"/><Relationship Id="rId40" Type="http://schemas.openxmlformats.org/officeDocument/2006/relationships/header" Target="header14.xml"/><Relationship Id="rId45" Type="http://schemas.openxmlformats.org/officeDocument/2006/relationships/header" Target="header16.xml"/><Relationship Id="rId66" Type="http://schemas.openxmlformats.org/officeDocument/2006/relationships/header" Target="header24.xml"/><Relationship Id="rId87" Type="http://schemas.openxmlformats.org/officeDocument/2006/relationships/image" Target="media/image18.jpeg"/><Relationship Id="rId110" Type="http://schemas.openxmlformats.org/officeDocument/2006/relationships/header" Target="header41.xml"/><Relationship Id="rId115" Type="http://schemas.openxmlformats.org/officeDocument/2006/relationships/hyperlink" Target="http://www.njfostercare.org/support.html" TargetMode="External"/><Relationship Id="rId131" Type="http://schemas.openxmlformats.org/officeDocument/2006/relationships/footer" Target="footer46.xml"/><Relationship Id="rId136" Type="http://schemas.openxmlformats.org/officeDocument/2006/relationships/header" Target="header52.xml"/><Relationship Id="rId157" Type="http://schemas.openxmlformats.org/officeDocument/2006/relationships/footer" Target="footer55.xml"/><Relationship Id="rId178" Type="http://schemas.openxmlformats.org/officeDocument/2006/relationships/footer" Target="footer61.xml"/><Relationship Id="rId61" Type="http://schemas.openxmlformats.org/officeDocument/2006/relationships/image" Target="media/image12.jpeg"/><Relationship Id="rId82" Type="http://schemas.openxmlformats.org/officeDocument/2006/relationships/header" Target="header30.xml"/><Relationship Id="rId152" Type="http://schemas.openxmlformats.org/officeDocument/2006/relationships/footer" Target="footer53.xml"/><Relationship Id="rId173" Type="http://schemas.openxmlformats.org/officeDocument/2006/relationships/image" Target="media/image32.jpeg"/><Relationship Id="rId19" Type="http://schemas.openxmlformats.org/officeDocument/2006/relationships/footer" Target="footer4.xml"/><Relationship Id="rId14" Type="http://schemas.openxmlformats.org/officeDocument/2006/relationships/image" Target="media/image2.gif"/><Relationship Id="rId30" Type="http://schemas.openxmlformats.org/officeDocument/2006/relationships/header" Target="header10.xml"/><Relationship Id="rId35" Type="http://schemas.openxmlformats.org/officeDocument/2006/relationships/footer" Target="footer12.xml"/><Relationship Id="rId56" Type="http://schemas.openxmlformats.org/officeDocument/2006/relationships/header" Target="header20.xml"/><Relationship Id="rId77" Type="http://schemas.openxmlformats.org/officeDocument/2006/relationships/image" Target="media/image16.png"/><Relationship Id="rId100" Type="http://schemas.openxmlformats.org/officeDocument/2006/relationships/footer" Target="footer34.xml"/><Relationship Id="rId105" Type="http://schemas.openxmlformats.org/officeDocument/2006/relationships/oleObject" Target="embeddings/oleObject3.bin"/><Relationship Id="rId126" Type="http://schemas.openxmlformats.org/officeDocument/2006/relationships/footer" Target="footer44.xml"/><Relationship Id="rId147" Type="http://schemas.openxmlformats.org/officeDocument/2006/relationships/header" Target="header58.xml"/><Relationship Id="rId168" Type="http://schemas.openxmlformats.org/officeDocument/2006/relationships/footer" Target="footer59.xml"/><Relationship Id="rId8" Type="http://schemas.openxmlformats.org/officeDocument/2006/relationships/header" Target="header1.xml"/><Relationship Id="rId51" Type="http://schemas.openxmlformats.org/officeDocument/2006/relationships/image" Target="media/image9.png"/><Relationship Id="rId72" Type="http://schemas.openxmlformats.org/officeDocument/2006/relationships/header" Target="header26.xml"/><Relationship Id="rId93" Type="http://schemas.openxmlformats.org/officeDocument/2006/relationships/header" Target="header35.xml"/><Relationship Id="rId98" Type="http://schemas.openxmlformats.org/officeDocument/2006/relationships/header" Target="header36.xml"/><Relationship Id="rId121" Type="http://schemas.openxmlformats.org/officeDocument/2006/relationships/footer" Target="footer42.xml"/><Relationship Id="rId142" Type="http://schemas.openxmlformats.org/officeDocument/2006/relationships/header" Target="header54.xml"/><Relationship Id="rId163" Type="http://schemas.openxmlformats.org/officeDocument/2006/relationships/header" Target="header68.xml"/><Relationship Id="rId184" Type="http://schemas.openxmlformats.org/officeDocument/2006/relationships/theme" Target="theme/theme1.xml"/><Relationship Id="rId3" Type="http://schemas.openxmlformats.org/officeDocument/2006/relationships/styles" Target="styles.xml"/><Relationship Id="rId25" Type="http://schemas.openxmlformats.org/officeDocument/2006/relationships/header" Target="header8.xml"/><Relationship Id="rId46" Type="http://schemas.openxmlformats.org/officeDocument/2006/relationships/header" Target="header17.xml"/><Relationship Id="rId67" Type="http://schemas.openxmlformats.org/officeDocument/2006/relationships/footer" Target="footer24.xml"/><Relationship Id="rId116" Type="http://schemas.openxmlformats.org/officeDocument/2006/relationships/header" Target="header42.xml"/><Relationship Id="rId137" Type="http://schemas.openxmlformats.org/officeDocument/2006/relationships/footer" Target="footer49.xml"/><Relationship Id="rId158" Type="http://schemas.openxmlformats.org/officeDocument/2006/relationships/footer" Target="footer56.xml"/><Relationship Id="rId20" Type="http://schemas.openxmlformats.org/officeDocument/2006/relationships/footer" Target="footer5.xml"/><Relationship Id="rId41" Type="http://schemas.openxmlformats.org/officeDocument/2006/relationships/footer" Target="footer13.xml"/><Relationship Id="rId62" Type="http://schemas.openxmlformats.org/officeDocument/2006/relationships/header" Target="header22.xml"/><Relationship Id="rId83" Type="http://schemas.openxmlformats.org/officeDocument/2006/relationships/footer" Target="footer30.xml"/><Relationship Id="rId88" Type="http://schemas.openxmlformats.org/officeDocument/2006/relationships/image" Target="media/image19.jpeg"/><Relationship Id="rId111" Type="http://schemas.openxmlformats.org/officeDocument/2006/relationships/footer" Target="footer39.xml"/><Relationship Id="rId132" Type="http://schemas.openxmlformats.org/officeDocument/2006/relationships/footer" Target="footer47.xml"/><Relationship Id="rId153" Type="http://schemas.openxmlformats.org/officeDocument/2006/relationships/header" Target="header62.xml"/><Relationship Id="rId174" Type="http://schemas.openxmlformats.org/officeDocument/2006/relationships/header" Target="header73.xml"/><Relationship Id="rId179" Type="http://schemas.openxmlformats.org/officeDocument/2006/relationships/footer" Target="footer62.xml"/><Relationship Id="rId15" Type="http://schemas.openxmlformats.org/officeDocument/2006/relationships/image" Target="media/image3.png"/><Relationship Id="rId36" Type="http://schemas.openxmlformats.org/officeDocument/2006/relationships/image" Target="media/image7.wmf"/><Relationship Id="rId57" Type="http://schemas.openxmlformats.org/officeDocument/2006/relationships/footer" Target="footer19.xml"/><Relationship Id="rId106" Type="http://schemas.openxmlformats.org/officeDocument/2006/relationships/header" Target="header39.xml"/><Relationship Id="rId127" Type="http://schemas.openxmlformats.org/officeDocument/2006/relationships/header" Target="header47.xml"/><Relationship Id="rId10" Type="http://schemas.openxmlformats.org/officeDocument/2006/relationships/footer" Target="footer1.xml"/><Relationship Id="rId31" Type="http://schemas.openxmlformats.org/officeDocument/2006/relationships/header" Target="header11.xml"/><Relationship Id="rId52" Type="http://schemas.openxmlformats.org/officeDocument/2006/relationships/oleObject" Target="embeddings/oleObject2.bin"/><Relationship Id="rId73" Type="http://schemas.openxmlformats.org/officeDocument/2006/relationships/footer" Target="footer25.xml"/><Relationship Id="rId78" Type="http://schemas.openxmlformats.org/officeDocument/2006/relationships/header" Target="header28.xml"/><Relationship Id="rId94" Type="http://schemas.openxmlformats.org/officeDocument/2006/relationships/footer" Target="footer33.xml"/><Relationship Id="rId99" Type="http://schemas.openxmlformats.org/officeDocument/2006/relationships/header" Target="header37.xml"/><Relationship Id="rId101" Type="http://schemas.openxmlformats.org/officeDocument/2006/relationships/footer" Target="footer35.xml"/><Relationship Id="rId122" Type="http://schemas.openxmlformats.org/officeDocument/2006/relationships/image" Target="media/image27.png"/><Relationship Id="rId143" Type="http://schemas.openxmlformats.org/officeDocument/2006/relationships/header" Target="header55.xml"/><Relationship Id="rId148" Type="http://schemas.openxmlformats.org/officeDocument/2006/relationships/header" Target="header59.xml"/><Relationship Id="rId164" Type="http://schemas.openxmlformats.org/officeDocument/2006/relationships/header" Target="header69.xml"/><Relationship Id="rId169" Type="http://schemas.openxmlformats.org/officeDocument/2006/relationships/header" Target="header72.xml"/><Relationship Id="rId185" Type="http://schemas.microsoft.com/office/2011/relationships/people" Target="peop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2.xml.rels><?xml version="1.0" encoding="UTF-8" standalone="yes"?>
<Relationships xmlns="http://schemas.openxmlformats.org/package/2006/relationships"><Relationship Id="rId1" Type="http://schemas.openxmlformats.org/officeDocument/2006/relationships/image" Target="media/image5.jpeg"/></Relationships>
</file>

<file path=word/_rels/footer13.xml.rels><?xml version="1.0" encoding="UTF-8" standalone="yes"?>
<Relationships xmlns="http://schemas.openxmlformats.org/package/2006/relationships"><Relationship Id="rId1" Type="http://schemas.openxmlformats.org/officeDocument/2006/relationships/image" Target="media/image5.jpeg"/></Relationships>
</file>

<file path=word/_rels/footer14.xml.rels><?xml version="1.0" encoding="UTF-8" standalone="yes"?>
<Relationships xmlns="http://schemas.openxmlformats.org/package/2006/relationships"><Relationship Id="rId1" Type="http://schemas.openxmlformats.org/officeDocument/2006/relationships/image" Target="media/image1.jpeg"/></Relationships>
</file>

<file path=word/_rels/footer15.xml.rels><?xml version="1.0" encoding="UTF-8" standalone="yes"?>
<Relationships xmlns="http://schemas.openxmlformats.org/package/2006/relationships"><Relationship Id="rId1" Type="http://schemas.openxmlformats.org/officeDocument/2006/relationships/image" Target="media/image5.jpeg"/></Relationships>
</file>

<file path=word/_rels/footer19.xml.rels><?xml version="1.0" encoding="UTF-8" standalone="yes"?>
<Relationships xmlns="http://schemas.openxmlformats.org/package/2006/relationships"><Relationship Id="rId1" Type="http://schemas.openxmlformats.org/officeDocument/2006/relationships/image" Target="media/image5.jpeg"/></Relationships>
</file>

<file path=word/_rels/footer20.xml.rels><?xml version="1.0" encoding="UTF-8" standalone="yes"?>
<Relationships xmlns="http://schemas.openxmlformats.org/package/2006/relationships"><Relationship Id="rId1" Type="http://schemas.openxmlformats.org/officeDocument/2006/relationships/image" Target="media/image5.jpeg"/></Relationships>
</file>

<file path=word/_rels/footer21.xml.rels><?xml version="1.0" encoding="UTF-8" standalone="yes"?>
<Relationships xmlns="http://schemas.openxmlformats.org/package/2006/relationships"><Relationship Id="rId1" Type="http://schemas.openxmlformats.org/officeDocument/2006/relationships/image" Target="media/image1.jpeg"/></Relationships>
</file>

<file path=word/_rels/footer22.xml.rels><?xml version="1.0" encoding="UTF-8" standalone="yes"?>
<Relationships xmlns="http://schemas.openxmlformats.org/package/2006/relationships"><Relationship Id="rId1" Type="http://schemas.openxmlformats.org/officeDocument/2006/relationships/image" Target="media/image5.jpeg"/></Relationships>
</file>

<file path=word/_rels/footer23.xml.rels><?xml version="1.0" encoding="UTF-8" standalone="yes"?>
<Relationships xmlns="http://schemas.openxmlformats.org/package/2006/relationships"><Relationship Id="rId1" Type="http://schemas.openxmlformats.org/officeDocument/2006/relationships/image" Target="media/image5.jpeg"/></Relationships>
</file>

<file path=word/_rels/footer24.xml.rels><?xml version="1.0" encoding="UTF-8" standalone="yes"?>
<Relationships xmlns="http://schemas.openxmlformats.org/package/2006/relationships"><Relationship Id="rId1" Type="http://schemas.openxmlformats.org/officeDocument/2006/relationships/image" Target="media/image5.jpeg"/></Relationships>
</file>

<file path=word/_rels/footer25.xml.rels><?xml version="1.0" encoding="UTF-8" standalone="yes"?>
<Relationships xmlns="http://schemas.openxmlformats.org/package/2006/relationships"><Relationship Id="rId1" Type="http://schemas.openxmlformats.org/officeDocument/2006/relationships/image" Target="media/image5.jpeg"/></Relationships>
</file>

<file path=word/_rels/footer26.xml.rels><?xml version="1.0" encoding="UTF-8" standalone="yes"?>
<Relationships xmlns="http://schemas.openxmlformats.org/package/2006/relationships"><Relationship Id="rId1" Type="http://schemas.openxmlformats.org/officeDocument/2006/relationships/image" Target="media/image5.jpeg"/></Relationships>
</file>

<file path=word/_rels/footer27.xml.rels><?xml version="1.0" encoding="UTF-8" standalone="yes"?>
<Relationships xmlns="http://schemas.openxmlformats.org/package/2006/relationships"><Relationship Id="rId1" Type="http://schemas.openxmlformats.org/officeDocument/2006/relationships/image" Target="media/image5.jpeg"/></Relationships>
</file>

<file path=word/_rels/footer28.xml.rels><?xml version="1.0" encoding="UTF-8" standalone="yes"?>
<Relationships xmlns="http://schemas.openxmlformats.org/package/2006/relationships"><Relationship Id="rId1" Type="http://schemas.openxmlformats.org/officeDocument/2006/relationships/image" Target="media/image5.jpeg"/></Relationships>
</file>

<file path=word/_rels/footer29.xml.rels><?xml version="1.0" encoding="UTF-8" standalone="yes"?>
<Relationships xmlns="http://schemas.openxmlformats.org/package/2006/relationships"><Relationship Id="rId1" Type="http://schemas.openxmlformats.org/officeDocument/2006/relationships/image" Target="media/image5.jpeg"/></Relationships>
</file>

<file path=word/_rels/footer30.xml.rels><?xml version="1.0" encoding="UTF-8" standalone="yes"?>
<Relationships xmlns="http://schemas.openxmlformats.org/package/2006/relationships"><Relationship Id="rId1" Type="http://schemas.openxmlformats.org/officeDocument/2006/relationships/image" Target="media/image1.jpeg"/></Relationships>
</file>

<file path=word/_rels/footer31.xml.rels><?xml version="1.0" encoding="UTF-8" standalone="yes"?>
<Relationships xmlns="http://schemas.openxmlformats.org/package/2006/relationships"><Relationship Id="rId1" Type="http://schemas.openxmlformats.org/officeDocument/2006/relationships/image" Target="media/image5.jpeg"/></Relationships>
</file>

<file path=word/_rels/footer32.xml.rels><?xml version="1.0" encoding="UTF-8" standalone="yes"?>
<Relationships xmlns="http://schemas.openxmlformats.org/package/2006/relationships"><Relationship Id="rId1" Type="http://schemas.openxmlformats.org/officeDocument/2006/relationships/image" Target="media/image5.jpeg"/></Relationships>
</file>

<file path=word/_rels/footer33.xml.rels><?xml version="1.0" encoding="UTF-8" standalone="yes"?>
<Relationships xmlns="http://schemas.openxmlformats.org/package/2006/relationships"><Relationship Id="rId1" Type="http://schemas.openxmlformats.org/officeDocument/2006/relationships/image" Target="media/image5.jpeg"/></Relationships>
</file>

<file path=word/_rels/footer34.xml.rels><?xml version="1.0" encoding="UTF-8" standalone="yes"?>
<Relationships xmlns="http://schemas.openxmlformats.org/package/2006/relationships"><Relationship Id="rId1" Type="http://schemas.openxmlformats.org/officeDocument/2006/relationships/image" Target="media/image5.jpeg"/></Relationships>
</file>

<file path=word/_rels/footer35.xml.rels><?xml version="1.0" encoding="UTF-8" standalone="yes"?>
<Relationships xmlns="http://schemas.openxmlformats.org/package/2006/relationships"><Relationship Id="rId1" Type="http://schemas.openxmlformats.org/officeDocument/2006/relationships/image" Target="media/image5.jpeg"/></Relationships>
</file>

<file path=word/_rels/footer36.xml.rels><?xml version="1.0" encoding="UTF-8" standalone="yes"?>
<Relationships xmlns="http://schemas.openxmlformats.org/package/2006/relationships"><Relationship Id="rId1" Type="http://schemas.openxmlformats.org/officeDocument/2006/relationships/image" Target="media/image5.jpeg"/></Relationships>
</file>

<file path=word/_rels/footer37.xml.rels><?xml version="1.0" encoding="UTF-8" standalone="yes"?>
<Relationships xmlns="http://schemas.openxmlformats.org/package/2006/relationships"><Relationship Id="rId1" Type="http://schemas.openxmlformats.org/officeDocument/2006/relationships/image" Target="media/image5.jpeg"/></Relationships>
</file>

<file path=word/_rels/footer38.xml.rels><?xml version="1.0" encoding="UTF-8" standalone="yes"?>
<Relationships xmlns="http://schemas.openxmlformats.org/package/2006/relationships"><Relationship Id="rId1" Type="http://schemas.openxmlformats.org/officeDocument/2006/relationships/image" Target="media/image5.jpeg"/></Relationships>
</file>

<file path=word/_rels/footer39.xml.rels><?xml version="1.0" encoding="UTF-8" standalone="yes"?>
<Relationships xmlns="http://schemas.openxmlformats.org/package/2006/relationships"><Relationship Id="rId1" Type="http://schemas.openxmlformats.org/officeDocument/2006/relationships/image" Target="media/image5.jpeg"/></Relationships>
</file>

<file path=word/_rels/footer40.xml.rels><?xml version="1.0" encoding="UTF-8" standalone="yes"?>
<Relationships xmlns="http://schemas.openxmlformats.org/package/2006/relationships"><Relationship Id="rId1" Type="http://schemas.openxmlformats.org/officeDocument/2006/relationships/image" Target="media/image5.jpeg"/></Relationships>
</file>

<file path=word/_rels/footer41.xml.rels><?xml version="1.0" encoding="UTF-8" standalone="yes"?>
<Relationships xmlns="http://schemas.openxmlformats.org/package/2006/relationships"><Relationship Id="rId1" Type="http://schemas.openxmlformats.org/officeDocument/2006/relationships/image" Target="media/image5.jpeg"/></Relationships>
</file>

<file path=word/_rels/footer42.xml.rels><?xml version="1.0" encoding="UTF-8" standalone="yes"?>
<Relationships xmlns="http://schemas.openxmlformats.org/package/2006/relationships"><Relationship Id="rId1" Type="http://schemas.openxmlformats.org/officeDocument/2006/relationships/image" Target="media/image5.jpeg"/></Relationships>
</file>

<file path=word/_rels/footer43.xml.rels><?xml version="1.0" encoding="UTF-8" standalone="yes"?>
<Relationships xmlns="http://schemas.openxmlformats.org/package/2006/relationships"><Relationship Id="rId1" Type="http://schemas.openxmlformats.org/officeDocument/2006/relationships/image" Target="media/image5.jpeg"/></Relationships>
</file>

<file path=word/_rels/footer44.xml.rels><?xml version="1.0" encoding="UTF-8" standalone="yes"?>
<Relationships xmlns="http://schemas.openxmlformats.org/package/2006/relationships"><Relationship Id="rId1" Type="http://schemas.openxmlformats.org/officeDocument/2006/relationships/image" Target="media/image5.jpeg"/></Relationships>
</file>

<file path=word/_rels/footer45.xml.rels><?xml version="1.0" encoding="UTF-8" standalone="yes"?>
<Relationships xmlns="http://schemas.openxmlformats.org/package/2006/relationships"><Relationship Id="rId1" Type="http://schemas.openxmlformats.org/officeDocument/2006/relationships/image" Target="media/image5.jpeg"/></Relationships>
</file>

<file path=word/_rels/footer48.xml.rels><?xml version="1.0" encoding="UTF-8" standalone="yes"?>
<Relationships xmlns="http://schemas.openxmlformats.org/package/2006/relationships"><Relationship Id="rId1" Type="http://schemas.openxmlformats.org/officeDocument/2006/relationships/image" Target="media/image5.jpeg"/></Relationships>
</file>

<file path=word/_rels/footer49.xml.rels><?xml version="1.0" encoding="UTF-8" standalone="yes"?>
<Relationships xmlns="http://schemas.openxmlformats.org/package/2006/relationships"><Relationship Id="rId1" Type="http://schemas.openxmlformats.org/officeDocument/2006/relationships/image" Target="media/image5.jpeg"/></Relationships>
</file>

<file path=word/_rels/footer50.xml.rels><?xml version="1.0" encoding="UTF-8" standalone="yes"?>
<Relationships xmlns="http://schemas.openxmlformats.org/package/2006/relationships"><Relationship Id="rId1" Type="http://schemas.openxmlformats.org/officeDocument/2006/relationships/image" Target="media/image5.jpeg"/></Relationships>
</file>

<file path=word/_rels/footer55.xml.rels><?xml version="1.0" encoding="UTF-8" standalone="yes"?>
<Relationships xmlns="http://schemas.openxmlformats.org/package/2006/relationships"><Relationship Id="rId1" Type="http://schemas.openxmlformats.org/officeDocument/2006/relationships/image" Target="media/image5.jpeg"/></Relationships>
</file>

<file path=word/_rels/footer56.xml.rels><?xml version="1.0" encoding="UTF-8" standalone="yes"?>
<Relationships xmlns="http://schemas.openxmlformats.org/package/2006/relationships"><Relationship Id="rId1" Type="http://schemas.openxmlformats.org/officeDocument/2006/relationships/image" Target="media/image5.jpeg"/></Relationships>
</file>

<file path=word/_rels/footer57.xml.rels><?xml version="1.0" encoding="UTF-8" standalone="yes"?>
<Relationships xmlns="http://schemas.openxmlformats.org/package/2006/relationships"><Relationship Id="rId1" Type="http://schemas.openxmlformats.org/officeDocument/2006/relationships/image" Target="media/image5.jpeg"/></Relationships>
</file>

<file path=word/_rels/footer58.xml.rels><?xml version="1.0" encoding="UTF-8" standalone="yes"?>
<Relationships xmlns="http://schemas.openxmlformats.org/package/2006/relationships"><Relationship Id="rId1" Type="http://schemas.openxmlformats.org/officeDocument/2006/relationships/image" Target="media/image5.jpeg"/></Relationships>
</file>

<file path=word/_rels/footer59.xml.rels><?xml version="1.0" encoding="UTF-8" standalone="yes"?>
<Relationships xmlns="http://schemas.openxmlformats.org/package/2006/relationships"><Relationship Id="rId1" Type="http://schemas.openxmlformats.org/officeDocument/2006/relationships/image" Target="media/image5.jpeg"/></Relationships>
</file>

<file path=word/_rels/footer6.xml.rels><?xml version="1.0" encoding="UTF-8" standalone="yes"?>
<Relationships xmlns="http://schemas.openxmlformats.org/package/2006/relationships"><Relationship Id="rId1" Type="http://schemas.openxmlformats.org/officeDocument/2006/relationships/image" Target="media/image5.jpeg"/></Relationships>
</file>

<file path=word/_rels/footer61.xml.rels><?xml version="1.0" encoding="UTF-8" standalone="yes"?>
<Relationships xmlns="http://schemas.openxmlformats.org/package/2006/relationships"><Relationship Id="rId1" Type="http://schemas.openxmlformats.org/officeDocument/2006/relationships/image" Target="media/image5.jpeg"/></Relationships>
</file>

<file path=word/_rels/footer62.xml.rels><?xml version="1.0" encoding="UTF-8" standalone="yes"?>
<Relationships xmlns="http://schemas.openxmlformats.org/package/2006/relationships"><Relationship Id="rId1" Type="http://schemas.openxmlformats.org/officeDocument/2006/relationships/image" Target="media/image5.jpeg"/></Relationships>
</file>

<file path=word/_rels/footer7.xml.rels><?xml version="1.0" encoding="UTF-8" standalone="yes"?>
<Relationships xmlns="http://schemas.openxmlformats.org/package/2006/relationships"><Relationship Id="rId1" Type="http://schemas.openxmlformats.org/officeDocument/2006/relationships/image" Target="media/image5.jpeg"/></Relationships>
</file>

<file path=word/_rels/footer8.xml.rels><?xml version="1.0" encoding="UTF-8" standalone="yes"?>
<Relationships xmlns="http://schemas.openxmlformats.org/package/2006/relationships"><Relationship Id="rId1" Type="http://schemas.openxmlformats.org/officeDocument/2006/relationships/image" Target="media/image5.jpeg"/></Relationships>
</file>

<file path=word/_rels/footer9.xml.rels><?xml version="1.0" encoding="UTF-8" standalone="yes"?>
<Relationships xmlns="http://schemas.openxmlformats.org/package/2006/relationships"><Relationship Id="rId1" Type="http://schemas.openxmlformats.org/officeDocument/2006/relationships/image" Target="media/image5.jpeg"/></Relationships>
</file>

<file path=word/_rels/footnotes.xml.rels><?xml version="1.0" encoding="UTF-8" standalone="yes"?>
<Relationships xmlns="http://schemas.openxmlformats.org/package/2006/relationships"><Relationship Id="rId1" Type="http://schemas.openxmlformats.org/officeDocument/2006/relationships/hyperlink" Target="http://en.wikipedia.org/wiki/Lobbying"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Grov</b:Tag>
    <b:SourceType>Book</b:SourceType>
    <b:Guid>{C8595742-5D71-4615-85E5-F20195F590F5}</b:Guid>
    <b:Author>
      <b:Author>
        <b:NameList>
          <b:Person>
            <b:Last>Grof</b:Last>
            <b:First>Stanislav</b:First>
          </b:Person>
        </b:NameList>
      </b:Author>
    </b:Author>
    <b:Title>Adventures of Consciousness</b:Title>
    <b:RefOrder>1</b:RefOrder>
  </b:Source>
</b:Sources>
</file>

<file path=customXml/itemProps1.xml><?xml version="1.0" encoding="utf-8"?>
<ds:datastoreItem xmlns:ds="http://schemas.openxmlformats.org/officeDocument/2006/customXml" ds:itemID="{CD94D22C-6A8E-46A9-BCBA-DB9C8E6078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3175</TotalTime>
  <Pages>235</Pages>
  <Words>49782</Words>
  <Characters>283760</Characters>
  <Application>Microsoft Office Word</Application>
  <DocSecurity>0</DocSecurity>
  <Lines>2364</Lines>
  <Paragraphs>665</Paragraphs>
  <ScaleCrop>false</ScaleCrop>
  <HeadingPairs>
    <vt:vector size="2" baseType="variant">
      <vt:variant>
        <vt:lpstr>Title</vt:lpstr>
      </vt:variant>
      <vt:variant>
        <vt:i4>1</vt:i4>
      </vt:variant>
    </vt:vector>
  </HeadingPairs>
  <TitlesOfParts>
    <vt:vector size="1" baseType="lpstr">
      <vt:lpstr>The press and those who represent the press have the right, obligation, and duty to reveal the truth, the whole truth, and nothing but the truth</vt:lpstr>
    </vt:vector>
  </TitlesOfParts>
  <Company>Trevi Co.</Company>
  <LinksUpToDate>false</LinksUpToDate>
  <CharactersWithSpaces>332877</CharactersWithSpaces>
  <SharedDoc>false</SharedDoc>
  <HLinks>
    <vt:vector size="666" baseType="variant">
      <vt:variant>
        <vt:i4>1441858</vt:i4>
      </vt:variant>
      <vt:variant>
        <vt:i4>669</vt:i4>
      </vt:variant>
      <vt:variant>
        <vt:i4>0</vt:i4>
      </vt:variant>
      <vt:variant>
        <vt:i4>5</vt:i4>
      </vt:variant>
      <vt:variant>
        <vt:lpwstr>http://www.njfostercare.org/support.html</vt:lpwstr>
      </vt:variant>
      <vt:variant>
        <vt:lpwstr/>
      </vt:variant>
      <vt:variant>
        <vt:i4>1441848</vt:i4>
      </vt:variant>
      <vt:variant>
        <vt:i4>584</vt:i4>
      </vt:variant>
      <vt:variant>
        <vt:i4>0</vt:i4>
      </vt:variant>
      <vt:variant>
        <vt:i4>5</vt:i4>
      </vt:variant>
      <vt:variant>
        <vt:lpwstr/>
      </vt:variant>
      <vt:variant>
        <vt:lpwstr>_Toc168793838</vt:lpwstr>
      </vt:variant>
      <vt:variant>
        <vt:i4>1441848</vt:i4>
      </vt:variant>
      <vt:variant>
        <vt:i4>578</vt:i4>
      </vt:variant>
      <vt:variant>
        <vt:i4>0</vt:i4>
      </vt:variant>
      <vt:variant>
        <vt:i4>5</vt:i4>
      </vt:variant>
      <vt:variant>
        <vt:lpwstr/>
      </vt:variant>
      <vt:variant>
        <vt:lpwstr>_Toc168793837</vt:lpwstr>
      </vt:variant>
      <vt:variant>
        <vt:i4>1441848</vt:i4>
      </vt:variant>
      <vt:variant>
        <vt:i4>572</vt:i4>
      </vt:variant>
      <vt:variant>
        <vt:i4>0</vt:i4>
      </vt:variant>
      <vt:variant>
        <vt:i4>5</vt:i4>
      </vt:variant>
      <vt:variant>
        <vt:lpwstr/>
      </vt:variant>
      <vt:variant>
        <vt:lpwstr>_Toc168793836</vt:lpwstr>
      </vt:variant>
      <vt:variant>
        <vt:i4>1441848</vt:i4>
      </vt:variant>
      <vt:variant>
        <vt:i4>566</vt:i4>
      </vt:variant>
      <vt:variant>
        <vt:i4>0</vt:i4>
      </vt:variant>
      <vt:variant>
        <vt:i4>5</vt:i4>
      </vt:variant>
      <vt:variant>
        <vt:lpwstr/>
      </vt:variant>
      <vt:variant>
        <vt:lpwstr>_Toc168793835</vt:lpwstr>
      </vt:variant>
      <vt:variant>
        <vt:i4>1441848</vt:i4>
      </vt:variant>
      <vt:variant>
        <vt:i4>560</vt:i4>
      </vt:variant>
      <vt:variant>
        <vt:i4>0</vt:i4>
      </vt:variant>
      <vt:variant>
        <vt:i4>5</vt:i4>
      </vt:variant>
      <vt:variant>
        <vt:lpwstr/>
      </vt:variant>
      <vt:variant>
        <vt:lpwstr>_Toc168793834</vt:lpwstr>
      </vt:variant>
      <vt:variant>
        <vt:i4>1441848</vt:i4>
      </vt:variant>
      <vt:variant>
        <vt:i4>554</vt:i4>
      </vt:variant>
      <vt:variant>
        <vt:i4>0</vt:i4>
      </vt:variant>
      <vt:variant>
        <vt:i4>5</vt:i4>
      </vt:variant>
      <vt:variant>
        <vt:lpwstr/>
      </vt:variant>
      <vt:variant>
        <vt:lpwstr>_Toc168793833</vt:lpwstr>
      </vt:variant>
      <vt:variant>
        <vt:i4>1441848</vt:i4>
      </vt:variant>
      <vt:variant>
        <vt:i4>548</vt:i4>
      </vt:variant>
      <vt:variant>
        <vt:i4>0</vt:i4>
      </vt:variant>
      <vt:variant>
        <vt:i4>5</vt:i4>
      </vt:variant>
      <vt:variant>
        <vt:lpwstr/>
      </vt:variant>
      <vt:variant>
        <vt:lpwstr>_Toc168793832</vt:lpwstr>
      </vt:variant>
      <vt:variant>
        <vt:i4>1441848</vt:i4>
      </vt:variant>
      <vt:variant>
        <vt:i4>542</vt:i4>
      </vt:variant>
      <vt:variant>
        <vt:i4>0</vt:i4>
      </vt:variant>
      <vt:variant>
        <vt:i4>5</vt:i4>
      </vt:variant>
      <vt:variant>
        <vt:lpwstr/>
      </vt:variant>
      <vt:variant>
        <vt:lpwstr>_Toc168793831</vt:lpwstr>
      </vt:variant>
      <vt:variant>
        <vt:i4>1441848</vt:i4>
      </vt:variant>
      <vt:variant>
        <vt:i4>536</vt:i4>
      </vt:variant>
      <vt:variant>
        <vt:i4>0</vt:i4>
      </vt:variant>
      <vt:variant>
        <vt:i4>5</vt:i4>
      </vt:variant>
      <vt:variant>
        <vt:lpwstr/>
      </vt:variant>
      <vt:variant>
        <vt:lpwstr>_Toc168793830</vt:lpwstr>
      </vt:variant>
      <vt:variant>
        <vt:i4>1507384</vt:i4>
      </vt:variant>
      <vt:variant>
        <vt:i4>530</vt:i4>
      </vt:variant>
      <vt:variant>
        <vt:i4>0</vt:i4>
      </vt:variant>
      <vt:variant>
        <vt:i4>5</vt:i4>
      </vt:variant>
      <vt:variant>
        <vt:lpwstr/>
      </vt:variant>
      <vt:variant>
        <vt:lpwstr>_Toc168793829</vt:lpwstr>
      </vt:variant>
      <vt:variant>
        <vt:i4>1507384</vt:i4>
      </vt:variant>
      <vt:variant>
        <vt:i4>524</vt:i4>
      </vt:variant>
      <vt:variant>
        <vt:i4>0</vt:i4>
      </vt:variant>
      <vt:variant>
        <vt:i4>5</vt:i4>
      </vt:variant>
      <vt:variant>
        <vt:lpwstr/>
      </vt:variant>
      <vt:variant>
        <vt:lpwstr>_Toc168793828</vt:lpwstr>
      </vt:variant>
      <vt:variant>
        <vt:i4>1507384</vt:i4>
      </vt:variant>
      <vt:variant>
        <vt:i4>518</vt:i4>
      </vt:variant>
      <vt:variant>
        <vt:i4>0</vt:i4>
      </vt:variant>
      <vt:variant>
        <vt:i4>5</vt:i4>
      </vt:variant>
      <vt:variant>
        <vt:lpwstr/>
      </vt:variant>
      <vt:variant>
        <vt:lpwstr>_Toc168793827</vt:lpwstr>
      </vt:variant>
      <vt:variant>
        <vt:i4>1507384</vt:i4>
      </vt:variant>
      <vt:variant>
        <vt:i4>512</vt:i4>
      </vt:variant>
      <vt:variant>
        <vt:i4>0</vt:i4>
      </vt:variant>
      <vt:variant>
        <vt:i4>5</vt:i4>
      </vt:variant>
      <vt:variant>
        <vt:lpwstr/>
      </vt:variant>
      <vt:variant>
        <vt:lpwstr>_Toc168793826</vt:lpwstr>
      </vt:variant>
      <vt:variant>
        <vt:i4>1507384</vt:i4>
      </vt:variant>
      <vt:variant>
        <vt:i4>506</vt:i4>
      </vt:variant>
      <vt:variant>
        <vt:i4>0</vt:i4>
      </vt:variant>
      <vt:variant>
        <vt:i4>5</vt:i4>
      </vt:variant>
      <vt:variant>
        <vt:lpwstr/>
      </vt:variant>
      <vt:variant>
        <vt:lpwstr>_Toc168793825</vt:lpwstr>
      </vt:variant>
      <vt:variant>
        <vt:i4>1507384</vt:i4>
      </vt:variant>
      <vt:variant>
        <vt:i4>500</vt:i4>
      </vt:variant>
      <vt:variant>
        <vt:i4>0</vt:i4>
      </vt:variant>
      <vt:variant>
        <vt:i4>5</vt:i4>
      </vt:variant>
      <vt:variant>
        <vt:lpwstr/>
      </vt:variant>
      <vt:variant>
        <vt:lpwstr>_Toc168793824</vt:lpwstr>
      </vt:variant>
      <vt:variant>
        <vt:i4>1507384</vt:i4>
      </vt:variant>
      <vt:variant>
        <vt:i4>494</vt:i4>
      </vt:variant>
      <vt:variant>
        <vt:i4>0</vt:i4>
      </vt:variant>
      <vt:variant>
        <vt:i4>5</vt:i4>
      </vt:variant>
      <vt:variant>
        <vt:lpwstr/>
      </vt:variant>
      <vt:variant>
        <vt:lpwstr>_Toc168793823</vt:lpwstr>
      </vt:variant>
      <vt:variant>
        <vt:i4>1507384</vt:i4>
      </vt:variant>
      <vt:variant>
        <vt:i4>488</vt:i4>
      </vt:variant>
      <vt:variant>
        <vt:i4>0</vt:i4>
      </vt:variant>
      <vt:variant>
        <vt:i4>5</vt:i4>
      </vt:variant>
      <vt:variant>
        <vt:lpwstr/>
      </vt:variant>
      <vt:variant>
        <vt:lpwstr>_Toc168793822</vt:lpwstr>
      </vt:variant>
      <vt:variant>
        <vt:i4>1507384</vt:i4>
      </vt:variant>
      <vt:variant>
        <vt:i4>482</vt:i4>
      </vt:variant>
      <vt:variant>
        <vt:i4>0</vt:i4>
      </vt:variant>
      <vt:variant>
        <vt:i4>5</vt:i4>
      </vt:variant>
      <vt:variant>
        <vt:lpwstr/>
      </vt:variant>
      <vt:variant>
        <vt:lpwstr>_Toc168793821</vt:lpwstr>
      </vt:variant>
      <vt:variant>
        <vt:i4>1507384</vt:i4>
      </vt:variant>
      <vt:variant>
        <vt:i4>476</vt:i4>
      </vt:variant>
      <vt:variant>
        <vt:i4>0</vt:i4>
      </vt:variant>
      <vt:variant>
        <vt:i4>5</vt:i4>
      </vt:variant>
      <vt:variant>
        <vt:lpwstr/>
      </vt:variant>
      <vt:variant>
        <vt:lpwstr>_Toc168793820</vt:lpwstr>
      </vt:variant>
      <vt:variant>
        <vt:i4>1310776</vt:i4>
      </vt:variant>
      <vt:variant>
        <vt:i4>470</vt:i4>
      </vt:variant>
      <vt:variant>
        <vt:i4>0</vt:i4>
      </vt:variant>
      <vt:variant>
        <vt:i4>5</vt:i4>
      </vt:variant>
      <vt:variant>
        <vt:lpwstr/>
      </vt:variant>
      <vt:variant>
        <vt:lpwstr>_Toc168793819</vt:lpwstr>
      </vt:variant>
      <vt:variant>
        <vt:i4>1310776</vt:i4>
      </vt:variant>
      <vt:variant>
        <vt:i4>464</vt:i4>
      </vt:variant>
      <vt:variant>
        <vt:i4>0</vt:i4>
      </vt:variant>
      <vt:variant>
        <vt:i4>5</vt:i4>
      </vt:variant>
      <vt:variant>
        <vt:lpwstr/>
      </vt:variant>
      <vt:variant>
        <vt:lpwstr>_Toc168793818</vt:lpwstr>
      </vt:variant>
      <vt:variant>
        <vt:i4>1310776</vt:i4>
      </vt:variant>
      <vt:variant>
        <vt:i4>458</vt:i4>
      </vt:variant>
      <vt:variant>
        <vt:i4>0</vt:i4>
      </vt:variant>
      <vt:variant>
        <vt:i4>5</vt:i4>
      </vt:variant>
      <vt:variant>
        <vt:lpwstr/>
      </vt:variant>
      <vt:variant>
        <vt:lpwstr>_Toc168793817</vt:lpwstr>
      </vt:variant>
      <vt:variant>
        <vt:i4>1310776</vt:i4>
      </vt:variant>
      <vt:variant>
        <vt:i4>452</vt:i4>
      </vt:variant>
      <vt:variant>
        <vt:i4>0</vt:i4>
      </vt:variant>
      <vt:variant>
        <vt:i4>5</vt:i4>
      </vt:variant>
      <vt:variant>
        <vt:lpwstr/>
      </vt:variant>
      <vt:variant>
        <vt:lpwstr>_Toc168793816</vt:lpwstr>
      </vt:variant>
      <vt:variant>
        <vt:i4>1310776</vt:i4>
      </vt:variant>
      <vt:variant>
        <vt:i4>446</vt:i4>
      </vt:variant>
      <vt:variant>
        <vt:i4>0</vt:i4>
      </vt:variant>
      <vt:variant>
        <vt:i4>5</vt:i4>
      </vt:variant>
      <vt:variant>
        <vt:lpwstr/>
      </vt:variant>
      <vt:variant>
        <vt:lpwstr>_Toc168793815</vt:lpwstr>
      </vt:variant>
      <vt:variant>
        <vt:i4>1310776</vt:i4>
      </vt:variant>
      <vt:variant>
        <vt:i4>440</vt:i4>
      </vt:variant>
      <vt:variant>
        <vt:i4>0</vt:i4>
      </vt:variant>
      <vt:variant>
        <vt:i4>5</vt:i4>
      </vt:variant>
      <vt:variant>
        <vt:lpwstr/>
      </vt:variant>
      <vt:variant>
        <vt:lpwstr>_Toc168793814</vt:lpwstr>
      </vt:variant>
      <vt:variant>
        <vt:i4>1310776</vt:i4>
      </vt:variant>
      <vt:variant>
        <vt:i4>434</vt:i4>
      </vt:variant>
      <vt:variant>
        <vt:i4>0</vt:i4>
      </vt:variant>
      <vt:variant>
        <vt:i4>5</vt:i4>
      </vt:variant>
      <vt:variant>
        <vt:lpwstr/>
      </vt:variant>
      <vt:variant>
        <vt:lpwstr>_Toc168793813</vt:lpwstr>
      </vt:variant>
      <vt:variant>
        <vt:i4>1310776</vt:i4>
      </vt:variant>
      <vt:variant>
        <vt:i4>428</vt:i4>
      </vt:variant>
      <vt:variant>
        <vt:i4>0</vt:i4>
      </vt:variant>
      <vt:variant>
        <vt:i4>5</vt:i4>
      </vt:variant>
      <vt:variant>
        <vt:lpwstr/>
      </vt:variant>
      <vt:variant>
        <vt:lpwstr>_Toc168793812</vt:lpwstr>
      </vt:variant>
      <vt:variant>
        <vt:i4>1310776</vt:i4>
      </vt:variant>
      <vt:variant>
        <vt:i4>422</vt:i4>
      </vt:variant>
      <vt:variant>
        <vt:i4>0</vt:i4>
      </vt:variant>
      <vt:variant>
        <vt:i4>5</vt:i4>
      </vt:variant>
      <vt:variant>
        <vt:lpwstr/>
      </vt:variant>
      <vt:variant>
        <vt:lpwstr>_Toc168793811</vt:lpwstr>
      </vt:variant>
      <vt:variant>
        <vt:i4>1310776</vt:i4>
      </vt:variant>
      <vt:variant>
        <vt:i4>416</vt:i4>
      </vt:variant>
      <vt:variant>
        <vt:i4>0</vt:i4>
      </vt:variant>
      <vt:variant>
        <vt:i4>5</vt:i4>
      </vt:variant>
      <vt:variant>
        <vt:lpwstr/>
      </vt:variant>
      <vt:variant>
        <vt:lpwstr>_Toc168793810</vt:lpwstr>
      </vt:variant>
      <vt:variant>
        <vt:i4>1376312</vt:i4>
      </vt:variant>
      <vt:variant>
        <vt:i4>410</vt:i4>
      </vt:variant>
      <vt:variant>
        <vt:i4>0</vt:i4>
      </vt:variant>
      <vt:variant>
        <vt:i4>5</vt:i4>
      </vt:variant>
      <vt:variant>
        <vt:lpwstr/>
      </vt:variant>
      <vt:variant>
        <vt:lpwstr>_Toc168793809</vt:lpwstr>
      </vt:variant>
      <vt:variant>
        <vt:i4>1376312</vt:i4>
      </vt:variant>
      <vt:variant>
        <vt:i4>404</vt:i4>
      </vt:variant>
      <vt:variant>
        <vt:i4>0</vt:i4>
      </vt:variant>
      <vt:variant>
        <vt:i4>5</vt:i4>
      </vt:variant>
      <vt:variant>
        <vt:lpwstr/>
      </vt:variant>
      <vt:variant>
        <vt:lpwstr>_Toc168793808</vt:lpwstr>
      </vt:variant>
      <vt:variant>
        <vt:i4>1376312</vt:i4>
      </vt:variant>
      <vt:variant>
        <vt:i4>398</vt:i4>
      </vt:variant>
      <vt:variant>
        <vt:i4>0</vt:i4>
      </vt:variant>
      <vt:variant>
        <vt:i4>5</vt:i4>
      </vt:variant>
      <vt:variant>
        <vt:lpwstr/>
      </vt:variant>
      <vt:variant>
        <vt:lpwstr>_Toc168793807</vt:lpwstr>
      </vt:variant>
      <vt:variant>
        <vt:i4>1376312</vt:i4>
      </vt:variant>
      <vt:variant>
        <vt:i4>392</vt:i4>
      </vt:variant>
      <vt:variant>
        <vt:i4>0</vt:i4>
      </vt:variant>
      <vt:variant>
        <vt:i4>5</vt:i4>
      </vt:variant>
      <vt:variant>
        <vt:lpwstr/>
      </vt:variant>
      <vt:variant>
        <vt:lpwstr>_Toc168793806</vt:lpwstr>
      </vt:variant>
      <vt:variant>
        <vt:i4>1376312</vt:i4>
      </vt:variant>
      <vt:variant>
        <vt:i4>386</vt:i4>
      </vt:variant>
      <vt:variant>
        <vt:i4>0</vt:i4>
      </vt:variant>
      <vt:variant>
        <vt:i4>5</vt:i4>
      </vt:variant>
      <vt:variant>
        <vt:lpwstr/>
      </vt:variant>
      <vt:variant>
        <vt:lpwstr>_Toc168793805</vt:lpwstr>
      </vt:variant>
      <vt:variant>
        <vt:i4>1376312</vt:i4>
      </vt:variant>
      <vt:variant>
        <vt:i4>380</vt:i4>
      </vt:variant>
      <vt:variant>
        <vt:i4>0</vt:i4>
      </vt:variant>
      <vt:variant>
        <vt:i4>5</vt:i4>
      </vt:variant>
      <vt:variant>
        <vt:lpwstr/>
      </vt:variant>
      <vt:variant>
        <vt:lpwstr>_Toc168793804</vt:lpwstr>
      </vt:variant>
      <vt:variant>
        <vt:i4>1376312</vt:i4>
      </vt:variant>
      <vt:variant>
        <vt:i4>374</vt:i4>
      </vt:variant>
      <vt:variant>
        <vt:i4>0</vt:i4>
      </vt:variant>
      <vt:variant>
        <vt:i4>5</vt:i4>
      </vt:variant>
      <vt:variant>
        <vt:lpwstr/>
      </vt:variant>
      <vt:variant>
        <vt:lpwstr>_Toc168793803</vt:lpwstr>
      </vt:variant>
      <vt:variant>
        <vt:i4>1376312</vt:i4>
      </vt:variant>
      <vt:variant>
        <vt:i4>368</vt:i4>
      </vt:variant>
      <vt:variant>
        <vt:i4>0</vt:i4>
      </vt:variant>
      <vt:variant>
        <vt:i4>5</vt:i4>
      </vt:variant>
      <vt:variant>
        <vt:lpwstr/>
      </vt:variant>
      <vt:variant>
        <vt:lpwstr>_Toc168793802</vt:lpwstr>
      </vt:variant>
      <vt:variant>
        <vt:i4>1376312</vt:i4>
      </vt:variant>
      <vt:variant>
        <vt:i4>362</vt:i4>
      </vt:variant>
      <vt:variant>
        <vt:i4>0</vt:i4>
      </vt:variant>
      <vt:variant>
        <vt:i4>5</vt:i4>
      </vt:variant>
      <vt:variant>
        <vt:lpwstr/>
      </vt:variant>
      <vt:variant>
        <vt:lpwstr>_Toc168793801</vt:lpwstr>
      </vt:variant>
      <vt:variant>
        <vt:i4>1376312</vt:i4>
      </vt:variant>
      <vt:variant>
        <vt:i4>356</vt:i4>
      </vt:variant>
      <vt:variant>
        <vt:i4>0</vt:i4>
      </vt:variant>
      <vt:variant>
        <vt:i4>5</vt:i4>
      </vt:variant>
      <vt:variant>
        <vt:lpwstr/>
      </vt:variant>
      <vt:variant>
        <vt:lpwstr>_Toc168793800</vt:lpwstr>
      </vt:variant>
      <vt:variant>
        <vt:i4>1835063</vt:i4>
      </vt:variant>
      <vt:variant>
        <vt:i4>350</vt:i4>
      </vt:variant>
      <vt:variant>
        <vt:i4>0</vt:i4>
      </vt:variant>
      <vt:variant>
        <vt:i4>5</vt:i4>
      </vt:variant>
      <vt:variant>
        <vt:lpwstr/>
      </vt:variant>
      <vt:variant>
        <vt:lpwstr>_Toc168793799</vt:lpwstr>
      </vt:variant>
      <vt:variant>
        <vt:i4>1835063</vt:i4>
      </vt:variant>
      <vt:variant>
        <vt:i4>344</vt:i4>
      </vt:variant>
      <vt:variant>
        <vt:i4>0</vt:i4>
      </vt:variant>
      <vt:variant>
        <vt:i4>5</vt:i4>
      </vt:variant>
      <vt:variant>
        <vt:lpwstr/>
      </vt:variant>
      <vt:variant>
        <vt:lpwstr>_Toc168793798</vt:lpwstr>
      </vt:variant>
      <vt:variant>
        <vt:i4>1835063</vt:i4>
      </vt:variant>
      <vt:variant>
        <vt:i4>338</vt:i4>
      </vt:variant>
      <vt:variant>
        <vt:i4>0</vt:i4>
      </vt:variant>
      <vt:variant>
        <vt:i4>5</vt:i4>
      </vt:variant>
      <vt:variant>
        <vt:lpwstr/>
      </vt:variant>
      <vt:variant>
        <vt:lpwstr>_Toc168793797</vt:lpwstr>
      </vt:variant>
      <vt:variant>
        <vt:i4>1835063</vt:i4>
      </vt:variant>
      <vt:variant>
        <vt:i4>332</vt:i4>
      </vt:variant>
      <vt:variant>
        <vt:i4>0</vt:i4>
      </vt:variant>
      <vt:variant>
        <vt:i4>5</vt:i4>
      </vt:variant>
      <vt:variant>
        <vt:lpwstr/>
      </vt:variant>
      <vt:variant>
        <vt:lpwstr>_Toc168793796</vt:lpwstr>
      </vt:variant>
      <vt:variant>
        <vt:i4>1835063</vt:i4>
      </vt:variant>
      <vt:variant>
        <vt:i4>326</vt:i4>
      </vt:variant>
      <vt:variant>
        <vt:i4>0</vt:i4>
      </vt:variant>
      <vt:variant>
        <vt:i4>5</vt:i4>
      </vt:variant>
      <vt:variant>
        <vt:lpwstr/>
      </vt:variant>
      <vt:variant>
        <vt:lpwstr>_Toc168793795</vt:lpwstr>
      </vt:variant>
      <vt:variant>
        <vt:i4>1835063</vt:i4>
      </vt:variant>
      <vt:variant>
        <vt:i4>320</vt:i4>
      </vt:variant>
      <vt:variant>
        <vt:i4>0</vt:i4>
      </vt:variant>
      <vt:variant>
        <vt:i4>5</vt:i4>
      </vt:variant>
      <vt:variant>
        <vt:lpwstr/>
      </vt:variant>
      <vt:variant>
        <vt:lpwstr>_Toc168793794</vt:lpwstr>
      </vt:variant>
      <vt:variant>
        <vt:i4>1835063</vt:i4>
      </vt:variant>
      <vt:variant>
        <vt:i4>314</vt:i4>
      </vt:variant>
      <vt:variant>
        <vt:i4>0</vt:i4>
      </vt:variant>
      <vt:variant>
        <vt:i4>5</vt:i4>
      </vt:variant>
      <vt:variant>
        <vt:lpwstr/>
      </vt:variant>
      <vt:variant>
        <vt:lpwstr>_Toc168793793</vt:lpwstr>
      </vt:variant>
      <vt:variant>
        <vt:i4>1835063</vt:i4>
      </vt:variant>
      <vt:variant>
        <vt:i4>308</vt:i4>
      </vt:variant>
      <vt:variant>
        <vt:i4>0</vt:i4>
      </vt:variant>
      <vt:variant>
        <vt:i4>5</vt:i4>
      </vt:variant>
      <vt:variant>
        <vt:lpwstr/>
      </vt:variant>
      <vt:variant>
        <vt:lpwstr>_Toc168793792</vt:lpwstr>
      </vt:variant>
      <vt:variant>
        <vt:i4>1835063</vt:i4>
      </vt:variant>
      <vt:variant>
        <vt:i4>302</vt:i4>
      </vt:variant>
      <vt:variant>
        <vt:i4>0</vt:i4>
      </vt:variant>
      <vt:variant>
        <vt:i4>5</vt:i4>
      </vt:variant>
      <vt:variant>
        <vt:lpwstr/>
      </vt:variant>
      <vt:variant>
        <vt:lpwstr>_Toc168793791</vt:lpwstr>
      </vt:variant>
      <vt:variant>
        <vt:i4>1835063</vt:i4>
      </vt:variant>
      <vt:variant>
        <vt:i4>296</vt:i4>
      </vt:variant>
      <vt:variant>
        <vt:i4>0</vt:i4>
      </vt:variant>
      <vt:variant>
        <vt:i4>5</vt:i4>
      </vt:variant>
      <vt:variant>
        <vt:lpwstr/>
      </vt:variant>
      <vt:variant>
        <vt:lpwstr>_Toc168793790</vt:lpwstr>
      </vt:variant>
      <vt:variant>
        <vt:i4>1900599</vt:i4>
      </vt:variant>
      <vt:variant>
        <vt:i4>290</vt:i4>
      </vt:variant>
      <vt:variant>
        <vt:i4>0</vt:i4>
      </vt:variant>
      <vt:variant>
        <vt:i4>5</vt:i4>
      </vt:variant>
      <vt:variant>
        <vt:lpwstr/>
      </vt:variant>
      <vt:variant>
        <vt:lpwstr>_Toc168793789</vt:lpwstr>
      </vt:variant>
      <vt:variant>
        <vt:i4>1900599</vt:i4>
      </vt:variant>
      <vt:variant>
        <vt:i4>284</vt:i4>
      </vt:variant>
      <vt:variant>
        <vt:i4>0</vt:i4>
      </vt:variant>
      <vt:variant>
        <vt:i4>5</vt:i4>
      </vt:variant>
      <vt:variant>
        <vt:lpwstr/>
      </vt:variant>
      <vt:variant>
        <vt:lpwstr>_Toc168793788</vt:lpwstr>
      </vt:variant>
      <vt:variant>
        <vt:i4>1900599</vt:i4>
      </vt:variant>
      <vt:variant>
        <vt:i4>278</vt:i4>
      </vt:variant>
      <vt:variant>
        <vt:i4>0</vt:i4>
      </vt:variant>
      <vt:variant>
        <vt:i4>5</vt:i4>
      </vt:variant>
      <vt:variant>
        <vt:lpwstr/>
      </vt:variant>
      <vt:variant>
        <vt:lpwstr>_Toc168793787</vt:lpwstr>
      </vt:variant>
      <vt:variant>
        <vt:i4>1900599</vt:i4>
      </vt:variant>
      <vt:variant>
        <vt:i4>272</vt:i4>
      </vt:variant>
      <vt:variant>
        <vt:i4>0</vt:i4>
      </vt:variant>
      <vt:variant>
        <vt:i4>5</vt:i4>
      </vt:variant>
      <vt:variant>
        <vt:lpwstr/>
      </vt:variant>
      <vt:variant>
        <vt:lpwstr>_Toc168793786</vt:lpwstr>
      </vt:variant>
      <vt:variant>
        <vt:i4>1900599</vt:i4>
      </vt:variant>
      <vt:variant>
        <vt:i4>266</vt:i4>
      </vt:variant>
      <vt:variant>
        <vt:i4>0</vt:i4>
      </vt:variant>
      <vt:variant>
        <vt:i4>5</vt:i4>
      </vt:variant>
      <vt:variant>
        <vt:lpwstr/>
      </vt:variant>
      <vt:variant>
        <vt:lpwstr>_Toc168793785</vt:lpwstr>
      </vt:variant>
      <vt:variant>
        <vt:i4>1900599</vt:i4>
      </vt:variant>
      <vt:variant>
        <vt:i4>260</vt:i4>
      </vt:variant>
      <vt:variant>
        <vt:i4>0</vt:i4>
      </vt:variant>
      <vt:variant>
        <vt:i4>5</vt:i4>
      </vt:variant>
      <vt:variant>
        <vt:lpwstr/>
      </vt:variant>
      <vt:variant>
        <vt:lpwstr>_Toc168793784</vt:lpwstr>
      </vt:variant>
      <vt:variant>
        <vt:i4>1900599</vt:i4>
      </vt:variant>
      <vt:variant>
        <vt:i4>254</vt:i4>
      </vt:variant>
      <vt:variant>
        <vt:i4>0</vt:i4>
      </vt:variant>
      <vt:variant>
        <vt:i4>5</vt:i4>
      </vt:variant>
      <vt:variant>
        <vt:lpwstr/>
      </vt:variant>
      <vt:variant>
        <vt:lpwstr>_Toc168793783</vt:lpwstr>
      </vt:variant>
      <vt:variant>
        <vt:i4>1900599</vt:i4>
      </vt:variant>
      <vt:variant>
        <vt:i4>248</vt:i4>
      </vt:variant>
      <vt:variant>
        <vt:i4>0</vt:i4>
      </vt:variant>
      <vt:variant>
        <vt:i4>5</vt:i4>
      </vt:variant>
      <vt:variant>
        <vt:lpwstr/>
      </vt:variant>
      <vt:variant>
        <vt:lpwstr>_Toc168793782</vt:lpwstr>
      </vt:variant>
      <vt:variant>
        <vt:i4>1900599</vt:i4>
      </vt:variant>
      <vt:variant>
        <vt:i4>242</vt:i4>
      </vt:variant>
      <vt:variant>
        <vt:i4>0</vt:i4>
      </vt:variant>
      <vt:variant>
        <vt:i4>5</vt:i4>
      </vt:variant>
      <vt:variant>
        <vt:lpwstr/>
      </vt:variant>
      <vt:variant>
        <vt:lpwstr>_Toc168793781</vt:lpwstr>
      </vt:variant>
      <vt:variant>
        <vt:i4>1900599</vt:i4>
      </vt:variant>
      <vt:variant>
        <vt:i4>236</vt:i4>
      </vt:variant>
      <vt:variant>
        <vt:i4>0</vt:i4>
      </vt:variant>
      <vt:variant>
        <vt:i4>5</vt:i4>
      </vt:variant>
      <vt:variant>
        <vt:lpwstr/>
      </vt:variant>
      <vt:variant>
        <vt:lpwstr>_Toc168793780</vt:lpwstr>
      </vt:variant>
      <vt:variant>
        <vt:i4>1179703</vt:i4>
      </vt:variant>
      <vt:variant>
        <vt:i4>230</vt:i4>
      </vt:variant>
      <vt:variant>
        <vt:i4>0</vt:i4>
      </vt:variant>
      <vt:variant>
        <vt:i4>5</vt:i4>
      </vt:variant>
      <vt:variant>
        <vt:lpwstr/>
      </vt:variant>
      <vt:variant>
        <vt:lpwstr>_Toc168793779</vt:lpwstr>
      </vt:variant>
      <vt:variant>
        <vt:i4>1179703</vt:i4>
      </vt:variant>
      <vt:variant>
        <vt:i4>224</vt:i4>
      </vt:variant>
      <vt:variant>
        <vt:i4>0</vt:i4>
      </vt:variant>
      <vt:variant>
        <vt:i4>5</vt:i4>
      </vt:variant>
      <vt:variant>
        <vt:lpwstr/>
      </vt:variant>
      <vt:variant>
        <vt:lpwstr>_Toc168793778</vt:lpwstr>
      </vt:variant>
      <vt:variant>
        <vt:i4>1179703</vt:i4>
      </vt:variant>
      <vt:variant>
        <vt:i4>218</vt:i4>
      </vt:variant>
      <vt:variant>
        <vt:i4>0</vt:i4>
      </vt:variant>
      <vt:variant>
        <vt:i4>5</vt:i4>
      </vt:variant>
      <vt:variant>
        <vt:lpwstr/>
      </vt:variant>
      <vt:variant>
        <vt:lpwstr>_Toc168793777</vt:lpwstr>
      </vt:variant>
      <vt:variant>
        <vt:i4>1179703</vt:i4>
      </vt:variant>
      <vt:variant>
        <vt:i4>212</vt:i4>
      </vt:variant>
      <vt:variant>
        <vt:i4>0</vt:i4>
      </vt:variant>
      <vt:variant>
        <vt:i4>5</vt:i4>
      </vt:variant>
      <vt:variant>
        <vt:lpwstr/>
      </vt:variant>
      <vt:variant>
        <vt:lpwstr>_Toc168793776</vt:lpwstr>
      </vt:variant>
      <vt:variant>
        <vt:i4>1179703</vt:i4>
      </vt:variant>
      <vt:variant>
        <vt:i4>206</vt:i4>
      </vt:variant>
      <vt:variant>
        <vt:i4>0</vt:i4>
      </vt:variant>
      <vt:variant>
        <vt:i4>5</vt:i4>
      </vt:variant>
      <vt:variant>
        <vt:lpwstr/>
      </vt:variant>
      <vt:variant>
        <vt:lpwstr>_Toc168793775</vt:lpwstr>
      </vt:variant>
      <vt:variant>
        <vt:i4>1179703</vt:i4>
      </vt:variant>
      <vt:variant>
        <vt:i4>200</vt:i4>
      </vt:variant>
      <vt:variant>
        <vt:i4>0</vt:i4>
      </vt:variant>
      <vt:variant>
        <vt:i4>5</vt:i4>
      </vt:variant>
      <vt:variant>
        <vt:lpwstr/>
      </vt:variant>
      <vt:variant>
        <vt:lpwstr>_Toc168793774</vt:lpwstr>
      </vt:variant>
      <vt:variant>
        <vt:i4>1179703</vt:i4>
      </vt:variant>
      <vt:variant>
        <vt:i4>194</vt:i4>
      </vt:variant>
      <vt:variant>
        <vt:i4>0</vt:i4>
      </vt:variant>
      <vt:variant>
        <vt:i4>5</vt:i4>
      </vt:variant>
      <vt:variant>
        <vt:lpwstr/>
      </vt:variant>
      <vt:variant>
        <vt:lpwstr>_Toc168793773</vt:lpwstr>
      </vt:variant>
      <vt:variant>
        <vt:i4>1179703</vt:i4>
      </vt:variant>
      <vt:variant>
        <vt:i4>188</vt:i4>
      </vt:variant>
      <vt:variant>
        <vt:i4>0</vt:i4>
      </vt:variant>
      <vt:variant>
        <vt:i4>5</vt:i4>
      </vt:variant>
      <vt:variant>
        <vt:lpwstr/>
      </vt:variant>
      <vt:variant>
        <vt:lpwstr>_Toc168793772</vt:lpwstr>
      </vt:variant>
      <vt:variant>
        <vt:i4>1179703</vt:i4>
      </vt:variant>
      <vt:variant>
        <vt:i4>182</vt:i4>
      </vt:variant>
      <vt:variant>
        <vt:i4>0</vt:i4>
      </vt:variant>
      <vt:variant>
        <vt:i4>5</vt:i4>
      </vt:variant>
      <vt:variant>
        <vt:lpwstr/>
      </vt:variant>
      <vt:variant>
        <vt:lpwstr>_Toc168793771</vt:lpwstr>
      </vt:variant>
      <vt:variant>
        <vt:i4>1179703</vt:i4>
      </vt:variant>
      <vt:variant>
        <vt:i4>176</vt:i4>
      </vt:variant>
      <vt:variant>
        <vt:i4>0</vt:i4>
      </vt:variant>
      <vt:variant>
        <vt:i4>5</vt:i4>
      </vt:variant>
      <vt:variant>
        <vt:lpwstr/>
      </vt:variant>
      <vt:variant>
        <vt:lpwstr>_Toc168793770</vt:lpwstr>
      </vt:variant>
      <vt:variant>
        <vt:i4>1245239</vt:i4>
      </vt:variant>
      <vt:variant>
        <vt:i4>170</vt:i4>
      </vt:variant>
      <vt:variant>
        <vt:i4>0</vt:i4>
      </vt:variant>
      <vt:variant>
        <vt:i4>5</vt:i4>
      </vt:variant>
      <vt:variant>
        <vt:lpwstr/>
      </vt:variant>
      <vt:variant>
        <vt:lpwstr>_Toc168793769</vt:lpwstr>
      </vt:variant>
      <vt:variant>
        <vt:i4>1245239</vt:i4>
      </vt:variant>
      <vt:variant>
        <vt:i4>164</vt:i4>
      </vt:variant>
      <vt:variant>
        <vt:i4>0</vt:i4>
      </vt:variant>
      <vt:variant>
        <vt:i4>5</vt:i4>
      </vt:variant>
      <vt:variant>
        <vt:lpwstr/>
      </vt:variant>
      <vt:variant>
        <vt:lpwstr>_Toc168793768</vt:lpwstr>
      </vt:variant>
      <vt:variant>
        <vt:i4>1245239</vt:i4>
      </vt:variant>
      <vt:variant>
        <vt:i4>158</vt:i4>
      </vt:variant>
      <vt:variant>
        <vt:i4>0</vt:i4>
      </vt:variant>
      <vt:variant>
        <vt:i4>5</vt:i4>
      </vt:variant>
      <vt:variant>
        <vt:lpwstr/>
      </vt:variant>
      <vt:variant>
        <vt:lpwstr>_Toc168793767</vt:lpwstr>
      </vt:variant>
      <vt:variant>
        <vt:i4>1245239</vt:i4>
      </vt:variant>
      <vt:variant>
        <vt:i4>152</vt:i4>
      </vt:variant>
      <vt:variant>
        <vt:i4>0</vt:i4>
      </vt:variant>
      <vt:variant>
        <vt:i4>5</vt:i4>
      </vt:variant>
      <vt:variant>
        <vt:lpwstr/>
      </vt:variant>
      <vt:variant>
        <vt:lpwstr>_Toc168793766</vt:lpwstr>
      </vt:variant>
      <vt:variant>
        <vt:i4>1245239</vt:i4>
      </vt:variant>
      <vt:variant>
        <vt:i4>146</vt:i4>
      </vt:variant>
      <vt:variant>
        <vt:i4>0</vt:i4>
      </vt:variant>
      <vt:variant>
        <vt:i4>5</vt:i4>
      </vt:variant>
      <vt:variant>
        <vt:lpwstr/>
      </vt:variant>
      <vt:variant>
        <vt:lpwstr>_Toc168793765</vt:lpwstr>
      </vt:variant>
      <vt:variant>
        <vt:i4>1245239</vt:i4>
      </vt:variant>
      <vt:variant>
        <vt:i4>140</vt:i4>
      </vt:variant>
      <vt:variant>
        <vt:i4>0</vt:i4>
      </vt:variant>
      <vt:variant>
        <vt:i4>5</vt:i4>
      </vt:variant>
      <vt:variant>
        <vt:lpwstr/>
      </vt:variant>
      <vt:variant>
        <vt:lpwstr>_Toc168793764</vt:lpwstr>
      </vt:variant>
      <vt:variant>
        <vt:i4>1245239</vt:i4>
      </vt:variant>
      <vt:variant>
        <vt:i4>134</vt:i4>
      </vt:variant>
      <vt:variant>
        <vt:i4>0</vt:i4>
      </vt:variant>
      <vt:variant>
        <vt:i4>5</vt:i4>
      </vt:variant>
      <vt:variant>
        <vt:lpwstr/>
      </vt:variant>
      <vt:variant>
        <vt:lpwstr>_Toc168793763</vt:lpwstr>
      </vt:variant>
      <vt:variant>
        <vt:i4>1245239</vt:i4>
      </vt:variant>
      <vt:variant>
        <vt:i4>128</vt:i4>
      </vt:variant>
      <vt:variant>
        <vt:i4>0</vt:i4>
      </vt:variant>
      <vt:variant>
        <vt:i4>5</vt:i4>
      </vt:variant>
      <vt:variant>
        <vt:lpwstr/>
      </vt:variant>
      <vt:variant>
        <vt:lpwstr>_Toc168793762</vt:lpwstr>
      </vt:variant>
      <vt:variant>
        <vt:i4>1245239</vt:i4>
      </vt:variant>
      <vt:variant>
        <vt:i4>122</vt:i4>
      </vt:variant>
      <vt:variant>
        <vt:i4>0</vt:i4>
      </vt:variant>
      <vt:variant>
        <vt:i4>5</vt:i4>
      </vt:variant>
      <vt:variant>
        <vt:lpwstr/>
      </vt:variant>
      <vt:variant>
        <vt:lpwstr>_Toc168793761</vt:lpwstr>
      </vt:variant>
      <vt:variant>
        <vt:i4>1245239</vt:i4>
      </vt:variant>
      <vt:variant>
        <vt:i4>116</vt:i4>
      </vt:variant>
      <vt:variant>
        <vt:i4>0</vt:i4>
      </vt:variant>
      <vt:variant>
        <vt:i4>5</vt:i4>
      </vt:variant>
      <vt:variant>
        <vt:lpwstr/>
      </vt:variant>
      <vt:variant>
        <vt:lpwstr>_Toc168793760</vt:lpwstr>
      </vt:variant>
      <vt:variant>
        <vt:i4>1048631</vt:i4>
      </vt:variant>
      <vt:variant>
        <vt:i4>110</vt:i4>
      </vt:variant>
      <vt:variant>
        <vt:i4>0</vt:i4>
      </vt:variant>
      <vt:variant>
        <vt:i4>5</vt:i4>
      </vt:variant>
      <vt:variant>
        <vt:lpwstr/>
      </vt:variant>
      <vt:variant>
        <vt:lpwstr>_Toc168793759</vt:lpwstr>
      </vt:variant>
      <vt:variant>
        <vt:i4>1048631</vt:i4>
      </vt:variant>
      <vt:variant>
        <vt:i4>104</vt:i4>
      </vt:variant>
      <vt:variant>
        <vt:i4>0</vt:i4>
      </vt:variant>
      <vt:variant>
        <vt:i4>5</vt:i4>
      </vt:variant>
      <vt:variant>
        <vt:lpwstr/>
      </vt:variant>
      <vt:variant>
        <vt:lpwstr>_Toc168793758</vt:lpwstr>
      </vt:variant>
      <vt:variant>
        <vt:i4>1048631</vt:i4>
      </vt:variant>
      <vt:variant>
        <vt:i4>98</vt:i4>
      </vt:variant>
      <vt:variant>
        <vt:i4>0</vt:i4>
      </vt:variant>
      <vt:variant>
        <vt:i4>5</vt:i4>
      </vt:variant>
      <vt:variant>
        <vt:lpwstr/>
      </vt:variant>
      <vt:variant>
        <vt:lpwstr>_Toc168793757</vt:lpwstr>
      </vt:variant>
      <vt:variant>
        <vt:i4>1048631</vt:i4>
      </vt:variant>
      <vt:variant>
        <vt:i4>92</vt:i4>
      </vt:variant>
      <vt:variant>
        <vt:i4>0</vt:i4>
      </vt:variant>
      <vt:variant>
        <vt:i4>5</vt:i4>
      </vt:variant>
      <vt:variant>
        <vt:lpwstr/>
      </vt:variant>
      <vt:variant>
        <vt:lpwstr>_Toc168793756</vt:lpwstr>
      </vt:variant>
      <vt:variant>
        <vt:i4>1048631</vt:i4>
      </vt:variant>
      <vt:variant>
        <vt:i4>86</vt:i4>
      </vt:variant>
      <vt:variant>
        <vt:i4>0</vt:i4>
      </vt:variant>
      <vt:variant>
        <vt:i4>5</vt:i4>
      </vt:variant>
      <vt:variant>
        <vt:lpwstr/>
      </vt:variant>
      <vt:variant>
        <vt:lpwstr>_Toc168793755</vt:lpwstr>
      </vt:variant>
      <vt:variant>
        <vt:i4>1048631</vt:i4>
      </vt:variant>
      <vt:variant>
        <vt:i4>80</vt:i4>
      </vt:variant>
      <vt:variant>
        <vt:i4>0</vt:i4>
      </vt:variant>
      <vt:variant>
        <vt:i4>5</vt:i4>
      </vt:variant>
      <vt:variant>
        <vt:lpwstr/>
      </vt:variant>
      <vt:variant>
        <vt:lpwstr>_Toc168793754</vt:lpwstr>
      </vt:variant>
      <vt:variant>
        <vt:i4>1048631</vt:i4>
      </vt:variant>
      <vt:variant>
        <vt:i4>74</vt:i4>
      </vt:variant>
      <vt:variant>
        <vt:i4>0</vt:i4>
      </vt:variant>
      <vt:variant>
        <vt:i4>5</vt:i4>
      </vt:variant>
      <vt:variant>
        <vt:lpwstr/>
      </vt:variant>
      <vt:variant>
        <vt:lpwstr>_Toc168793753</vt:lpwstr>
      </vt:variant>
      <vt:variant>
        <vt:i4>1048631</vt:i4>
      </vt:variant>
      <vt:variant>
        <vt:i4>68</vt:i4>
      </vt:variant>
      <vt:variant>
        <vt:i4>0</vt:i4>
      </vt:variant>
      <vt:variant>
        <vt:i4>5</vt:i4>
      </vt:variant>
      <vt:variant>
        <vt:lpwstr/>
      </vt:variant>
      <vt:variant>
        <vt:lpwstr>_Toc168793752</vt:lpwstr>
      </vt:variant>
      <vt:variant>
        <vt:i4>1048631</vt:i4>
      </vt:variant>
      <vt:variant>
        <vt:i4>62</vt:i4>
      </vt:variant>
      <vt:variant>
        <vt:i4>0</vt:i4>
      </vt:variant>
      <vt:variant>
        <vt:i4>5</vt:i4>
      </vt:variant>
      <vt:variant>
        <vt:lpwstr/>
      </vt:variant>
      <vt:variant>
        <vt:lpwstr>_Toc168793751</vt:lpwstr>
      </vt:variant>
      <vt:variant>
        <vt:i4>1048631</vt:i4>
      </vt:variant>
      <vt:variant>
        <vt:i4>56</vt:i4>
      </vt:variant>
      <vt:variant>
        <vt:i4>0</vt:i4>
      </vt:variant>
      <vt:variant>
        <vt:i4>5</vt:i4>
      </vt:variant>
      <vt:variant>
        <vt:lpwstr/>
      </vt:variant>
      <vt:variant>
        <vt:lpwstr>_Toc168793750</vt:lpwstr>
      </vt:variant>
      <vt:variant>
        <vt:i4>1114167</vt:i4>
      </vt:variant>
      <vt:variant>
        <vt:i4>50</vt:i4>
      </vt:variant>
      <vt:variant>
        <vt:i4>0</vt:i4>
      </vt:variant>
      <vt:variant>
        <vt:i4>5</vt:i4>
      </vt:variant>
      <vt:variant>
        <vt:lpwstr/>
      </vt:variant>
      <vt:variant>
        <vt:lpwstr>_Toc168793749</vt:lpwstr>
      </vt:variant>
      <vt:variant>
        <vt:i4>1114167</vt:i4>
      </vt:variant>
      <vt:variant>
        <vt:i4>44</vt:i4>
      </vt:variant>
      <vt:variant>
        <vt:i4>0</vt:i4>
      </vt:variant>
      <vt:variant>
        <vt:i4>5</vt:i4>
      </vt:variant>
      <vt:variant>
        <vt:lpwstr/>
      </vt:variant>
      <vt:variant>
        <vt:lpwstr>_Toc168793748</vt:lpwstr>
      </vt:variant>
      <vt:variant>
        <vt:i4>1114167</vt:i4>
      </vt:variant>
      <vt:variant>
        <vt:i4>38</vt:i4>
      </vt:variant>
      <vt:variant>
        <vt:i4>0</vt:i4>
      </vt:variant>
      <vt:variant>
        <vt:i4>5</vt:i4>
      </vt:variant>
      <vt:variant>
        <vt:lpwstr/>
      </vt:variant>
      <vt:variant>
        <vt:lpwstr>_Toc168793747</vt:lpwstr>
      </vt:variant>
      <vt:variant>
        <vt:i4>1114167</vt:i4>
      </vt:variant>
      <vt:variant>
        <vt:i4>32</vt:i4>
      </vt:variant>
      <vt:variant>
        <vt:i4>0</vt:i4>
      </vt:variant>
      <vt:variant>
        <vt:i4>5</vt:i4>
      </vt:variant>
      <vt:variant>
        <vt:lpwstr/>
      </vt:variant>
      <vt:variant>
        <vt:lpwstr>_Toc168793746</vt:lpwstr>
      </vt:variant>
      <vt:variant>
        <vt:i4>1114167</vt:i4>
      </vt:variant>
      <vt:variant>
        <vt:i4>26</vt:i4>
      </vt:variant>
      <vt:variant>
        <vt:i4>0</vt:i4>
      </vt:variant>
      <vt:variant>
        <vt:i4>5</vt:i4>
      </vt:variant>
      <vt:variant>
        <vt:lpwstr/>
      </vt:variant>
      <vt:variant>
        <vt:lpwstr>_Toc168793745</vt:lpwstr>
      </vt:variant>
      <vt:variant>
        <vt:i4>1114167</vt:i4>
      </vt:variant>
      <vt:variant>
        <vt:i4>20</vt:i4>
      </vt:variant>
      <vt:variant>
        <vt:i4>0</vt:i4>
      </vt:variant>
      <vt:variant>
        <vt:i4>5</vt:i4>
      </vt:variant>
      <vt:variant>
        <vt:lpwstr/>
      </vt:variant>
      <vt:variant>
        <vt:lpwstr>_Toc168793744</vt:lpwstr>
      </vt:variant>
      <vt:variant>
        <vt:i4>1114167</vt:i4>
      </vt:variant>
      <vt:variant>
        <vt:i4>14</vt:i4>
      </vt:variant>
      <vt:variant>
        <vt:i4>0</vt:i4>
      </vt:variant>
      <vt:variant>
        <vt:i4>5</vt:i4>
      </vt:variant>
      <vt:variant>
        <vt:lpwstr/>
      </vt:variant>
      <vt:variant>
        <vt:lpwstr>_Toc168793743</vt:lpwstr>
      </vt:variant>
      <vt:variant>
        <vt:i4>1114167</vt:i4>
      </vt:variant>
      <vt:variant>
        <vt:i4>8</vt:i4>
      </vt:variant>
      <vt:variant>
        <vt:i4>0</vt:i4>
      </vt:variant>
      <vt:variant>
        <vt:i4>5</vt:i4>
      </vt:variant>
      <vt:variant>
        <vt:lpwstr/>
      </vt:variant>
      <vt:variant>
        <vt:lpwstr>_Toc168793742</vt:lpwstr>
      </vt:variant>
      <vt:variant>
        <vt:i4>1114167</vt:i4>
      </vt:variant>
      <vt:variant>
        <vt:i4>2</vt:i4>
      </vt:variant>
      <vt:variant>
        <vt:i4>0</vt:i4>
      </vt:variant>
      <vt:variant>
        <vt:i4>5</vt:i4>
      </vt:variant>
      <vt:variant>
        <vt:lpwstr/>
      </vt:variant>
      <vt:variant>
        <vt:lpwstr>_Toc168793741</vt:lpwstr>
      </vt:variant>
      <vt:variant>
        <vt:i4>393297</vt:i4>
      </vt:variant>
      <vt:variant>
        <vt:i4>0</vt:i4>
      </vt:variant>
      <vt:variant>
        <vt:i4>0</vt:i4>
      </vt:variant>
      <vt:variant>
        <vt:i4>5</vt:i4>
      </vt:variant>
      <vt:variant>
        <vt:lpwstr>http://en.wikipedia.org/wiki/Lobbying</vt:lpwstr>
      </vt:variant>
      <vt:variant>
        <vt:lpwstr/>
      </vt:variant>
      <vt:variant>
        <vt:i4>3342414</vt:i4>
      </vt:variant>
      <vt:variant>
        <vt:i4>52647</vt:i4>
      </vt:variant>
      <vt:variant>
        <vt:i4>1038</vt:i4>
      </vt:variant>
      <vt:variant>
        <vt:i4>1</vt:i4>
      </vt:variant>
      <vt:variant>
        <vt:lpwstr>Used In Book\tangr.gif</vt:lpwstr>
      </vt:variant>
      <vt:variant>
        <vt:lpwstr/>
      </vt:variant>
      <vt:variant>
        <vt:i4>262170</vt:i4>
      </vt:variant>
      <vt:variant>
        <vt:i4>77944</vt:i4>
      </vt:variant>
      <vt:variant>
        <vt:i4>1039</vt:i4>
      </vt:variant>
      <vt:variant>
        <vt:i4>1</vt:i4>
      </vt:variant>
      <vt:variant>
        <vt:lpwstr>Comics\Wizzard Of Id\Tax2.jpg</vt:lpwstr>
      </vt:variant>
      <vt:variant>
        <vt:lpwstr/>
      </vt:variant>
      <vt:variant>
        <vt:i4>4456552</vt:i4>
      </vt:variant>
      <vt:variant>
        <vt:i4>95855</vt:i4>
      </vt:variant>
      <vt:variant>
        <vt:i4>1040</vt:i4>
      </vt:variant>
      <vt:variant>
        <vt:i4>1</vt:i4>
      </vt:variant>
      <vt:variant>
        <vt:lpwstr>Used In Book\Geothermal Power.gif</vt:lpwstr>
      </vt:variant>
      <vt:variant>
        <vt:lpwstr/>
      </vt:variant>
      <vt:variant>
        <vt:i4>4128872</vt:i4>
      </vt:variant>
      <vt:variant>
        <vt:i4>318424</vt:i4>
      </vt:variant>
      <vt:variant>
        <vt:i4>1029</vt:i4>
      </vt:variant>
      <vt:variant>
        <vt:i4>1</vt:i4>
      </vt:variant>
      <vt:variant>
        <vt:lpwstr>C:\Program Files\Common Files\Microsoft Shared\Clipart\themes1\Lines\BD21322_.GIF</vt:lpwstr>
      </vt:variant>
      <vt:variant>
        <vt:lpwstr/>
      </vt:variant>
      <vt:variant>
        <vt:i4>4128872</vt:i4>
      </vt:variant>
      <vt:variant>
        <vt:i4>318621</vt:i4>
      </vt:variant>
      <vt:variant>
        <vt:i4>1030</vt:i4>
      </vt:variant>
      <vt:variant>
        <vt:i4>1</vt:i4>
      </vt:variant>
      <vt:variant>
        <vt:lpwstr>C:\Program Files\Common Files\Microsoft Shared\Clipart\themes1\Lines\BD21322_.GIF</vt:lpwstr>
      </vt:variant>
      <vt:variant>
        <vt:lpwstr/>
      </vt:variant>
      <vt:variant>
        <vt:i4>4128872</vt:i4>
      </vt:variant>
      <vt:variant>
        <vt:i4>318995</vt:i4>
      </vt:variant>
      <vt:variant>
        <vt:i4>1031</vt:i4>
      </vt:variant>
      <vt:variant>
        <vt:i4>1</vt:i4>
      </vt:variant>
      <vt:variant>
        <vt:lpwstr>C:\Program Files\Common Files\Microsoft Shared\Clipart\themes1\Lines\BD21322_.GIF</vt:lpwstr>
      </vt:variant>
      <vt:variant>
        <vt:lpwstr/>
      </vt:variant>
      <vt:variant>
        <vt:i4>4128872</vt:i4>
      </vt:variant>
      <vt:variant>
        <vt:i4>319252</vt:i4>
      </vt:variant>
      <vt:variant>
        <vt:i4>1032</vt:i4>
      </vt:variant>
      <vt:variant>
        <vt:i4>1</vt:i4>
      </vt:variant>
      <vt:variant>
        <vt:lpwstr>C:\Program Files\Common Files\Microsoft Shared\Clipart\themes1\Lines\BD21322_.GIF</vt:lpwstr>
      </vt:variant>
      <vt:variant>
        <vt:lpwstr/>
      </vt:variant>
      <vt:variant>
        <vt:i4>4128872</vt:i4>
      </vt:variant>
      <vt:variant>
        <vt:i4>319643</vt:i4>
      </vt:variant>
      <vt:variant>
        <vt:i4>1033</vt:i4>
      </vt:variant>
      <vt:variant>
        <vt:i4>1</vt:i4>
      </vt:variant>
      <vt:variant>
        <vt:lpwstr>C:\Program Files\Common Files\Microsoft Shared\Clipart\themes1\Lines\BD21322_.GIF</vt:lpwstr>
      </vt:variant>
      <vt:variant>
        <vt:lpwstr/>
      </vt:variant>
      <vt:variant>
        <vt:i4>4128872</vt:i4>
      </vt:variant>
      <vt:variant>
        <vt:i4>321236</vt:i4>
      </vt:variant>
      <vt:variant>
        <vt:i4>1034</vt:i4>
      </vt:variant>
      <vt:variant>
        <vt:i4>1</vt:i4>
      </vt:variant>
      <vt:variant>
        <vt:lpwstr>C:\Program Files\Common Files\Microsoft Shared\Clipart\themes1\Lines\BD21322_.GIF</vt:lpwstr>
      </vt:variant>
      <vt:variant>
        <vt:lpwstr/>
      </vt:variant>
      <vt:variant>
        <vt:i4>4128872</vt:i4>
      </vt:variant>
      <vt:variant>
        <vt:i4>322471</vt:i4>
      </vt:variant>
      <vt:variant>
        <vt:i4>1035</vt:i4>
      </vt:variant>
      <vt:variant>
        <vt:i4>1</vt:i4>
      </vt:variant>
      <vt:variant>
        <vt:lpwstr>C:\Program Files\Common Files\Microsoft Shared\Clipart\themes1\Lines\BD21322_.GIF</vt:lpwstr>
      </vt:variant>
      <vt:variant>
        <vt:lpwstr/>
      </vt:variant>
      <vt:variant>
        <vt:i4>4128872</vt:i4>
      </vt:variant>
      <vt:variant>
        <vt:i4>323199</vt:i4>
      </vt:variant>
      <vt:variant>
        <vt:i4>1036</vt:i4>
      </vt:variant>
      <vt:variant>
        <vt:i4>1</vt:i4>
      </vt:variant>
      <vt:variant>
        <vt:lpwstr>C:\Program Files\Common Files\Microsoft Shared\Clipart\themes1\Lines\BD21322_.GIF</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press and those who represent the press have the right, obligation, and duty to reveal the truth, the whole truth, and nothing but the truth</dc:title>
  <dc:creator>Trev Burgess</dc:creator>
  <cp:lastModifiedBy>Trevy Burgess</cp:lastModifiedBy>
  <cp:revision>92</cp:revision>
  <cp:lastPrinted>2013-12-18T20:52:00Z</cp:lastPrinted>
  <dcterms:created xsi:type="dcterms:W3CDTF">2011-03-20T16:53:00Z</dcterms:created>
  <dcterms:modified xsi:type="dcterms:W3CDTF">2025-06-05T16:26:00Z</dcterms:modified>
</cp:coreProperties>
</file>